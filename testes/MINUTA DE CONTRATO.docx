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5046F" w:rsidR="00A44677" w:rsidP="00287A86" w:rsidRDefault="00A44677" w14:paraId="498DB8A4" w14:textId="77777777"/>
    <w:p w:rsidRPr="0025046F" w:rsidR="00A44677" w:rsidP="00153E69" w:rsidRDefault="00A44677" w14:paraId="498DB8A5" w14:textId="77777777"/>
    <w:p w:rsidRPr="0025046F" w:rsidR="00A44677" w:rsidP="00153E69" w:rsidRDefault="00A44677" w14:paraId="498DB8A6" w14:textId="77777777"/>
    <w:p w:rsidRPr="0025046F" w:rsidR="00A44677" w:rsidP="00153E69" w:rsidRDefault="00A44677" w14:paraId="498DB8A7" w14:textId="77777777"/>
    <w:p w:rsidRPr="00153E69" w:rsidR="005F6644" w:rsidP="00500E8F" w:rsidRDefault="005F6644" w14:paraId="382592B4" w14:textId="77777777">
      <w:pPr>
        <w:pStyle w:val="MinutadeContrato"/>
        <w:jc w:val="center"/>
        <w:rPr>
          <w:b/>
        </w:rPr>
      </w:pPr>
      <w:r w:rsidRPr="00153E69">
        <w:rPr>
          <w:b/>
        </w:rPr>
        <w:t>UNIÃO</w:t>
      </w:r>
    </w:p>
    <w:p w:rsidRPr="00186B76" w:rsidR="005F6644" w:rsidP="00500E8F" w:rsidRDefault="005F6644" w14:paraId="1479C87A" w14:textId="77777777">
      <w:pPr>
        <w:pStyle w:val="MinutadeContrato"/>
        <w:jc w:val="center"/>
        <w:rPr>
          <w:b/>
        </w:rPr>
      </w:pPr>
    </w:p>
    <w:p w:rsidRPr="00F5110A" w:rsidR="005F6644" w:rsidP="00500E8F" w:rsidRDefault="005F6644" w14:paraId="1F0CB5EE" w14:textId="77777777">
      <w:pPr>
        <w:pStyle w:val="MinutadeContrato"/>
        <w:jc w:val="center"/>
      </w:pPr>
    </w:p>
    <w:p w:rsidRPr="00B31ED1" w:rsidR="005F6644" w:rsidP="00500E8F" w:rsidRDefault="005F6644" w14:paraId="45AC3B7C" w14:textId="77777777">
      <w:pPr>
        <w:pStyle w:val="MinutadeContrato"/>
        <w:jc w:val="center"/>
        <w:rPr>
          <w:b/>
        </w:rPr>
      </w:pPr>
      <w:r w:rsidRPr="00B31ED1">
        <w:rPr>
          <w:b/>
        </w:rPr>
        <w:t>MINISTÉRIO DE PORTOS E AEROPORTOS - MPOR</w:t>
      </w:r>
    </w:p>
    <w:p w:rsidRPr="00F5110A" w:rsidR="005F6644" w:rsidP="00500E8F" w:rsidRDefault="005F6644" w14:paraId="7B72DD95" w14:textId="77777777">
      <w:pPr>
        <w:pStyle w:val="MinutadeContrato"/>
        <w:jc w:val="center"/>
      </w:pPr>
    </w:p>
    <w:p w:rsidRPr="00B31ED1" w:rsidR="005F6644" w:rsidP="00500E8F" w:rsidRDefault="005F6644" w14:paraId="00AB9FA8" w14:textId="77777777">
      <w:pPr>
        <w:pStyle w:val="MinutadeContrato"/>
        <w:jc w:val="center"/>
      </w:pPr>
    </w:p>
    <w:p w:rsidRPr="00186B76" w:rsidR="005F6644" w:rsidP="00500E8F" w:rsidRDefault="005F6644" w14:paraId="5318B3B1" w14:textId="77777777">
      <w:pPr>
        <w:pStyle w:val="MinutadeContrato"/>
        <w:jc w:val="center"/>
        <w:rPr>
          <w:b/>
        </w:rPr>
      </w:pPr>
      <w:r w:rsidRPr="00186B76">
        <w:rPr>
          <w:b/>
        </w:rPr>
        <w:t>AGÊNCIA NACIONAL DE TRANSPORTES AQUAVIÁRIOS - ANTAQ</w:t>
      </w:r>
    </w:p>
    <w:p w:rsidRPr="00186B76" w:rsidR="005F6644" w:rsidP="00500E8F" w:rsidRDefault="005F6644" w14:paraId="75B267F6" w14:textId="77777777">
      <w:pPr>
        <w:pStyle w:val="MinutadeContrato"/>
        <w:jc w:val="center"/>
        <w:rPr>
          <w:b/>
        </w:rPr>
      </w:pPr>
    </w:p>
    <w:p w:rsidRPr="00186B76" w:rsidR="005F6644" w:rsidP="00500E8F" w:rsidRDefault="005F6644" w14:paraId="584B4BCA" w14:textId="77777777">
      <w:pPr>
        <w:pStyle w:val="MinutadeContrato"/>
        <w:jc w:val="center"/>
        <w:rPr>
          <w:b/>
        </w:rPr>
      </w:pPr>
    </w:p>
    <w:p w:rsidRPr="00186B76" w:rsidR="005F6644" w:rsidP="00500E8F" w:rsidRDefault="005F6644" w14:paraId="5BA7754C" w14:textId="77777777">
      <w:pPr>
        <w:pStyle w:val="MinutadeContrato"/>
        <w:jc w:val="center"/>
        <w:rPr>
          <w:b/>
        </w:rPr>
      </w:pPr>
    </w:p>
    <w:p w:rsidRPr="00186B76" w:rsidR="005F6644" w:rsidP="00500E8F" w:rsidRDefault="005F6644" w14:paraId="424BDA8C" w14:textId="77777777">
      <w:pPr>
        <w:pStyle w:val="MinutadeContrato"/>
        <w:jc w:val="center"/>
        <w:rPr>
          <w:b/>
        </w:rPr>
      </w:pPr>
      <w:r w:rsidRPr="00186B76">
        <w:rPr>
          <w:b/>
        </w:rPr>
        <w:t>MINUTA DO CONTRATO DE ARRENDAMENTO</w:t>
      </w:r>
    </w:p>
    <w:p w:rsidR="005F6644" w:rsidP="00500E8F" w:rsidRDefault="005F6644" w14:paraId="730C02F3" w14:textId="77777777">
      <w:pPr>
        <w:pStyle w:val="MinutadeContrato"/>
        <w:jc w:val="center"/>
      </w:pPr>
    </w:p>
    <w:p w:rsidR="005F6644" w:rsidP="00500E8F" w:rsidRDefault="005F6644" w14:paraId="2EDA192B" w14:textId="77777777">
      <w:pPr>
        <w:pStyle w:val="MinutadeContrato"/>
        <w:jc w:val="center"/>
      </w:pPr>
    </w:p>
    <w:p w:rsidR="005F6644" w:rsidP="00500E8F" w:rsidRDefault="005F6644" w14:paraId="000447E3" w14:textId="77777777">
      <w:pPr>
        <w:pStyle w:val="MinutadeContrato"/>
        <w:jc w:val="center"/>
      </w:pPr>
    </w:p>
    <w:p w:rsidRPr="00636378" w:rsidR="005F6644" w:rsidP="00500E8F" w:rsidRDefault="005F6644" w14:paraId="3F468AF5" w14:textId="77777777">
      <w:pPr>
        <w:pStyle w:val="MinutadeContrato"/>
        <w:jc w:val="center"/>
      </w:pPr>
    </w:p>
    <w:p w:rsidRPr="00500E8F" w:rsidR="005F6644" w:rsidP="192D7456" w:rsidRDefault="005F6644" w14:paraId="36E3BDEF" w14:textId="73D3BCE4">
      <w:pPr>
        <w:jc w:val="center"/>
        <w:rPr>
          <w:b w:val="1"/>
          <w:bCs w:val="1"/>
          <w:noProof/>
        </w:rPr>
      </w:pPr>
      <w:r w:rsidRPr="4E15ECE3" w:rsidR="75ED5905">
        <w:rPr>
          <w:b w:val="1"/>
          <w:bCs w:val="1"/>
        </w:rPr>
        <w:t>LEI</w:t>
      </w:r>
      <w:r w:rsidRPr="4E15ECE3" w:rsidR="75ED5905">
        <w:rPr>
          <w:b w:val="1"/>
          <w:bCs w:val="1"/>
        </w:rPr>
        <w:t xml:space="preserve">LÃO </w:t>
      </w:r>
      <w:r w:rsidRPr="4E15ECE3" w:rsidR="629C9CEA">
        <w:rPr>
          <w:b w:val="1"/>
          <w:bCs w:val="1"/>
        </w:rPr>
        <w:t xml:space="preserve">Nº </w:t>
      </w:r>
      <w:ins w:author="Isaac Lucas Souza Bezerra" w:date="2026-02-20T19:37:00Z" w16du:dateUtc="2026-02-20T19:37:00Z" w:id="37110896">
        <w:r w:rsidRPr="4E15ECE3" w:rsidR="4F5AA5F4">
          <w:rPr>
            <w:b w:val="1"/>
            <w:bCs w:val="1"/>
          </w:rPr>
          <w:t>{</w:t>
        </w:r>
        <w:r w:rsidRPr="4E15ECE3" w:rsidR="4F5AA5F4">
          <w:rPr>
            <w:b w:val="1"/>
            <w:bCs w:val="1"/>
          </w:rPr>
          <w:t xml:space="preserve">{ </w:t>
        </w:r>
        <w:r w:rsidRPr="4E15ECE3" w:rsidR="4F5AA5F4">
          <w:rPr>
            <w:b w:val="1"/>
            <w:bCs w:val="1"/>
          </w:rPr>
          <w:t>leilao</w:t>
        </w:r>
      </w:ins>
      <w:ins w:author="Isaac Lucas Souza Bezerra" w:date="2026-02-23T20:27:16.481Z" w16du:dateUtc="2026-02-23T20:27:16.481Z" w:id="435957150">
        <w:r w:rsidRPr="4E15ECE3" w:rsidR="5D819A36">
          <w:rPr>
            <w:b w:val="1"/>
            <w:bCs w:val="1"/>
          </w:rPr>
          <w:t xml:space="preserve"> </w:t>
        </w:r>
      </w:ins>
      <w:ins w:author="Isaac Lucas Souza Bezerra" w:date="2026-02-23T19:34:33.278Z" w16du:dateUtc="2026-02-23T19:34:33.278Z" w:id="1007705480">
        <w:r w:rsidRPr="4E15ECE3" w:rsidR="4C7F2FFF">
          <w:rPr>
            <w:b w:val="1"/>
            <w:bCs w:val="1"/>
          </w:rPr>
          <w:t xml:space="preserve">| </w:t>
        </w:r>
        <w:r w:rsidRPr="4E15ECE3" w:rsidR="4C7F2FFF">
          <w:rPr>
            <w:b w:val="1"/>
            <w:bCs w:val="1"/>
          </w:rPr>
          <w:t>default(</w:t>
        </w:r>
      </w:ins>
      <w:ins w:author="Isaac Lucas Souza Bezerra" w:date="2026-02-23T20:43:33.372Z" w16du:dateUtc="2026-02-23T20:43:33.372Z" w:id="1342722382">
        <w:r w:rsidRPr="4E15ECE3" w:rsidR="2B63C21B">
          <w:rPr>
            <w:b w:val="1"/>
            <w:bCs w:val="1"/>
          </w:rPr>
          <w:t>'</w:t>
        </w:r>
      </w:ins>
      <w:ins w:author="Isaac Lucas Souza Bezerra" w:date="2026-02-23T19:34:33.278Z" w16du:dateUtc="2026-02-23T19:34:33.278Z" w:id="1489320156">
        <w:r w:rsidRPr="4E15ECE3" w:rsidR="4C7F2FFF">
          <w:rPr>
            <w:b w:val="1"/>
            <w:bCs w:val="1"/>
          </w:rPr>
          <w:t>[•] [•] [•</w:t>
        </w:r>
        <w:r w:rsidRPr="4E15ECE3" w:rsidR="4C7F2FFF">
          <w:rPr>
            <w:b w:val="1"/>
            <w:bCs w:val="1"/>
          </w:rPr>
          <w:t>]</w:t>
        </w:r>
      </w:ins>
      <w:ins w:author="Isaac Lucas Souza Bezerra" w:date="2026-02-23T20:43:33.374Z" w16du:dateUtc="2026-02-23T20:43:33.374Z" w:id="357343135">
        <w:r w:rsidRPr="4E15ECE3" w:rsidR="2B63C21B">
          <w:rPr>
            <w:b w:val="1"/>
            <w:bCs w:val="1"/>
          </w:rPr>
          <w:t>'</w:t>
        </w:r>
      </w:ins>
      <w:ins w:author="Isaac Lucas Souza Bezerra" w:date="2026-02-23T19:34:33.278Z" w16du:dateUtc="2026-02-23T19:34:33.278Z" w:id="847733703">
        <w:r w:rsidRPr="4E15ECE3" w:rsidR="4C7F2FFF">
          <w:rPr>
            <w:b w:val="1"/>
            <w:bCs w:val="1"/>
          </w:rPr>
          <w:t xml:space="preserve">, </w:t>
        </w:r>
        <w:r w:rsidRPr="4E15ECE3" w:rsidR="4C7F2FFF">
          <w:rPr>
            <w:b w:val="1"/>
            <w:bCs w:val="1"/>
          </w:rPr>
          <w:t>t</w:t>
        </w:r>
        <w:r w:rsidRPr="4E15ECE3" w:rsidR="4C7F2FFF">
          <w:rPr>
            <w:b w:val="1"/>
            <w:bCs w:val="1"/>
          </w:rPr>
          <w:t>rue</w:t>
        </w:r>
        <w:r w:rsidRPr="4E15ECE3" w:rsidR="4C7F2FFF">
          <w:rPr>
            <w:b w:val="1"/>
            <w:bCs w:val="1"/>
          </w:rPr>
          <w:t xml:space="preserve">) </w:t>
        </w:r>
      </w:ins>
      <w:ins w:author="Isaac Lucas Souza Bezerra" w:date="2026-02-23T20:26:50.734Z" w16du:dateUtc="2026-02-23T20:26:50.734Z" w:id="304748401">
        <w:r w:rsidRPr="4E15ECE3" w:rsidR="40408752">
          <w:rPr>
            <w:b w:val="1"/>
            <w:bCs w:val="1"/>
          </w:rPr>
          <w:t>}</w:t>
        </w:r>
        <w:r w:rsidRPr="4E15ECE3" w:rsidR="40408752">
          <w:rPr>
            <w:b w:val="1"/>
            <w:bCs w:val="1"/>
          </w:rPr>
          <w:t>}</w:t>
        </w:r>
      </w:ins>
      <w:ins w:author="Isaac Lucas Souza Bezerra" w:date="2026-02-20T20:27:00Z" w16du:dateUtc="2026-02-20T20:27:00Z" w:id="855164924">
        <w:r w:rsidRPr="4E15ECE3" w:rsidR="658757DC">
          <w:rPr>
            <w:b w:val="1"/>
            <w:bCs w:val="1"/>
          </w:rPr>
          <w:t xml:space="preserve"> </w:t>
        </w:r>
      </w:ins>
      <w:del w:author="Isaac Lucas Souza Bezerra" w:date="2026-02-20T19:37:00Z" w16du:dateUtc="2026-02-20T19:37:00Z" w:id="1607575654">
        <w:r w:rsidRPr="4E15ECE3" w:rsidDel="75ED5905">
          <w:rPr>
            <w:b w:val="1"/>
            <w:bCs w:val="1"/>
          </w:rPr>
          <w:delText>[•]/20[•]</w:delText>
        </w:r>
      </w:del>
      <w:r w:rsidRPr="4E15ECE3" w:rsidR="629C9CEA">
        <w:rPr>
          <w:b w:val="1"/>
          <w:bCs w:val="1"/>
        </w:rPr>
        <w:t xml:space="preserve"> </w:t>
      </w:r>
      <w:r w:rsidRPr="4E15ECE3" w:rsidR="75ED5905">
        <w:rPr>
          <w:b w:val="1"/>
          <w:bCs w:val="1"/>
        </w:rPr>
        <w:t>-ANTAQ, PARA O ARRENDAMENTO DE ÁREA E INFRAESTRUTURA PÚBLICA PARA A MOVIMENTAÇÃO E ARMAZENAGEM DE</w:t>
      </w:r>
      <w:ins w:author="Isaac Lucas Souza Bezerra" w:date="2026-02-20T19:39:00Z" w16du:dateUtc="2026-02-20T19:39:00Z" w:id="572920468">
        <w:r w:rsidRPr="4E15ECE3" w:rsidR="71854D2B">
          <w:rPr>
            <w:b w:val="1"/>
            <w:bCs w:val="1"/>
          </w:rPr>
          <w:t xml:space="preserve"> {</w:t>
        </w:r>
        <w:r w:rsidRPr="4E15ECE3" w:rsidR="71854D2B">
          <w:rPr>
            <w:b w:val="1"/>
            <w:bCs w:val="1"/>
          </w:rPr>
          <w:t xml:space="preserve">{ </w:t>
        </w:r>
        <w:r w:rsidRPr="4E15ECE3" w:rsidR="71854D2B">
          <w:rPr>
            <w:b w:val="1"/>
            <w:bCs w:val="1"/>
          </w:rPr>
          <w:t>perfil_d</w:t>
        </w:r>
      </w:ins>
      <w:ins w:author="Isaac Lucas Souza Bezerra" w:date="2026-02-20T20:09:00Z" w16du:dateUtc="2026-02-20T20:09:00Z" w:id="1096916853">
        <w:r w:rsidRPr="4E15ECE3" w:rsidR="3D57B023">
          <w:rPr>
            <w:b w:val="1"/>
            <w:bCs w:val="1"/>
          </w:rPr>
          <w:t>a</w:t>
        </w:r>
      </w:ins>
      <w:ins w:author="Isaac Lucas Souza Bezerra" w:date="2026-02-20T19:39:00Z" w16du:dateUtc="2026-02-20T19:39:00Z" w:id="787018869">
        <w:r w:rsidRPr="4E15ECE3" w:rsidR="71854D2B">
          <w:rPr>
            <w:b w:val="1"/>
            <w:bCs w:val="1"/>
          </w:rPr>
          <w:t>_carga</w:t>
        </w:r>
      </w:ins>
      <w:ins w:author="Isaac Lucas Souza Bezerra" w:date="2026-02-20T20:28:00Z" w16du:dateUtc="2026-02-20T20:28:00Z" w:id="945825415">
        <w:r w:rsidRPr="4E15ECE3" w:rsidR="3BAFC389">
          <w:rPr>
            <w:b w:val="1"/>
            <w:bCs w:val="1"/>
          </w:rPr>
          <w:t xml:space="preserve"> </w:t>
        </w:r>
      </w:ins>
      <w:ins w:author="Isaac Lucas Souza Bezerra" w:date="2026-02-23T20:26:59.282Z" w16du:dateUtc="2026-02-23T20:26:59.282Z" w:id="741093950">
        <w:r w:rsidRPr="4E15ECE3" w:rsidR="68CD2745">
          <w:rPr>
            <w:b w:val="1"/>
            <w:bCs w:val="1"/>
          </w:rPr>
          <w:t xml:space="preserve">| </w:t>
        </w:r>
      </w:ins>
      <w:ins w:author="Isaac Lucas Souza Bezerra" w:date="2026-02-23T20:27:10.62Z" w16du:dateUtc="2026-02-23T20:27:10.62Z" w:id="1941143144">
        <w:r w:rsidRPr="4E15ECE3" w:rsidR="68CD2745">
          <w:rPr>
            <w:b w:val="1"/>
            <w:bCs w:val="1"/>
          </w:rPr>
          <w:t>default(</w:t>
        </w:r>
      </w:ins>
      <w:ins w:author="Isaac Lucas Souza Bezerra" w:date="2026-02-23T20:43:33.376Z" w16du:dateUtc="2026-02-23T20:43:33.376Z" w:id="1472824747">
        <w:r w:rsidRPr="4E15ECE3" w:rsidR="2B63C21B">
          <w:rPr>
            <w:b w:val="1"/>
            <w:bCs w:val="1"/>
          </w:rPr>
          <w:t>'</w:t>
        </w:r>
      </w:ins>
      <w:ins w:author="Isaac Lucas Souza Bezerra" w:date="2026-02-23T20:27:10.62Z" w16du:dateUtc="2026-02-23T20:27:10.62Z" w:id="1126518979">
        <w:r w:rsidRPr="4E15ECE3" w:rsidR="68CD2745">
          <w:rPr>
            <w:b w:val="1"/>
            <w:bCs w:val="1"/>
          </w:rPr>
          <w:t>[•] [•] [•]</w:t>
        </w:r>
      </w:ins>
      <w:ins w:author="Isaac Lucas Souza Bezerra" w:date="2026-02-23T20:43:33.378Z" w16du:dateUtc="2026-02-23T20:43:33.378Z" w:id="1914235076">
        <w:r w:rsidRPr="4E15ECE3" w:rsidR="2B63C21B">
          <w:rPr>
            <w:b w:val="1"/>
            <w:bCs w:val="1"/>
          </w:rPr>
          <w:t>'</w:t>
        </w:r>
      </w:ins>
      <w:ins w:author="Isaac Lucas Souza Bezerra" w:date="2026-02-23T20:27:10.62Z" w16du:dateUtc="2026-02-23T20:27:10.62Z" w:id="1478789953">
        <w:r w:rsidRPr="4E15ECE3" w:rsidR="68CD2745">
          <w:rPr>
            <w:b w:val="1"/>
            <w:bCs w:val="1"/>
          </w:rPr>
          <w:t xml:space="preserve">, </w:t>
        </w:r>
        <w:r w:rsidRPr="4E15ECE3" w:rsidR="68CD2745">
          <w:rPr>
            <w:b w:val="1"/>
            <w:bCs w:val="1"/>
          </w:rPr>
          <w:t>true</w:t>
        </w:r>
        <w:r w:rsidRPr="4E15ECE3" w:rsidR="68CD2745">
          <w:rPr>
            <w:b w:val="1"/>
            <w:bCs w:val="1"/>
          </w:rPr>
          <w:t xml:space="preserve">) </w:t>
        </w:r>
      </w:ins>
      <w:ins w:author="Isaac Lucas Souza Bezerra" w:date="2026-02-23T19:33:33.859Z" w16du:dateUtc="2026-02-23T19:33:33.859Z" w:id="9872997">
        <w:r w:rsidRPr="4E15ECE3" w:rsidR="6FA405DF">
          <w:rPr>
            <w:b w:val="1"/>
            <w:bCs w:val="1"/>
          </w:rPr>
          <w:t>}</w:t>
        </w:r>
        <w:r w:rsidRPr="4E15ECE3" w:rsidR="6FA405DF">
          <w:rPr>
            <w:b w:val="1"/>
            <w:bCs w:val="1"/>
          </w:rPr>
          <w:t>}</w:t>
        </w:r>
      </w:ins>
      <w:r w:rsidRPr="4E15ECE3" w:rsidR="629C9CEA">
        <w:rPr>
          <w:b w:val="1"/>
          <w:bCs w:val="1"/>
          <w:caps w:val="1"/>
        </w:rPr>
        <w:t xml:space="preserve"> </w:t>
      </w:r>
      <w:del w:author="Isaac Lucas Souza Bezerra" w:date="2026-02-20T19:39:00Z" w16du:dateUtc="2026-02-20T19:39:00Z" w:id="1736577832">
        <w:r w:rsidRPr="4E15ECE3" w:rsidDel="75ED5905">
          <w:rPr>
            <w:b w:val="1"/>
            <w:bCs w:val="1"/>
            <w:caps w:val="1"/>
          </w:rPr>
          <w:delText>CARGA CONTEINERIZADA</w:delText>
        </w:r>
      </w:del>
      <w:del w:author="Isaac Lucas Souza Bezerra" w:date="2026-02-20T19:40:00Z" w16du:dateUtc="2026-02-20T19:40:00Z" w:id="237459549">
        <w:r w:rsidRPr="4E15ECE3" w:rsidDel="75ED5905">
          <w:rPr>
            <w:b w:val="1"/>
            <w:bCs w:val="1"/>
            <w:caps w:val="1"/>
          </w:rPr>
          <w:delText xml:space="preserve"> E CARGA GERAL</w:delText>
        </w:r>
      </w:del>
      <w:r w:rsidRPr="4E15ECE3" w:rsidR="75ED5905">
        <w:rPr>
          <w:b w:val="1"/>
          <w:bCs w:val="1"/>
        </w:rPr>
        <w:t>, LOCALIZADAS DENTRO DO PORTO ORGANIZADO DE</w:t>
      </w:r>
      <w:ins w:author="Isaac Lucas Souza Bezerra" w:date="2026-02-20T19:41:00Z" w16du:dateUtc="2026-02-20T19:41:00Z" w:id="1353297220">
        <w:r w:rsidRPr="4E15ECE3" w:rsidR="27147E30">
          <w:rPr>
            <w:b w:val="1"/>
            <w:bCs w:val="1"/>
          </w:rPr>
          <w:t xml:space="preserve"> </w:t>
        </w:r>
        <w:r w:rsidRPr="4E15ECE3" w:rsidR="27147E30">
          <w:rPr>
            <w:b w:val="1"/>
            <w:bCs w:val="1"/>
          </w:rPr>
          <w:t>{</w:t>
        </w:r>
        <w:r w:rsidRPr="4E15ECE3" w:rsidR="27147E30">
          <w:rPr>
            <w:b w:val="1"/>
            <w:bCs w:val="1"/>
          </w:rPr>
          <w:t>{</w:t>
        </w:r>
        <w:r w:rsidRPr="4E15ECE3" w:rsidR="27147E30">
          <w:rPr>
            <w:b w:val="1"/>
            <w:bCs w:val="1"/>
          </w:rPr>
          <w:t xml:space="preserve"> </w:t>
        </w:r>
        <w:r w:rsidRPr="4E15ECE3" w:rsidR="27147E30">
          <w:rPr>
            <w:b w:val="1"/>
            <w:bCs w:val="1"/>
          </w:rPr>
          <w:t>porto</w:t>
        </w:r>
      </w:ins>
      <w:ins w:author="Isaac Lucas Souza Bezerra" w:date="2026-02-23T20:27:22.363Z" w16du:dateUtc="2026-02-23T20:27:22.363Z" w:id="1871917839">
        <w:r w:rsidRPr="4E15ECE3" w:rsidR="7D08DFFE">
          <w:rPr>
            <w:b w:val="1"/>
            <w:bCs w:val="1"/>
          </w:rPr>
          <w:t xml:space="preserve"> </w:t>
        </w:r>
      </w:ins>
      <w:ins w:author="Isaac Lucas Souza Bezerra" w:date="2026-02-23T19:34:43.59Z" w16du:dateUtc="2026-02-23T19:34:43.59Z" w:id="285013391">
        <w:r w:rsidRPr="4E15ECE3" w:rsidR="529A87AC">
          <w:rPr>
            <w:b w:val="1"/>
            <w:bCs w:val="1"/>
          </w:rPr>
          <w:t xml:space="preserve">| </w:t>
        </w:r>
        <w:r w:rsidRPr="4E15ECE3" w:rsidR="529A87AC">
          <w:rPr>
            <w:b w:val="1"/>
            <w:bCs w:val="1"/>
          </w:rPr>
          <w:t>de</w:t>
        </w:r>
        <w:r w:rsidRPr="4E15ECE3" w:rsidR="529A87AC">
          <w:rPr>
            <w:b w:val="1"/>
            <w:bCs w:val="1"/>
          </w:rPr>
          <w:t>fault(</w:t>
        </w:r>
      </w:ins>
      <w:ins w:author="Isaac Lucas Souza Bezerra" w:date="2026-02-23T20:43:33.38Z" w16du:dateUtc="2026-02-23T20:43:33.38Z" w:id="1195389939">
        <w:r w:rsidRPr="4E15ECE3" w:rsidR="2B63C21B">
          <w:rPr>
            <w:b w:val="1"/>
            <w:bCs w:val="1"/>
          </w:rPr>
          <w:t>'</w:t>
        </w:r>
      </w:ins>
      <w:ins w:author="Isaac Lucas Souza Bezerra" w:date="2026-02-23T19:34:43.59Z" w16du:dateUtc="2026-02-23T19:34:43.59Z" w:id="2017370945">
        <w:r w:rsidRPr="4E15ECE3" w:rsidR="529A87AC">
          <w:rPr>
            <w:b w:val="1"/>
            <w:bCs w:val="1"/>
          </w:rPr>
          <w:t>[•] [•] [•]</w:t>
        </w:r>
      </w:ins>
      <w:ins w:author="Isaac Lucas Souza Bezerra" w:date="2026-02-23T20:43:33.382Z" w16du:dateUtc="2026-02-23T20:43:33.382Z" w:id="166626974">
        <w:r w:rsidRPr="4E15ECE3" w:rsidR="2B63C21B">
          <w:rPr>
            <w:b w:val="1"/>
            <w:bCs w:val="1"/>
          </w:rPr>
          <w:t>'</w:t>
        </w:r>
      </w:ins>
      <w:ins w:author="Isaac Lucas Souza Bezerra" w:date="2026-02-23T19:34:43.59Z" w16du:dateUtc="2026-02-23T19:34:43.59Z" w:id="852002206">
        <w:r w:rsidRPr="4E15ECE3" w:rsidR="529A87AC">
          <w:rPr>
            <w:b w:val="1"/>
            <w:bCs w:val="1"/>
          </w:rPr>
          <w:t xml:space="preserve">, </w:t>
        </w:r>
        <w:r w:rsidRPr="4E15ECE3" w:rsidR="529A87AC">
          <w:rPr>
            <w:b w:val="1"/>
            <w:bCs w:val="1"/>
          </w:rPr>
          <w:t>true</w:t>
        </w:r>
        <w:r w:rsidRPr="4E15ECE3" w:rsidR="529A87AC">
          <w:rPr>
            <w:b w:val="1"/>
            <w:bCs w:val="1"/>
          </w:rPr>
          <w:t xml:space="preserve">) </w:t>
        </w:r>
      </w:ins>
      <w:ins w:author="Isaac Lucas Souza Bezerra" w:date="2026-02-23T20:26:50.74Z" w16du:dateUtc="2026-02-23T20:26:50.74Z" w:id="2032103389">
        <w:r w:rsidRPr="4E15ECE3" w:rsidR="40408752">
          <w:rPr>
            <w:b w:val="1"/>
            <w:bCs w:val="1"/>
          </w:rPr>
          <w:t>}</w:t>
        </w:r>
        <w:r w:rsidRPr="4E15ECE3" w:rsidR="40408752">
          <w:rPr>
            <w:b w:val="1"/>
            <w:bCs w:val="1"/>
          </w:rPr>
          <w:t>}</w:t>
        </w:r>
      </w:ins>
      <w:r w:rsidRPr="4E15ECE3" w:rsidR="629C9CEA">
        <w:rPr>
          <w:b w:val="1"/>
          <w:bCs w:val="1"/>
          <w:caps w:val="1"/>
        </w:rPr>
        <w:t xml:space="preserve"> </w:t>
      </w:r>
      <w:del w:author="Isaac Lucas Souza Bezerra" w:date="2026-02-20T19:41:00Z" w16du:dateUtc="2026-02-20T19:41:00Z" w:id="2086183735">
        <w:r w:rsidRPr="4E15ECE3" w:rsidDel="75ED5905">
          <w:rPr>
            <w:b w:val="1"/>
            <w:bCs w:val="1"/>
            <w:caps w:val="1"/>
          </w:rPr>
          <w:delText>SANTOS</w:delText>
        </w:r>
      </w:del>
      <w:r w:rsidRPr="4E15ECE3" w:rsidR="75ED5905">
        <w:rPr>
          <w:rFonts w:cs="Arial"/>
          <w:b w:val="1"/>
          <w:bCs w:val="1"/>
        </w:rPr>
        <w:t>,</w:t>
      </w:r>
      <w:r w:rsidRPr="4E15ECE3" w:rsidR="75ED5905">
        <w:rPr>
          <w:b w:val="1"/>
          <w:bCs w:val="1"/>
        </w:rPr>
        <w:t xml:space="preserve"> DENOMINADA</w:t>
      </w:r>
      <w:ins w:author="Isaac Lucas Souza Bezerra" w:date="2026-02-20T19:41:00Z" w16du:dateUtc="2026-02-20T19:41:00Z" w:id="980152550">
        <w:r w:rsidRPr="4E15ECE3" w:rsidR="361265D3">
          <w:rPr>
            <w:b w:val="1"/>
            <w:bCs w:val="1"/>
          </w:rPr>
          <w:t xml:space="preserve"> {{</w:t>
        </w:r>
      </w:ins>
      <w:ins w:author="Isaac Lucas Souza Bezerra" w:date="2026-02-23T19:49:05.605Z" w16du:dateUtc="2026-02-23T19:49:05.605Z" w:id="408530981">
        <w:r w:rsidRPr="4E15ECE3" w:rsidR="2CEC1A7F">
          <w:rPr>
            <w:b w:val="1"/>
            <w:bCs w:val="1"/>
          </w:rPr>
          <w:t xml:space="preserve"> </w:t>
        </w:r>
      </w:ins>
      <w:ins w:author="Isaac Lucas Souza Bezerra" w:date="2026-02-20T19:41:00Z" w16du:dateUtc="2026-02-20T19:41:00Z" w:id="290262178">
        <w:r w:rsidRPr="4E15ECE3" w:rsidR="361265D3">
          <w:rPr>
            <w:b w:val="1"/>
            <w:bCs w:val="1"/>
          </w:rPr>
          <w:t>codigo_area</w:t>
        </w:r>
      </w:ins>
      <w:ins w:author="Isaac Lucas Souza Bezerra" w:date="2026-02-20T20:29:00Z" w16du:dateUtc="2026-02-20T20:29:00Z" w:id="842910466">
        <w:r w:rsidRPr="4E15ECE3" w:rsidR="0803E2F4">
          <w:rPr>
            <w:b w:val="1"/>
            <w:bCs w:val="1"/>
          </w:rPr>
          <w:t xml:space="preserve"> </w:t>
        </w:r>
      </w:ins>
      <w:ins w:author="Isaac Lucas Souza Bezerra" w:date="2026-02-23T20:41:47.148Z" w16du:dateUtc="2026-02-23T20:41:47.148Z" w:id="1723394194">
        <w:r w:rsidRPr="4E15ECE3" w:rsidR="6FF65067">
          <w:rPr>
            <w:b w:val="1"/>
            <w:bCs w:val="1"/>
          </w:rPr>
          <w:t>| default(</w:t>
        </w:r>
      </w:ins>
      <w:ins w:author="Isaac Lucas Souza Bezerra" w:date="2026-02-23T20:43:33.384Z" w16du:dateUtc="2026-02-23T20:43:33.384Z" w:id="826809418">
        <w:r w:rsidRPr="4E15ECE3" w:rsidR="2B63C21B">
          <w:rPr>
            <w:b w:val="1"/>
            <w:bCs w:val="1"/>
          </w:rPr>
          <w:t>'</w:t>
        </w:r>
      </w:ins>
      <w:ins w:author="Isaac Lucas Souza Bezerra" w:date="2026-02-23T20:41:47.148Z" w16du:dateUtc="2026-02-23T20:41:47.148Z" w:id="725099590">
        <w:r w:rsidRPr="4E15ECE3" w:rsidR="6FF65067">
          <w:rPr>
            <w:b w:val="1"/>
            <w:bCs w:val="1"/>
          </w:rPr>
          <w:t>[•] [•] [•]</w:t>
        </w:r>
      </w:ins>
      <w:ins w:author="Isaac Lucas Souza Bezerra" w:date="2026-02-23T20:43:33.386Z" w16du:dateUtc="2026-02-23T20:43:33.386Z" w:id="1324741171">
        <w:r w:rsidRPr="4E15ECE3" w:rsidR="2B63C21B">
          <w:rPr>
            <w:b w:val="1"/>
            <w:bCs w:val="1"/>
          </w:rPr>
          <w:t>'</w:t>
        </w:r>
      </w:ins>
      <w:ins w:author="Isaac Lucas Souza Bezerra" w:date="2026-02-23T20:41:47.148Z" w16du:dateUtc="2026-02-23T20:41:47.148Z" w:id="1224455743">
        <w:r w:rsidRPr="4E15ECE3" w:rsidR="6FF65067">
          <w:rPr>
            <w:b w:val="1"/>
            <w:bCs w:val="1"/>
          </w:rPr>
          <w:t xml:space="preserve">, </w:t>
        </w:r>
        <w:r w:rsidRPr="4E15ECE3" w:rsidR="6FF65067">
          <w:rPr>
            <w:b w:val="1"/>
            <w:bCs w:val="1"/>
          </w:rPr>
          <w:t>true</w:t>
        </w:r>
        <w:r w:rsidRPr="4E15ECE3" w:rsidR="6FF65067">
          <w:rPr>
            <w:b w:val="1"/>
            <w:bCs w:val="1"/>
          </w:rPr>
          <w:t xml:space="preserve">) | </w:t>
        </w:r>
        <w:r w:rsidRPr="4E15ECE3" w:rsidR="6FF65067">
          <w:rPr>
            <w:b w:val="1"/>
            <w:bCs w:val="1"/>
          </w:rPr>
          <w:t>upper</w:t>
        </w:r>
        <w:r w:rsidRPr="4E15ECE3" w:rsidR="6FF65067">
          <w:rPr>
            <w:b w:val="1"/>
            <w:bCs w:val="1"/>
          </w:rPr>
          <w:t xml:space="preserve"> }}</w:t>
        </w:r>
      </w:ins>
      <w:r w:rsidRPr="4E15ECE3" w:rsidR="75ED5905">
        <w:rPr>
          <w:b w:val="1"/>
          <w:bCs w:val="1"/>
        </w:rPr>
        <w:t xml:space="preserve"> </w:t>
      </w:r>
      <w:del w:author="Isaac Lucas Souza Bezerra" w:date="2026-02-20T19:41:00Z" w16du:dateUtc="2026-02-20T19:41:00Z" w:id="167946681">
        <w:r w:rsidRPr="4E15ECE3" w:rsidDel="75ED5905">
          <w:rPr>
            <w:b w:val="1"/>
            <w:bCs w:val="1"/>
          </w:rPr>
          <w:delText xml:space="preserve">TECON </w:delText>
        </w:r>
        <w:r w:rsidRPr="4E15ECE3" w:rsidDel="75ED5905">
          <w:rPr>
            <w:b w:val="1"/>
            <w:bCs w:val="1"/>
          </w:rPr>
          <w:delText>SANTOS 10</w:delText>
        </w:r>
      </w:del>
    </w:p>
    <w:p w:rsidRPr="000666B6" w:rsidR="000666B6" w:rsidP="000666B6" w:rsidRDefault="000666B6" w14:paraId="24EB93BB" w14:textId="572AAF20">
      <w:pPr>
        <w:spacing w:after="0" w:line="240" w:lineRule="auto"/>
        <w:rPr>
          <w:b/>
          <w:noProof/>
        </w:rPr>
      </w:pPr>
      <w:r>
        <w:rPr>
          <w:b/>
          <w:noProof/>
        </w:rPr>
        <w:br w:type="page"/>
      </w:r>
    </w:p>
    <w:sdt>
      <w:sdtPr>
        <w:rPr>
          <w:rFonts w:ascii="Calibri" w:hAnsi="Calibri" w:eastAsia="Calibri" w:cs="Times New Roman"/>
          <w:color w:val="auto"/>
          <w:sz w:val="22"/>
          <w:szCs w:val="22"/>
          <w:lang w:eastAsia="en-US"/>
        </w:rPr>
        <w:id w:val="640852216"/>
        <w:docPartObj>
          <w:docPartGallery w:val="Table of Contents"/>
          <w:docPartUnique/>
        </w:docPartObj>
      </w:sdtPr>
      <w:sdtEndPr>
        <w:rPr>
          <w:rFonts w:ascii="Calibri" w:hAnsi="Calibri" w:eastAsia="Calibri" w:cs="Times New Roman"/>
          <w:b w:val="1"/>
          <w:bCs w:val="1"/>
          <w:color w:val="auto"/>
          <w:sz w:val="22"/>
          <w:szCs w:val="22"/>
          <w:lang w:eastAsia="en-US"/>
        </w:rPr>
      </w:sdtEndPr>
      <w:sdtContent>
        <w:p w:rsidR="000666B6" w:rsidRDefault="000666B6" w14:paraId="44CEE3D7" w14:textId="42DC9FCF">
          <w:pPr>
            <w:pStyle w:val="CabealhodoSumrio"/>
          </w:pPr>
          <w:r>
            <w:t>Sumário</w:t>
          </w:r>
        </w:p>
        <w:p w:rsidR="00C55F81" w:rsidRDefault="000666B6" w14:paraId="185229D3" w14:textId="0171F16C">
          <w:pPr>
            <w:pStyle w:val="Sumrio1"/>
            <w:tabs>
              <w:tab w:val="left" w:pos="440"/>
              <w:tab w:val="right" w:leader="dot" w:pos="8494"/>
            </w:tabs>
            <w:rPr>
              <w:ins w:author="Isabela Alves Pereira Oliveira" w:date="2025-12-12T11:57:00Z" w16du:dateUtc="2025-12-12T14:57:00Z" w:id="22"/>
              <w:rFonts w:asciiTheme="minorHAnsi" w:hAnsiTheme="minorHAnsi" w:eastAsiaTheme="minorEastAsia" w:cstheme="minorBidi"/>
              <w:noProof/>
              <w:kern w:val="2"/>
              <w:sz w:val="24"/>
              <w:szCs w:val="24"/>
              <w:lang w:eastAsia="pt-BR"/>
              <w14:ligatures w14:val="standardContextual"/>
            </w:rPr>
          </w:pPr>
          <w:r>
            <w:fldChar w:fldCharType="begin"/>
          </w:r>
          <w:r>
            <w:instrText xml:space="preserve"> TOC \o "1-3" \h \z \u </w:instrText>
          </w:r>
          <w:r>
            <w:fldChar w:fldCharType="separate"/>
          </w:r>
          <w:ins w:author="Isabela Alves Pereira Oliveira" w:date="2025-12-12T11:57:00Z" w16du:dateUtc="2025-12-12T14:57:00Z" w:id="23">
            <w:r w:rsidRPr="006F2455" w:rsidR="00C55F81">
              <w:rPr>
                <w:rStyle w:val="Hyperlink"/>
                <w:noProof/>
              </w:rPr>
              <w:fldChar w:fldCharType="begin"/>
            </w:r>
            <w:r w:rsidRPr="006F2455" w:rsidR="00C55F81">
              <w:rPr>
                <w:rStyle w:val="Hyperlink"/>
                <w:noProof/>
              </w:rPr>
              <w:instrText xml:space="preserve"> </w:instrText>
            </w:r>
            <w:r w:rsidR="00C55F81">
              <w:rPr>
                <w:noProof/>
              </w:rPr>
              <w:instrText>HYPERLINK \l "_Toc216433080"</w:instrText>
            </w:r>
            <w:r w:rsidRPr="006F2455" w:rsidR="00C55F81">
              <w:rPr>
                <w:rStyle w:val="Hyperlink"/>
                <w:noProof/>
              </w:rPr>
              <w:instrText xml:space="preserve"> </w:instrText>
            </w:r>
            <w:r w:rsidRPr="006F2455" w:rsidR="00C55F81">
              <w:rPr>
                <w:rStyle w:val="Hyperlink"/>
                <w:noProof/>
              </w:rPr>
            </w:r>
            <w:r w:rsidRPr="006F2455" w:rsidR="00C55F81">
              <w:rPr>
                <w:rStyle w:val="Hyperlink"/>
                <w:noProof/>
              </w:rPr>
              <w:fldChar w:fldCharType="separate"/>
            </w:r>
            <w:r w:rsidRPr="006F2455" w:rsidR="00C55F81">
              <w:rPr>
                <w:rStyle w:val="Hyperlink"/>
                <w:b/>
                <w:noProof/>
              </w:rPr>
              <w:t>1.</w:t>
            </w:r>
            <w:r w:rsidR="00C55F81">
              <w:rPr>
                <w:rFonts w:asciiTheme="minorHAnsi" w:hAnsiTheme="minorHAnsi" w:eastAsiaTheme="minorEastAsia" w:cstheme="minorBidi"/>
                <w:noProof/>
                <w:kern w:val="2"/>
                <w:sz w:val="24"/>
                <w:szCs w:val="24"/>
                <w:lang w:eastAsia="pt-BR"/>
                <w14:ligatures w14:val="standardContextual"/>
              </w:rPr>
              <w:tab/>
            </w:r>
            <w:r w:rsidRPr="006F2455" w:rsidR="00C55F81">
              <w:rPr>
                <w:rStyle w:val="Hyperlink"/>
                <w:b/>
                <w:noProof/>
              </w:rPr>
              <w:t>Das Disposições Iniciais</w:t>
            </w:r>
            <w:r w:rsidR="00C55F81">
              <w:rPr>
                <w:noProof/>
                <w:webHidden/>
              </w:rPr>
              <w:tab/>
            </w:r>
            <w:r w:rsidR="00C55F81">
              <w:rPr>
                <w:noProof/>
                <w:webHidden/>
              </w:rPr>
              <w:fldChar w:fldCharType="begin"/>
            </w:r>
            <w:r w:rsidR="00C55F81">
              <w:rPr>
                <w:noProof/>
                <w:webHidden/>
              </w:rPr>
              <w:instrText xml:space="preserve"> PAGEREF _Toc216433080 \h </w:instrText>
            </w:r>
          </w:ins>
          <w:r w:rsidR="00C55F81">
            <w:rPr>
              <w:noProof/>
              <w:webHidden/>
            </w:rPr>
          </w:r>
          <w:ins w:author="Isabela Alves Pereira Oliveira" w:date="2025-12-12T11:57:00Z" w16du:dateUtc="2025-12-12T14:57:00Z" w:id="24">
            <w:r w:rsidR="00C55F81">
              <w:rPr>
                <w:noProof/>
                <w:webHidden/>
              </w:rPr>
              <w:fldChar w:fldCharType="separate"/>
            </w:r>
            <w:r w:rsidR="00C55F81">
              <w:rPr>
                <w:noProof/>
                <w:webHidden/>
              </w:rPr>
              <w:t>6</w:t>
            </w:r>
            <w:r w:rsidR="00C55F81">
              <w:rPr>
                <w:noProof/>
                <w:webHidden/>
              </w:rPr>
              <w:fldChar w:fldCharType="end"/>
            </w:r>
            <w:r w:rsidRPr="006F2455" w:rsidR="00C55F81">
              <w:rPr>
                <w:rStyle w:val="Hyperlink"/>
                <w:noProof/>
              </w:rPr>
              <w:fldChar w:fldCharType="end"/>
            </w:r>
          </w:ins>
        </w:p>
        <w:p w:rsidR="00C55F81" w:rsidRDefault="00C55F81" w14:paraId="231B4285" w14:textId="4BC6CB1F">
          <w:pPr>
            <w:pStyle w:val="Sumrio1"/>
            <w:tabs>
              <w:tab w:val="left" w:pos="440"/>
              <w:tab w:val="right" w:leader="dot" w:pos="8494"/>
            </w:tabs>
            <w:rPr>
              <w:ins w:author="Isabela Alves Pereira Oliveira" w:date="2025-12-12T11:57:00Z" w16du:dateUtc="2025-12-12T14:57:00Z" w:id="25"/>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26">
            <w:r w:rsidRPr="006F2455">
              <w:rPr>
                <w:rStyle w:val="Hyperlink"/>
                <w:noProof/>
              </w:rPr>
              <w:fldChar w:fldCharType="begin"/>
            </w:r>
            <w:r w:rsidRPr="006F2455">
              <w:rPr>
                <w:rStyle w:val="Hyperlink"/>
                <w:noProof/>
              </w:rPr>
              <w:instrText xml:space="preserve"> </w:instrText>
            </w:r>
            <w:r>
              <w:rPr>
                <w:noProof/>
              </w:rPr>
              <w:instrText>HYPERLINK \l "_Toc216433081"</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w:t>
            </w:r>
            <w:r>
              <w:rPr>
                <w:rFonts w:asciiTheme="minorHAnsi" w:hAnsiTheme="minorHAnsi" w:eastAsiaTheme="minorEastAsia" w:cstheme="minorBidi"/>
                <w:noProof/>
                <w:kern w:val="2"/>
                <w:sz w:val="24"/>
                <w:szCs w:val="24"/>
                <w:lang w:eastAsia="pt-BR"/>
                <w14:ligatures w14:val="standardContextual"/>
              </w:rPr>
              <w:tab/>
            </w:r>
            <w:r w:rsidRPr="006F2455">
              <w:rPr>
                <w:rStyle w:val="Hyperlink"/>
                <w:rFonts w:eastAsia="Spranq eco sans"/>
                <w:b/>
                <w:noProof/>
              </w:rPr>
              <w:t>Do Objeto</w:t>
            </w:r>
            <w:r>
              <w:rPr>
                <w:noProof/>
                <w:webHidden/>
              </w:rPr>
              <w:tab/>
            </w:r>
            <w:r>
              <w:rPr>
                <w:noProof/>
                <w:webHidden/>
              </w:rPr>
              <w:fldChar w:fldCharType="begin"/>
            </w:r>
            <w:r>
              <w:rPr>
                <w:noProof/>
                <w:webHidden/>
              </w:rPr>
              <w:instrText xml:space="preserve"> PAGEREF _Toc216433081 \h </w:instrText>
            </w:r>
          </w:ins>
          <w:r>
            <w:rPr>
              <w:noProof/>
              <w:webHidden/>
            </w:rPr>
          </w:r>
          <w:ins w:author="Isabela Alves Pereira Oliveira" w:date="2025-12-12T11:57:00Z" w16du:dateUtc="2025-12-12T14:57:00Z" w:id="27">
            <w:r>
              <w:rPr>
                <w:noProof/>
                <w:webHidden/>
              </w:rPr>
              <w:fldChar w:fldCharType="separate"/>
            </w:r>
            <w:r>
              <w:rPr>
                <w:noProof/>
                <w:webHidden/>
              </w:rPr>
              <w:t>15</w:t>
            </w:r>
            <w:r>
              <w:rPr>
                <w:noProof/>
                <w:webHidden/>
              </w:rPr>
              <w:fldChar w:fldCharType="end"/>
            </w:r>
            <w:r w:rsidRPr="006F2455">
              <w:rPr>
                <w:rStyle w:val="Hyperlink"/>
                <w:noProof/>
              </w:rPr>
              <w:fldChar w:fldCharType="end"/>
            </w:r>
          </w:ins>
        </w:p>
        <w:p w:rsidR="00C55F81" w:rsidRDefault="00C55F81" w14:paraId="67D3AB00" w14:textId="420D83A6">
          <w:pPr>
            <w:pStyle w:val="Sumrio1"/>
            <w:tabs>
              <w:tab w:val="left" w:pos="440"/>
              <w:tab w:val="right" w:leader="dot" w:pos="8494"/>
            </w:tabs>
            <w:rPr>
              <w:ins w:author="Isabela Alves Pereira Oliveira" w:date="2025-12-12T11:57:00Z" w16du:dateUtc="2025-12-12T14:57:00Z" w:id="28"/>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29">
            <w:r w:rsidRPr="006F2455">
              <w:rPr>
                <w:rStyle w:val="Hyperlink"/>
                <w:noProof/>
              </w:rPr>
              <w:fldChar w:fldCharType="begin"/>
            </w:r>
            <w:r w:rsidRPr="006F2455">
              <w:rPr>
                <w:rStyle w:val="Hyperlink"/>
                <w:noProof/>
              </w:rPr>
              <w:instrText xml:space="preserve"> </w:instrText>
            </w:r>
            <w:r>
              <w:rPr>
                <w:noProof/>
              </w:rPr>
              <w:instrText>HYPERLINK \l "_Toc216433082"</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rFonts w:eastAsia="Spranq eco sans"/>
                <w:b/>
                <w:noProof/>
              </w:rPr>
              <w:t>3.</w:t>
            </w:r>
            <w:r>
              <w:rPr>
                <w:rFonts w:asciiTheme="minorHAnsi" w:hAnsiTheme="minorHAnsi" w:eastAsiaTheme="minorEastAsia" w:cstheme="minorBidi"/>
                <w:noProof/>
                <w:kern w:val="2"/>
                <w:sz w:val="24"/>
                <w:szCs w:val="24"/>
                <w:lang w:eastAsia="pt-BR"/>
                <w14:ligatures w14:val="standardContextual"/>
              </w:rPr>
              <w:tab/>
            </w:r>
            <w:r w:rsidRPr="006F2455">
              <w:rPr>
                <w:rStyle w:val="Hyperlink"/>
                <w:rFonts w:eastAsia="Spranq eco sans"/>
                <w:b/>
                <w:noProof/>
              </w:rPr>
              <w:t>Das Áreas e Da Infraestrutura Públicas do Arrendamento</w:t>
            </w:r>
            <w:r>
              <w:rPr>
                <w:noProof/>
                <w:webHidden/>
              </w:rPr>
              <w:tab/>
            </w:r>
            <w:r>
              <w:rPr>
                <w:noProof/>
                <w:webHidden/>
              </w:rPr>
              <w:fldChar w:fldCharType="begin"/>
            </w:r>
            <w:r>
              <w:rPr>
                <w:noProof/>
                <w:webHidden/>
              </w:rPr>
              <w:instrText xml:space="preserve"> PAGEREF _Toc216433082 \h </w:instrText>
            </w:r>
          </w:ins>
          <w:r>
            <w:rPr>
              <w:noProof/>
              <w:webHidden/>
            </w:rPr>
          </w:r>
          <w:ins w:author="Isabela Alves Pereira Oliveira" w:date="2025-12-12T11:57:00Z" w16du:dateUtc="2025-12-12T14:57:00Z" w:id="30">
            <w:r>
              <w:rPr>
                <w:noProof/>
                <w:webHidden/>
              </w:rPr>
              <w:fldChar w:fldCharType="separate"/>
            </w:r>
            <w:r>
              <w:rPr>
                <w:noProof/>
                <w:webHidden/>
              </w:rPr>
              <w:t>16</w:t>
            </w:r>
            <w:r>
              <w:rPr>
                <w:noProof/>
                <w:webHidden/>
              </w:rPr>
              <w:fldChar w:fldCharType="end"/>
            </w:r>
            <w:r w:rsidRPr="006F2455">
              <w:rPr>
                <w:rStyle w:val="Hyperlink"/>
                <w:noProof/>
              </w:rPr>
              <w:fldChar w:fldCharType="end"/>
            </w:r>
          </w:ins>
        </w:p>
        <w:p w:rsidR="00C55F81" w:rsidRDefault="00C55F81" w14:paraId="3E54122A" w14:textId="25C3FDF5">
          <w:pPr>
            <w:pStyle w:val="Sumrio1"/>
            <w:tabs>
              <w:tab w:val="left" w:pos="440"/>
              <w:tab w:val="right" w:leader="dot" w:pos="8494"/>
            </w:tabs>
            <w:rPr>
              <w:ins w:author="Isabela Alves Pereira Oliveira" w:date="2025-12-12T11:57:00Z" w16du:dateUtc="2025-12-12T14:57:00Z" w:id="31"/>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32">
            <w:r w:rsidRPr="006F2455">
              <w:rPr>
                <w:rStyle w:val="Hyperlink"/>
                <w:noProof/>
              </w:rPr>
              <w:fldChar w:fldCharType="begin"/>
            </w:r>
            <w:r w:rsidRPr="006F2455">
              <w:rPr>
                <w:rStyle w:val="Hyperlink"/>
                <w:noProof/>
              </w:rPr>
              <w:instrText xml:space="preserve"> </w:instrText>
            </w:r>
            <w:r>
              <w:rPr>
                <w:noProof/>
              </w:rPr>
              <w:instrText>HYPERLINK \l "_Toc216433083"</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4.</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 Prazo do Arrendamento</w:t>
            </w:r>
            <w:r>
              <w:rPr>
                <w:noProof/>
                <w:webHidden/>
              </w:rPr>
              <w:tab/>
            </w:r>
            <w:r>
              <w:rPr>
                <w:noProof/>
                <w:webHidden/>
              </w:rPr>
              <w:fldChar w:fldCharType="begin"/>
            </w:r>
            <w:r>
              <w:rPr>
                <w:noProof/>
                <w:webHidden/>
              </w:rPr>
              <w:instrText xml:space="preserve"> PAGEREF _Toc216433083 \h </w:instrText>
            </w:r>
          </w:ins>
          <w:r>
            <w:rPr>
              <w:noProof/>
              <w:webHidden/>
            </w:rPr>
          </w:r>
          <w:ins w:author="Isabela Alves Pereira Oliveira" w:date="2025-12-12T11:57:00Z" w16du:dateUtc="2025-12-12T14:57:00Z" w:id="33">
            <w:r>
              <w:rPr>
                <w:noProof/>
                <w:webHidden/>
              </w:rPr>
              <w:fldChar w:fldCharType="separate"/>
            </w:r>
            <w:r>
              <w:rPr>
                <w:noProof/>
                <w:webHidden/>
              </w:rPr>
              <w:t>17</w:t>
            </w:r>
            <w:r>
              <w:rPr>
                <w:noProof/>
                <w:webHidden/>
              </w:rPr>
              <w:fldChar w:fldCharType="end"/>
            </w:r>
            <w:r w:rsidRPr="006F2455">
              <w:rPr>
                <w:rStyle w:val="Hyperlink"/>
                <w:noProof/>
              </w:rPr>
              <w:fldChar w:fldCharType="end"/>
            </w:r>
          </w:ins>
        </w:p>
        <w:p w:rsidR="00C55F81" w:rsidRDefault="00C55F81" w14:paraId="3A49B611" w14:textId="72982C61">
          <w:pPr>
            <w:pStyle w:val="Sumrio1"/>
            <w:tabs>
              <w:tab w:val="left" w:pos="440"/>
              <w:tab w:val="right" w:leader="dot" w:pos="8494"/>
            </w:tabs>
            <w:rPr>
              <w:ins w:author="Isabela Alves Pereira Oliveira" w:date="2025-12-12T11:57:00Z" w16du:dateUtc="2025-12-12T14:57:00Z" w:id="34"/>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35">
            <w:r w:rsidRPr="006F2455">
              <w:rPr>
                <w:rStyle w:val="Hyperlink"/>
                <w:noProof/>
              </w:rPr>
              <w:fldChar w:fldCharType="begin"/>
            </w:r>
            <w:r w:rsidRPr="006F2455">
              <w:rPr>
                <w:rStyle w:val="Hyperlink"/>
                <w:noProof/>
              </w:rPr>
              <w:instrText xml:space="preserve"> </w:instrText>
            </w:r>
            <w:r>
              <w:rPr>
                <w:noProof/>
              </w:rPr>
              <w:instrText>HYPERLINK \l "_Toc216433084"</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5.</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 Plano Básico de Implantação - PBI</w:t>
            </w:r>
            <w:r>
              <w:rPr>
                <w:noProof/>
                <w:webHidden/>
              </w:rPr>
              <w:tab/>
            </w:r>
            <w:r>
              <w:rPr>
                <w:noProof/>
                <w:webHidden/>
              </w:rPr>
              <w:fldChar w:fldCharType="begin"/>
            </w:r>
            <w:r>
              <w:rPr>
                <w:noProof/>
                <w:webHidden/>
              </w:rPr>
              <w:instrText xml:space="preserve"> PAGEREF _Toc216433084 \h </w:instrText>
            </w:r>
          </w:ins>
          <w:r>
            <w:rPr>
              <w:noProof/>
              <w:webHidden/>
            </w:rPr>
          </w:r>
          <w:ins w:author="Isabela Alves Pereira Oliveira" w:date="2025-12-12T11:57:00Z" w16du:dateUtc="2025-12-12T14:57:00Z" w:id="36">
            <w:r>
              <w:rPr>
                <w:noProof/>
                <w:webHidden/>
              </w:rPr>
              <w:fldChar w:fldCharType="separate"/>
            </w:r>
            <w:r>
              <w:rPr>
                <w:noProof/>
                <w:webHidden/>
              </w:rPr>
              <w:t>20</w:t>
            </w:r>
            <w:r>
              <w:rPr>
                <w:noProof/>
                <w:webHidden/>
              </w:rPr>
              <w:fldChar w:fldCharType="end"/>
            </w:r>
            <w:r w:rsidRPr="006F2455">
              <w:rPr>
                <w:rStyle w:val="Hyperlink"/>
                <w:noProof/>
              </w:rPr>
              <w:fldChar w:fldCharType="end"/>
            </w:r>
          </w:ins>
        </w:p>
        <w:p w:rsidR="00C55F81" w:rsidRDefault="00C55F81" w14:paraId="38DA77BA" w14:textId="30769148">
          <w:pPr>
            <w:pStyle w:val="Sumrio1"/>
            <w:tabs>
              <w:tab w:val="left" w:pos="440"/>
              <w:tab w:val="right" w:leader="dot" w:pos="8494"/>
            </w:tabs>
            <w:rPr>
              <w:ins w:author="Isabela Alves Pereira Oliveira" w:date="2025-12-12T11:57:00Z" w16du:dateUtc="2025-12-12T14:57:00Z" w:id="37"/>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38">
            <w:r w:rsidRPr="006F2455">
              <w:rPr>
                <w:rStyle w:val="Hyperlink"/>
                <w:noProof/>
              </w:rPr>
              <w:fldChar w:fldCharType="begin"/>
            </w:r>
            <w:r w:rsidRPr="006F2455">
              <w:rPr>
                <w:rStyle w:val="Hyperlink"/>
                <w:noProof/>
              </w:rPr>
              <w:instrText xml:space="preserve"> </w:instrText>
            </w:r>
            <w:r>
              <w:rPr>
                <w:noProof/>
              </w:rPr>
              <w:instrText>HYPERLINK \l "_Toc216433085"</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6.</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Transferência do Controle Societário da Arrendatária ou do Arrendamento</w:t>
            </w:r>
            <w:r>
              <w:rPr>
                <w:noProof/>
                <w:webHidden/>
              </w:rPr>
              <w:tab/>
            </w:r>
            <w:r>
              <w:rPr>
                <w:noProof/>
                <w:webHidden/>
              </w:rPr>
              <w:fldChar w:fldCharType="begin"/>
            </w:r>
            <w:r>
              <w:rPr>
                <w:noProof/>
                <w:webHidden/>
              </w:rPr>
              <w:instrText xml:space="preserve"> PAGEREF _Toc216433085 \h </w:instrText>
            </w:r>
          </w:ins>
          <w:r>
            <w:rPr>
              <w:noProof/>
              <w:webHidden/>
            </w:rPr>
          </w:r>
          <w:ins w:author="Isabela Alves Pereira Oliveira" w:date="2025-12-12T11:57:00Z" w16du:dateUtc="2025-12-12T14:57:00Z" w:id="39">
            <w:r>
              <w:rPr>
                <w:noProof/>
                <w:webHidden/>
              </w:rPr>
              <w:fldChar w:fldCharType="separate"/>
            </w:r>
            <w:r>
              <w:rPr>
                <w:noProof/>
                <w:webHidden/>
              </w:rPr>
              <w:t>22</w:t>
            </w:r>
            <w:r>
              <w:rPr>
                <w:noProof/>
                <w:webHidden/>
              </w:rPr>
              <w:fldChar w:fldCharType="end"/>
            </w:r>
            <w:r w:rsidRPr="006F2455">
              <w:rPr>
                <w:rStyle w:val="Hyperlink"/>
                <w:noProof/>
              </w:rPr>
              <w:fldChar w:fldCharType="end"/>
            </w:r>
          </w:ins>
        </w:p>
        <w:p w:rsidR="00C55F81" w:rsidRDefault="00C55F81" w14:paraId="302FF456" w14:textId="38A1C982">
          <w:pPr>
            <w:pStyle w:val="Sumrio1"/>
            <w:tabs>
              <w:tab w:val="left" w:pos="440"/>
              <w:tab w:val="right" w:leader="dot" w:pos="8494"/>
            </w:tabs>
            <w:rPr>
              <w:ins w:author="Isabela Alves Pereira Oliveira" w:date="2025-12-12T11:57:00Z" w16du:dateUtc="2025-12-12T14:57:00Z" w:id="40"/>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41">
            <w:r w:rsidRPr="006F2455">
              <w:rPr>
                <w:rStyle w:val="Hyperlink"/>
                <w:noProof/>
              </w:rPr>
              <w:fldChar w:fldCharType="begin"/>
            </w:r>
            <w:r w:rsidRPr="006F2455">
              <w:rPr>
                <w:rStyle w:val="Hyperlink"/>
                <w:noProof/>
              </w:rPr>
              <w:instrText xml:space="preserve"> </w:instrText>
            </w:r>
            <w:r>
              <w:rPr>
                <w:noProof/>
              </w:rPr>
              <w:instrText>HYPERLINK \l "_Toc216433086"</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7.</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Das Obrigações e Prerrogativas das Partes</w:t>
            </w:r>
            <w:r>
              <w:rPr>
                <w:noProof/>
                <w:webHidden/>
              </w:rPr>
              <w:tab/>
            </w:r>
            <w:r>
              <w:rPr>
                <w:noProof/>
                <w:webHidden/>
              </w:rPr>
              <w:fldChar w:fldCharType="begin"/>
            </w:r>
            <w:r>
              <w:rPr>
                <w:noProof/>
                <w:webHidden/>
              </w:rPr>
              <w:instrText xml:space="preserve"> PAGEREF _Toc216433086 \h </w:instrText>
            </w:r>
          </w:ins>
          <w:r>
            <w:rPr>
              <w:noProof/>
              <w:webHidden/>
            </w:rPr>
          </w:r>
          <w:ins w:author="Isabela Alves Pereira Oliveira" w:date="2025-12-12T11:57:00Z" w16du:dateUtc="2025-12-12T14:57:00Z" w:id="42">
            <w:r>
              <w:rPr>
                <w:noProof/>
                <w:webHidden/>
              </w:rPr>
              <w:fldChar w:fldCharType="separate"/>
            </w:r>
            <w:r>
              <w:rPr>
                <w:noProof/>
                <w:webHidden/>
              </w:rPr>
              <w:t>23</w:t>
            </w:r>
            <w:r>
              <w:rPr>
                <w:noProof/>
                <w:webHidden/>
              </w:rPr>
              <w:fldChar w:fldCharType="end"/>
            </w:r>
            <w:r w:rsidRPr="006F2455">
              <w:rPr>
                <w:rStyle w:val="Hyperlink"/>
                <w:noProof/>
              </w:rPr>
              <w:fldChar w:fldCharType="end"/>
            </w:r>
          </w:ins>
        </w:p>
        <w:p w:rsidR="00C55F81" w:rsidRDefault="00C55F81" w14:paraId="3ABD51F2" w14:textId="236D5D9D">
          <w:pPr>
            <w:pStyle w:val="Sumrio1"/>
            <w:tabs>
              <w:tab w:val="left" w:pos="440"/>
              <w:tab w:val="right" w:leader="dot" w:pos="8494"/>
            </w:tabs>
            <w:rPr>
              <w:ins w:author="Isabela Alves Pereira Oliveira" w:date="2025-12-12T11:57:00Z" w16du:dateUtc="2025-12-12T14:57:00Z" w:id="43"/>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44">
            <w:r w:rsidRPr="006F2455">
              <w:rPr>
                <w:rStyle w:val="Hyperlink"/>
                <w:noProof/>
              </w:rPr>
              <w:fldChar w:fldCharType="begin"/>
            </w:r>
            <w:r w:rsidRPr="006F2455">
              <w:rPr>
                <w:rStyle w:val="Hyperlink"/>
                <w:noProof/>
              </w:rPr>
              <w:instrText xml:space="preserve"> </w:instrText>
            </w:r>
            <w:r>
              <w:rPr>
                <w:noProof/>
              </w:rPr>
              <w:instrText>HYPERLINK \l "_Toc216433087"</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8.</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Dos Direitos e Obrigações dos Usuários</w:t>
            </w:r>
            <w:r>
              <w:rPr>
                <w:noProof/>
                <w:webHidden/>
              </w:rPr>
              <w:tab/>
            </w:r>
            <w:r>
              <w:rPr>
                <w:noProof/>
                <w:webHidden/>
              </w:rPr>
              <w:fldChar w:fldCharType="begin"/>
            </w:r>
            <w:r>
              <w:rPr>
                <w:noProof/>
                <w:webHidden/>
              </w:rPr>
              <w:instrText xml:space="preserve"> PAGEREF _Toc216433087 \h </w:instrText>
            </w:r>
          </w:ins>
          <w:r>
            <w:rPr>
              <w:noProof/>
              <w:webHidden/>
            </w:rPr>
          </w:r>
          <w:ins w:author="Isabela Alves Pereira Oliveira" w:date="2025-12-12T11:57:00Z" w16du:dateUtc="2025-12-12T14:57:00Z" w:id="45">
            <w:r>
              <w:rPr>
                <w:noProof/>
                <w:webHidden/>
              </w:rPr>
              <w:fldChar w:fldCharType="separate"/>
            </w:r>
            <w:r>
              <w:rPr>
                <w:noProof/>
                <w:webHidden/>
              </w:rPr>
              <w:t>38</w:t>
            </w:r>
            <w:r>
              <w:rPr>
                <w:noProof/>
                <w:webHidden/>
              </w:rPr>
              <w:fldChar w:fldCharType="end"/>
            </w:r>
            <w:r w:rsidRPr="006F2455">
              <w:rPr>
                <w:rStyle w:val="Hyperlink"/>
                <w:noProof/>
              </w:rPr>
              <w:fldChar w:fldCharType="end"/>
            </w:r>
          </w:ins>
        </w:p>
        <w:p w:rsidR="00C55F81" w:rsidRDefault="00C55F81" w14:paraId="0BFD8E6E" w14:textId="4E437286">
          <w:pPr>
            <w:pStyle w:val="Sumrio1"/>
            <w:tabs>
              <w:tab w:val="left" w:pos="440"/>
              <w:tab w:val="right" w:leader="dot" w:pos="8494"/>
            </w:tabs>
            <w:rPr>
              <w:ins w:author="Isabela Alves Pereira Oliveira" w:date="2025-12-12T11:57:00Z" w16du:dateUtc="2025-12-12T14:57:00Z" w:id="46"/>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47">
            <w:r w:rsidRPr="006F2455">
              <w:rPr>
                <w:rStyle w:val="Hyperlink"/>
                <w:noProof/>
              </w:rPr>
              <w:fldChar w:fldCharType="begin"/>
            </w:r>
            <w:r w:rsidRPr="006F2455">
              <w:rPr>
                <w:rStyle w:val="Hyperlink"/>
                <w:noProof/>
              </w:rPr>
              <w:instrText xml:space="preserve"> </w:instrText>
            </w:r>
            <w:r>
              <w:rPr>
                <w:noProof/>
              </w:rPr>
              <w:instrText>HYPERLINK \l "_Toc216433088"</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9.</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 Valor Estimado do Contrato, das Condições de Pagamento e Reajuste de Valores</w:t>
            </w:r>
            <w:r>
              <w:rPr>
                <w:noProof/>
                <w:webHidden/>
              </w:rPr>
              <w:tab/>
            </w:r>
            <w:r>
              <w:rPr>
                <w:noProof/>
                <w:webHidden/>
              </w:rPr>
              <w:fldChar w:fldCharType="begin"/>
            </w:r>
            <w:r>
              <w:rPr>
                <w:noProof/>
                <w:webHidden/>
              </w:rPr>
              <w:instrText xml:space="preserve"> PAGEREF _Toc216433088 \h </w:instrText>
            </w:r>
          </w:ins>
          <w:r>
            <w:rPr>
              <w:noProof/>
              <w:webHidden/>
            </w:rPr>
          </w:r>
          <w:ins w:author="Isabela Alves Pereira Oliveira" w:date="2025-12-12T11:57:00Z" w16du:dateUtc="2025-12-12T14:57:00Z" w:id="48">
            <w:r>
              <w:rPr>
                <w:noProof/>
                <w:webHidden/>
              </w:rPr>
              <w:fldChar w:fldCharType="separate"/>
            </w:r>
            <w:r>
              <w:rPr>
                <w:noProof/>
                <w:webHidden/>
              </w:rPr>
              <w:t>39</w:t>
            </w:r>
            <w:r>
              <w:rPr>
                <w:noProof/>
                <w:webHidden/>
              </w:rPr>
              <w:fldChar w:fldCharType="end"/>
            </w:r>
            <w:r w:rsidRPr="006F2455">
              <w:rPr>
                <w:rStyle w:val="Hyperlink"/>
                <w:noProof/>
              </w:rPr>
              <w:fldChar w:fldCharType="end"/>
            </w:r>
          </w:ins>
        </w:p>
        <w:p w:rsidR="00C55F81" w:rsidRDefault="00C55F81" w14:paraId="194DB973" w14:textId="23C0AC8E">
          <w:pPr>
            <w:pStyle w:val="Sumrio1"/>
            <w:tabs>
              <w:tab w:val="left" w:pos="720"/>
              <w:tab w:val="right" w:leader="dot" w:pos="8494"/>
            </w:tabs>
            <w:rPr>
              <w:ins w:author="Isabela Alves Pereira Oliveira" w:date="2025-12-12T11:57:00Z" w16du:dateUtc="2025-12-12T14:57:00Z" w:id="49"/>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50">
            <w:r w:rsidRPr="006F2455">
              <w:rPr>
                <w:rStyle w:val="Hyperlink"/>
                <w:noProof/>
              </w:rPr>
              <w:fldChar w:fldCharType="begin"/>
            </w:r>
            <w:r w:rsidRPr="006F2455">
              <w:rPr>
                <w:rStyle w:val="Hyperlink"/>
                <w:noProof/>
              </w:rPr>
              <w:instrText xml:space="preserve"> </w:instrText>
            </w:r>
            <w:r>
              <w:rPr>
                <w:noProof/>
              </w:rPr>
              <w:instrText>HYPERLINK \l "_Toc216433089"</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10.</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Remuneração da Arrendatária</w:t>
            </w:r>
            <w:r>
              <w:rPr>
                <w:noProof/>
                <w:webHidden/>
              </w:rPr>
              <w:tab/>
            </w:r>
            <w:r>
              <w:rPr>
                <w:noProof/>
                <w:webHidden/>
              </w:rPr>
              <w:fldChar w:fldCharType="begin"/>
            </w:r>
            <w:r>
              <w:rPr>
                <w:noProof/>
                <w:webHidden/>
              </w:rPr>
              <w:instrText xml:space="preserve"> PAGEREF _Toc216433089 \h </w:instrText>
            </w:r>
          </w:ins>
          <w:r>
            <w:rPr>
              <w:noProof/>
              <w:webHidden/>
            </w:rPr>
          </w:r>
          <w:ins w:author="Isabela Alves Pereira Oliveira" w:date="2025-12-12T11:57:00Z" w16du:dateUtc="2025-12-12T14:57:00Z" w:id="51">
            <w:r>
              <w:rPr>
                <w:noProof/>
                <w:webHidden/>
              </w:rPr>
              <w:fldChar w:fldCharType="separate"/>
            </w:r>
            <w:r>
              <w:rPr>
                <w:noProof/>
                <w:webHidden/>
              </w:rPr>
              <w:t>44</w:t>
            </w:r>
            <w:r>
              <w:rPr>
                <w:noProof/>
                <w:webHidden/>
              </w:rPr>
              <w:fldChar w:fldCharType="end"/>
            </w:r>
            <w:r w:rsidRPr="006F2455">
              <w:rPr>
                <w:rStyle w:val="Hyperlink"/>
                <w:noProof/>
              </w:rPr>
              <w:fldChar w:fldCharType="end"/>
            </w:r>
          </w:ins>
        </w:p>
        <w:p w:rsidR="00C55F81" w:rsidRDefault="00C55F81" w14:paraId="55D0400D" w14:textId="27510DF6">
          <w:pPr>
            <w:pStyle w:val="Sumrio1"/>
            <w:tabs>
              <w:tab w:val="left" w:pos="720"/>
              <w:tab w:val="right" w:leader="dot" w:pos="8494"/>
            </w:tabs>
            <w:rPr>
              <w:ins w:author="Isabela Alves Pereira Oliveira" w:date="2025-12-12T11:57:00Z" w16du:dateUtc="2025-12-12T14:57:00Z" w:id="52"/>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53">
            <w:r w:rsidRPr="006F2455">
              <w:rPr>
                <w:rStyle w:val="Hyperlink"/>
                <w:noProof/>
              </w:rPr>
              <w:fldChar w:fldCharType="begin"/>
            </w:r>
            <w:r w:rsidRPr="006F2455">
              <w:rPr>
                <w:rStyle w:val="Hyperlink"/>
                <w:noProof/>
              </w:rPr>
              <w:instrText xml:space="preserve"> </w:instrText>
            </w:r>
            <w:r>
              <w:rPr>
                <w:noProof/>
              </w:rPr>
              <w:instrText>HYPERLINK \l "_Toc216433090"</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11.</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Contratação de Terceiros</w:t>
            </w:r>
            <w:r>
              <w:rPr>
                <w:noProof/>
                <w:webHidden/>
              </w:rPr>
              <w:tab/>
            </w:r>
            <w:r>
              <w:rPr>
                <w:noProof/>
                <w:webHidden/>
              </w:rPr>
              <w:fldChar w:fldCharType="begin"/>
            </w:r>
            <w:r>
              <w:rPr>
                <w:noProof/>
                <w:webHidden/>
              </w:rPr>
              <w:instrText xml:space="preserve"> PAGEREF _Toc216433090 \h </w:instrText>
            </w:r>
          </w:ins>
          <w:r>
            <w:rPr>
              <w:noProof/>
              <w:webHidden/>
            </w:rPr>
          </w:r>
          <w:ins w:author="Isabela Alves Pereira Oliveira" w:date="2025-12-12T11:57:00Z" w16du:dateUtc="2025-12-12T14:57:00Z" w:id="54">
            <w:r>
              <w:rPr>
                <w:noProof/>
                <w:webHidden/>
              </w:rPr>
              <w:fldChar w:fldCharType="separate"/>
            </w:r>
            <w:r>
              <w:rPr>
                <w:noProof/>
                <w:webHidden/>
              </w:rPr>
              <w:t>44</w:t>
            </w:r>
            <w:r>
              <w:rPr>
                <w:noProof/>
                <w:webHidden/>
              </w:rPr>
              <w:fldChar w:fldCharType="end"/>
            </w:r>
            <w:r w:rsidRPr="006F2455">
              <w:rPr>
                <w:rStyle w:val="Hyperlink"/>
                <w:noProof/>
              </w:rPr>
              <w:fldChar w:fldCharType="end"/>
            </w:r>
          </w:ins>
        </w:p>
        <w:p w:rsidR="00C55F81" w:rsidRDefault="00C55F81" w14:paraId="3136134E" w14:textId="411B0602">
          <w:pPr>
            <w:pStyle w:val="Sumrio1"/>
            <w:tabs>
              <w:tab w:val="left" w:pos="720"/>
              <w:tab w:val="right" w:leader="dot" w:pos="8494"/>
            </w:tabs>
            <w:rPr>
              <w:ins w:author="Isabela Alves Pereira Oliveira" w:date="2025-12-12T11:57:00Z" w16du:dateUtc="2025-12-12T14:57:00Z" w:id="55"/>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56">
            <w:r w:rsidRPr="006F2455">
              <w:rPr>
                <w:rStyle w:val="Hyperlink"/>
                <w:noProof/>
              </w:rPr>
              <w:fldChar w:fldCharType="begin"/>
            </w:r>
            <w:r w:rsidRPr="006F2455">
              <w:rPr>
                <w:rStyle w:val="Hyperlink"/>
                <w:noProof/>
              </w:rPr>
              <w:instrText xml:space="preserve"> </w:instrText>
            </w:r>
            <w:r>
              <w:rPr>
                <w:noProof/>
              </w:rPr>
              <w:instrText>HYPERLINK \l "_Toc216433091"</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12.</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Das Obrigações e Passivos ambientais</w:t>
            </w:r>
            <w:r>
              <w:rPr>
                <w:noProof/>
                <w:webHidden/>
              </w:rPr>
              <w:tab/>
            </w:r>
            <w:r>
              <w:rPr>
                <w:noProof/>
                <w:webHidden/>
              </w:rPr>
              <w:fldChar w:fldCharType="begin"/>
            </w:r>
            <w:r>
              <w:rPr>
                <w:noProof/>
                <w:webHidden/>
              </w:rPr>
              <w:instrText xml:space="preserve"> PAGEREF _Toc216433091 \h </w:instrText>
            </w:r>
          </w:ins>
          <w:r>
            <w:rPr>
              <w:noProof/>
              <w:webHidden/>
            </w:rPr>
          </w:r>
          <w:ins w:author="Isabela Alves Pereira Oliveira" w:date="2025-12-12T11:57:00Z" w16du:dateUtc="2025-12-12T14:57:00Z" w:id="57">
            <w:r>
              <w:rPr>
                <w:noProof/>
                <w:webHidden/>
              </w:rPr>
              <w:fldChar w:fldCharType="separate"/>
            </w:r>
            <w:r>
              <w:rPr>
                <w:noProof/>
                <w:webHidden/>
              </w:rPr>
              <w:t>45</w:t>
            </w:r>
            <w:r>
              <w:rPr>
                <w:noProof/>
                <w:webHidden/>
              </w:rPr>
              <w:fldChar w:fldCharType="end"/>
            </w:r>
            <w:r w:rsidRPr="006F2455">
              <w:rPr>
                <w:rStyle w:val="Hyperlink"/>
                <w:noProof/>
              </w:rPr>
              <w:fldChar w:fldCharType="end"/>
            </w:r>
          </w:ins>
        </w:p>
        <w:p w:rsidR="00C55F81" w:rsidRDefault="00C55F81" w14:paraId="028F7659" w14:textId="709FF469">
          <w:pPr>
            <w:pStyle w:val="Sumrio1"/>
            <w:tabs>
              <w:tab w:val="left" w:pos="720"/>
              <w:tab w:val="right" w:leader="dot" w:pos="8494"/>
            </w:tabs>
            <w:rPr>
              <w:ins w:author="Isabela Alves Pereira Oliveira" w:date="2025-12-12T11:57:00Z" w16du:dateUtc="2025-12-12T14:57:00Z" w:id="58"/>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59">
            <w:r w:rsidRPr="006F2455">
              <w:rPr>
                <w:rStyle w:val="Hyperlink"/>
                <w:noProof/>
              </w:rPr>
              <w:fldChar w:fldCharType="begin"/>
            </w:r>
            <w:r w:rsidRPr="006F2455">
              <w:rPr>
                <w:rStyle w:val="Hyperlink"/>
                <w:noProof/>
              </w:rPr>
              <w:instrText xml:space="preserve"> </w:instrText>
            </w:r>
            <w:r>
              <w:rPr>
                <w:noProof/>
              </w:rPr>
              <w:instrText>HYPERLINK \l "_Toc216433092"</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13.</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Alocação de Riscos</w:t>
            </w:r>
            <w:r>
              <w:rPr>
                <w:noProof/>
                <w:webHidden/>
              </w:rPr>
              <w:tab/>
            </w:r>
            <w:r>
              <w:rPr>
                <w:noProof/>
                <w:webHidden/>
              </w:rPr>
              <w:fldChar w:fldCharType="begin"/>
            </w:r>
            <w:r>
              <w:rPr>
                <w:noProof/>
                <w:webHidden/>
              </w:rPr>
              <w:instrText xml:space="preserve"> PAGEREF _Toc216433092 \h </w:instrText>
            </w:r>
          </w:ins>
          <w:r>
            <w:rPr>
              <w:noProof/>
              <w:webHidden/>
            </w:rPr>
          </w:r>
          <w:ins w:author="Isabela Alves Pereira Oliveira" w:date="2025-12-12T11:57:00Z" w16du:dateUtc="2025-12-12T14:57:00Z" w:id="60">
            <w:r>
              <w:rPr>
                <w:noProof/>
                <w:webHidden/>
              </w:rPr>
              <w:fldChar w:fldCharType="separate"/>
            </w:r>
            <w:r>
              <w:rPr>
                <w:noProof/>
                <w:webHidden/>
              </w:rPr>
              <w:t>48</w:t>
            </w:r>
            <w:r>
              <w:rPr>
                <w:noProof/>
                <w:webHidden/>
              </w:rPr>
              <w:fldChar w:fldCharType="end"/>
            </w:r>
            <w:r w:rsidRPr="006F2455">
              <w:rPr>
                <w:rStyle w:val="Hyperlink"/>
                <w:noProof/>
              </w:rPr>
              <w:fldChar w:fldCharType="end"/>
            </w:r>
          </w:ins>
        </w:p>
        <w:p w:rsidR="00C55F81" w:rsidRDefault="00C55F81" w14:paraId="54BBF418" w14:textId="47F0D64E">
          <w:pPr>
            <w:pStyle w:val="Sumrio1"/>
            <w:tabs>
              <w:tab w:val="left" w:pos="720"/>
              <w:tab w:val="right" w:leader="dot" w:pos="8494"/>
            </w:tabs>
            <w:rPr>
              <w:ins w:author="Isabela Alves Pereira Oliveira" w:date="2025-12-12T11:57:00Z" w16du:dateUtc="2025-12-12T14:57:00Z" w:id="61"/>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62">
            <w:r w:rsidRPr="006F2455">
              <w:rPr>
                <w:rStyle w:val="Hyperlink"/>
                <w:noProof/>
              </w:rPr>
              <w:fldChar w:fldCharType="begin"/>
            </w:r>
            <w:r w:rsidRPr="006F2455">
              <w:rPr>
                <w:rStyle w:val="Hyperlink"/>
                <w:noProof/>
              </w:rPr>
              <w:instrText xml:space="preserve"> </w:instrText>
            </w:r>
            <w:r>
              <w:rPr>
                <w:noProof/>
              </w:rPr>
              <w:instrText>HYPERLINK \l "_Toc216433093"</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14.</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Revisão Extraordinária para Recomposição do Equilíbrio Econômico-Financeiro</w:t>
            </w:r>
            <w:r>
              <w:rPr>
                <w:noProof/>
                <w:webHidden/>
              </w:rPr>
              <w:tab/>
            </w:r>
            <w:r>
              <w:rPr>
                <w:noProof/>
                <w:webHidden/>
              </w:rPr>
              <w:fldChar w:fldCharType="begin"/>
            </w:r>
            <w:r>
              <w:rPr>
                <w:noProof/>
                <w:webHidden/>
              </w:rPr>
              <w:instrText xml:space="preserve"> PAGEREF _Toc216433093 \h </w:instrText>
            </w:r>
          </w:ins>
          <w:r>
            <w:rPr>
              <w:noProof/>
              <w:webHidden/>
            </w:rPr>
          </w:r>
          <w:ins w:author="Isabela Alves Pereira Oliveira" w:date="2025-12-12T11:57:00Z" w16du:dateUtc="2025-12-12T14:57:00Z" w:id="63">
            <w:r>
              <w:rPr>
                <w:noProof/>
                <w:webHidden/>
              </w:rPr>
              <w:fldChar w:fldCharType="separate"/>
            </w:r>
            <w:r>
              <w:rPr>
                <w:noProof/>
                <w:webHidden/>
              </w:rPr>
              <w:t>55</w:t>
            </w:r>
            <w:r>
              <w:rPr>
                <w:noProof/>
                <w:webHidden/>
              </w:rPr>
              <w:fldChar w:fldCharType="end"/>
            </w:r>
            <w:r w:rsidRPr="006F2455">
              <w:rPr>
                <w:rStyle w:val="Hyperlink"/>
                <w:noProof/>
              </w:rPr>
              <w:fldChar w:fldCharType="end"/>
            </w:r>
          </w:ins>
        </w:p>
        <w:p w:rsidR="00C55F81" w:rsidRDefault="00C55F81" w14:paraId="49902CAA" w14:textId="0B7B98EE">
          <w:pPr>
            <w:pStyle w:val="Sumrio1"/>
            <w:tabs>
              <w:tab w:val="left" w:pos="720"/>
              <w:tab w:val="right" w:leader="dot" w:pos="8494"/>
            </w:tabs>
            <w:rPr>
              <w:ins w:author="Isabela Alves Pereira Oliveira" w:date="2025-12-12T11:57:00Z" w16du:dateUtc="2025-12-12T14:57:00Z" w:id="64"/>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65">
            <w:r w:rsidRPr="006F2455">
              <w:rPr>
                <w:rStyle w:val="Hyperlink"/>
                <w:noProof/>
              </w:rPr>
              <w:fldChar w:fldCharType="begin"/>
            </w:r>
            <w:r w:rsidRPr="006F2455">
              <w:rPr>
                <w:rStyle w:val="Hyperlink"/>
                <w:noProof/>
              </w:rPr>
              <w:instrText xml:space="preserve"> </w:instrText>
            </w:r>
            <w:r>
              <w:rPr>
                <w:noProof/>
              </w:rPr>
              <w:instrText>HYPERLINK \l "_Toc216433094"</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15.</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Dos Bens do Arrendamento</w:t>
            </w:r>
            <w:r>
              <w:rPr>
                <w:noProof/>
                <w:webHidden/>
              </w:rPr>
              <w:tab/>
            </w:r>
            <w:r>
              <w:rPr>
                <w:noProof/>
                <w:webHidden/>
              </w:rPr>
              <w:fldChar w:fldCharType="begin"/>
            </w:r>
            <w:r>
              <w:rPr>
                <w:noProof/>
                <w:webHidden/>
              </w:rPr>
              <w:instrText xml:space="preserve"> PAGEREF _Toc216433094 \h </w:instrText>
            </w:r>
          </w:ins>
          <w:r>
            <w:rPr>
              <w:noProof/>
              <w:webHidden/>
            </w:rPr>
          </w:r>
          <w:ins w:author="Isabela Alves Pereira Oliveira" w:date="2025-12-12T11:57:00Z" w16du:dateUtc="2025-12-12T14:57:00Z" w:id="66">
            <w:r>
              <w:rPr>
                <w:noProof/>
                <w:webHidden/>
              </w:rPr>
              <w:fldChar w:fldCharType="separate"/>
            </w:r>
            <w:r>
              <w:rPr>
                <w:noProof/>
                <w:webHidden/>
              </w:rPr>
              <w:t>57</w:t>
            </w:r>
            <w:r>
              <w:rPr>
                <w:noProof/>
                <w:webHidden/>
              </w:rPr>
              <w:fldChar w:fldCharType="end"/>
            </w:r>
            <w:r w:rsidRPr="006F2455">
              <w:rPr>
                <w:rStyle w:val="Hyperlink"/>
                <w:noProof/>
              </w:rPr>
              <w:fldChar w:fldCharType="end"/>
            </w:r>
          </w:ins>
        </w:p>
        <w:p w:rsidR="00C55F81" w:rsidRDefault="00C55F81" w14:paraId="3B0E4E79" w14:textId="53577AEE">
          <w:pPr>
            <w:pStyle w:val="Sumrio1"/>
            <w:tabs>
              <w:tab w:val="left" w:pos="720"/>
              <w:tab w:val="right" w:leader="dot" w:pos="8494"/>
            </w:tabs>
            <w:rPr>
              <w:ins w:author="Isabela Alves Pereira Oliveira" w:date="2025-12-12T11:57:00Z" w16du:dateUtc="2025-12-12T14:57:00Z" w:id="67"/>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68">
            <w:r w:rsidRPr="006F2455">
              <w:rPr>
                <w:rStyle w:val="Hyperlink"/>
                <w:noProof/>
              </w:rPr>
              <w:fldChar w:fldCharType="begin"/>
            </w:r>
            <w:r w:rsidRPr="006F2455">
              <w:rPr>
                <w:rStyle w:val="Hyperlink"/>
                <w:noProof/>
              </w:rPr>
              <w:instrText xml:space="preserve"> </w:instrText>
            </w:r>
            <w:r>
              <w:rPr>
                <w:noProof/>
              </w:rPr>
              <w:instrText>HYPERLINK \l "_Toc216433095"</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16.</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Dos Seguros</w:t>
            </w:r>
            <w:r>
              <w:rPr>
                <w:noProof/>
                <w:webHidden/>
              </w:rPr>
              <w:tab/>
            </w:r>
            <w:r>
              <w:rPr>
                <w:noProof/>
                <w:webHidden/>
              </w:rPr>
              <w:fldChar w:fldCharType="begin"/>
            </w:r>
            <w:r>
              <w:rPr>
                <w:noProof/>
                <w:webHidden/>
              </w:rPr>
              <w:instrText xml:space="preserve"> PAGEREF _Toc216433095 \h </w:instrText>
            </w:r>
          </w:ins>
          <w:r>
            <w:rPr>
              <w:noProof/>
              <w:webHidden/>
            </w:rPr>
          </w:r>
          <w:ins w:author="Isabela Alves Pereira Oliveira" w:date="2025-12-12T11:57:00Z" w16du:dateUtc="2025-12-12T14:57:00Z" w:id="69">
            <w:r>
              <w:rPr>
                <w:noProof/>
                <w:webHidden/>
              </w:rPr>
              <w:fldChar w:fldCharType="separate"/>
            </w:r>
            <w:r>
              <w:rPr>
                <w:noProof/>
                <w:webHidden/>
              </w:rPr>
              <w:t>60</w:t>
            </w:r>
            <w:r>
              <w:rPr>
                <w:noProof/>
                <w:webHidden/>
              </w:rPr>
              <w:fldChar w:fldCharType="end"/>
            </w:r>
            <w:r w:rsidRPr="006F2455">
              <w:rPr>
                <w:rStyle w:val="Hyperlink"/>
                <w:noProof/>
              </w:rPr>
              <w:fldChar w:fldCharType="end"/>
            </w:r>
          </w:ins>
        </w:p>
        <w:p w:rsidR="00C55F81" w:rsidRDefault="00C55F81" w14:paraId="2EE55432" w14:textId="3B084E86">
          <w:pPr>
            <w:pStyle w:val="Sumrio1"/>
            <w:tabs>
              <w:tab w:val="left" w:pos="720"/>
              <w:tab w:val="right" w:leader="dot" w:pos="8494"/>
            </w:tabs>
            <w:rPr>
              <w:ins w:author="Isabela Alves Pereira Oliveira" w:date="2025-12-12T11:57:00Z" w16du:dateUtc="2025-12-12T14:57:00Z" w:id="70"/>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71">
            <w:r w:rsidRPr="006F2455">
              <w:rPr>
                <w:rStyle w:val="Hyperlink"/>
                <w:noProof/>
              </w:rPr>
              <w:fldChar w:fldCharType="begin"/>
            </w:r>
            <w:r w:rsidRPr="006F2455">
              <w:rPr>
                <w:rStyle w:val="Hyperlink"/>
                <w:noProof/>
              </w:rPr>
              <w:instrText xml:space="preserve"> </w:instrText>
            </w:r>
            <w:r>
              <w:rPr>
                <w:noProof/>
              </w:rPr>
              <w:instrText>HYPERLINK \l "_Toc216433096"</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17.</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Fiscalização pela ANTAQ</w:t>
            </w:r>
            <w:r>
              <w:rPr>
                <w:noProof/>
                <w:webHidden/>
              </w:rPr>
              <w:tab/>
            </w:r>
            <w:r>
              <w:rPr>
                <w:noProof/>
                <w:webHidden/>
              </w:rPr>
              <w:fldChar w:fldCharType="begin"/>
            </w:r>
            <w:r>
              <w:rPr>
                <w:noProof/>
                <w:webHidden/>
              </w:rPr>
              <w:instrText xml:space="preserve"> PAGEREF _Toc216433096 \h </w:instrText>
            </w:r>
          </w:ins>
          <w:r>
            <w:rPr>
              <w:noProof/>
              <w:webHidden/>
            </w:rPr>
          </w:r>
          <w:ins w:author="Isabela Alves Pereira Oliveira" w:date="2025-12-12T11:57:00Z" w16du:dateUtc="2025-12-12T14:57:00Z" w:id="72">
            <w:r>
              <w:rPr>
                <w:noProof/>
                <w:webHidden/>
              </w:rPr>
              <w:fldChar w:fldCharType="separate"/>
            </w:r>
            <w:r>
              <w:rPr>
                <w:noProof/>
                <w:webHidden/>
              </w:rPr>
              <w:t>65</w:t>
            </w:r>
            <w:r>
              <w:rPr>
                <w:noProof/>
                <w:webHidden/>
              </w:rPr>
              <w:fldChar w:fldCharType="end"/>
            </w:r>
            <w:r w:rsidRPr="006F2455">
              <w:rPr>
                <w:rStyle w:val="Hyperlink"/>
                <w:noProof/>
              </w:rPr>
              <w:fldChar w:fldCharType="end"/>
            </w:r>
          </w:ins>
        </w:p>
        <w:p w:rsidR="00C55F81" w:rsidRDefault="00C55F81" w14:paraId="2EDBCCA5" w14:textId="0516848C">
          <w:pPr>
            <w:pStyle w:val="Sumrio1"/>
            <w:tabs>
              <w:tab w:val="left" w:pos="720"/>
              <w:tab w:val="right" w:leader="dot" w:pos="8494"/>
            </w:tabs>
            <w:rPr>
              <w:ins w:author="Isabela Alves Pereira Oliveira" w:date="2025-12-12T11:57:00Z" w16du:dateUtc="2025-12-12T14:57:00Z" w:id="73"/>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74">
            <w:r w:rsidRPr="006F2455">
              <w:rPr>
                <w:rStyle w:val="Hyperlink"/>
                <w:noProof/>
              </w:rPr>
              <w:fldChar w:fldCharType="begin"/>
            </w:r>
            <w:r w:rsidRPr="006F2455">
              <w:rPr>
                <w:rStyle w:val="Hyperlink"/>
                <w:noProof/>
              </w:rPr>
              <w:instrText xml:space="preserve"> </w:instrText>
            </w:r>
            <w:r>
              <w:rPr>
                <w:noProof/>
              </w:rPr>
              <w:instrText>HYPERLINK \l "_Toc216433097"</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18.</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Das Penalidades</w:t>
            </w:r>
            <w:r>
              <w:rPr>
                <w:noProof/>
                <w:webHidden/>
              </w:rPr>
              <w:tab/>
            </w:r>
            <w:r>
              <w:rPr>
                <w:noProof/>
                <w:webHidden/>
              </w:rPr>
              <w:fldChar w:fldCharType="begin"/>
            </w:r>
            <w:r>
              <w:rPr>
                <w:noProof/>
                <w:webHidden/>
              </w:rPr>
              <w:instrText xml:space="preserve"> PAGEREF _Toc216433097 \h </w:instrText>
            </w:r>
          </w:ins>
          <w:r>
            <w:rPr>
              <w:noProof/>
              <w:webHidden/>
            </w:rPr>
          </w:r>
          <w:ins w:author="Isabela Alves Pereira Oliveira" w:date="2025-12-12T11:57:00Z" w16du:dateUtc="2025-12-12T14:57:00Z" w:id="75">
            <w:r>
              <w:rPr>
                <w:noProof/>
                <w:webHidden/>
              </w:rPr>
              <w:fldChar w:fldCharType="separate"/>
            </w:r>
            <w:r>
              <w:rPr>
                <w:noProof/>
                <w:webHidden/>
              </w:rPr>
              <w:t>65</w:t>
            </w:r>
            <w:r>
              <w:rPr>
                <w:noProof/>
                <w:webHidden/>
              </w:rPr>
              <w:fldChar w:fldCharType="end"/>
            </w:r>
            <w:r w:rsidRPr="006F2455">
              <w:rPr>
                <w:rStyle w:val="Hyperlink"/>
                <w:noProof/>
              </w:rPr>
              <w:fldChar w:fldCharType="end"/>
            </w:r>
          </w:ins>
        </w:p>
        <w:p w:rsidR="00C55F81" w:rsidRDefault="00C55F81" w14:paraId="41469E8C" w14:textId="0ECA603F">
          <w:pPr>
            <w:pStyle w:val="Sumrio1"/>
            <w:tabs>
              <w:tab w:val="left" w:pos="720"/>
              <w:tab w:val="right" w:leader="dot" w:pos="8494"/>
            </w:tabs>
            <w:rPr>
              <w:ins w:author="Isabela Alves Pereira Oliveira" w:date="2025-12-12T11:57:00Z" w16du:dateUtc="2025-12-12T14:57:00Z" w:id="76"/>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77">
            <w:r w:rsidRPr="006F2455">
              <w:rPr>
                <w:rStyle w:val="Hyperlink"/>
                <w:noProof/>
              </w:rPr>
              <w:fldChar w:fldCharType="begin"/>
            </w:r>
            <w:r w:rsidRPr="006F2455">
              <w:rPr>
                <w:rStyle w:val="Hyperlink"/>
                <w:noProof/>
              </w:rPr>
              <w:instrText xml:space="preserve"> </w:instrText>
            </w:r>
            <w:r>
              <w:rPr>
                <w:noProof/>
              </w:rPr>
              <w:instrText>HYPERLINK \l "_Toc216433098"</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19.</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Sociedade de Propósito Específico - SPE</w:t>
            </w:r>
            <w:r>
              <w:rPr>
                <w:noProof/>
                <w:webHidden/>
              </w:rPr>
              <w:tab/>
            </w:r>
            <w:r>
              <w:rPr>
                <w:noProof/>
                <w:webHidden/>
              </w:rPr>
              <w:fldChar w:fldCharType="begin"/>
            </w:r>
            <w:r>
              <w:rPr>
                <w:noProof/>
                <w:webHidden/>
              </w:rPr>
              <w:instrText xml:space="preserve"> PAGEREF _Toc216433098 \h </w:instrText>
            </w:r>
          </w:ins>
          <w:r>
            <w:rPr>
              <w:noProof/>
              <w:webHidden/>
            </w:rPr>
          </w:r>
          <w:ins w:author="Isabela Alves Pereira Oliveira" w:date="2025-12-12T11:57:00Z" w16du:dateUtc="2025-12-12T14:57:00Z" w:id="78">
            <w:r>
              <w:rPr>
                <w:noProof/>
                <w:webHidden/>
              </w:rPr>
              <w:fldChar w:fldCharType="separate"/>
            </w:r>
            <w:r>
              <w:rPr>
                <w:noProof/>
                <w:webHidden/>
              </w:rPr>
              <w:t>67</w:t>
            </w:r>
            <w:r>
              <w:rPr>
                <w:noProof/>
                <w:webHidden/>
              </w:rPr>
              <w:fldChar w:fldCharType="end"/>
            </w:r>
            <w:r w:rsidRPr="006F2455">
              <w:rPr>
                <w:rStyle w:val="Hyperlink"/>
                <w:noProof/>
              </w:rPr>
              <w:fldChar w:fldCharType="end"/>
            </w:r>
          </w:ins>
        </w:p>
        <w:p w:rsidR="00C55F81" w:rsidRDefault="00C55F81" w14:paraId="4D3D3B13" w14:textId="63769C1B">
          <w:pPr>
            <w:pStyle w:val="Sumrio1"/>
            <w:tabs>
              <w:tab w:val="left" w:pos="720"/>
              <w:tab w:val="right" w:leader="dot" w:pos="8494"/>
            </w:tabs>
            <w:rPr>
              <w:ins w:author="Isabela Alves Pereira Oliveira" w:date="2025-12-12T11:57:00Z" w16du:dateUtc="2025-12-12T14:57:00Z" w:id="79"/>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80">
            <w:r w:rsidRPr="006F2455">
              <w:rPr>
                <w:rStyle w:val="Hyperlink"/>
                <w:noProof/>
              </w:rPr>
              <w:fldChar w:fldCharType="begin"/>
            </w:r>
            <w:r w:rsidRPr="006F2455">
              <w:rPr>
                <w:rStyle w:val="Hyperlink"/>
                <w:noProof/>
              </w:rPr>
              <w:instrText xml:space="preserve"> </w:instrText>
            </w:r>
            <w:r>
              <w:rPr>
                <w:noProof/>
              </w:rPr>
              <w:instrText>HYPERLINK \l "_Toc216433099"</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20.</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 Capital Social Mínimo</w:t>
            </w:r>
            <w:r>
              <w:rPr>
                <w:noProof/>
                <w:webHidden/>
              </w:rPr>
              <w:tab/>
            </w:r>
            <w:r>
              <w:rPr>
                <w:noProof/>
                <w:webHidden/>
              </w:rPr>
              <w:fldChar w:fldCharType="begin"/>
            </w:r>
            <w:r>
              <w:rPr>
                <w:noProof/>
                <w:webHidden/>
              </w:rPr>
              <w:instrText xml:space="preserve"> PAGEREF _Toc216433099 \h </w:instrText>
            </w:r>
          </w:ins>
          <w:r>
            <w:rPr>
              <w:noProof/>
              <w:webHidden/>
            </w:rPr>
          </w:r>
          <w:ins w:author="Isabela Alves Pereira Oliveira" w:date="2025-12-12T11:57:00Z" w16du:dateUtc="2025-12-12T14:57:00Z" w:id="81">
            <w:r>
              <w:rPr>
                <w:noProof/>
                <w:webHidden/>
              </w:rPr>
              <w:fldChar w:fldCharType="separate"/>
            </w:r>
            <w:r>
              <w:rPr>
                <w:noProof/>
                <w:webHidden/>
              </w:rPr>
              <w:t>68</w:t>
            </w:r>
            <w:r>
              <w:rPr>
                <w:noProof/>
                <w:webHidden/>
              </w:rPr>
              <w:fldChar w:fldCharType="end"/>
            </w:r>
            <w:r w:rsidRPr="006F2455">
              <w:rPr>
                <w:rStyle w:val="Hyperlink"/>
                <w:noProof/>
              </w:rPr>
              <w:fldChar w:fldCharType="end"/>
            </w:r>
          </w:ins>
        </w:p>
        <w:p w:rsidR="00C55F81" w:rsidRDefault="00C55F81" w14:paraId="4110160E" w14:textId="04F1612A">
          <w:pPr>
            <w:pStyle w:val="Sumrio1"/>
            <w:tabs>
              <w:tab w:val="left" w:pos="720"/>
              <w:tab w:val="right" w:leader="dot" w:pos="8494"/>
            </w:tabs>
            <w:rPr>
              <w:ins w:author="Isabela Alves Pereira Oliveira" w:date="2025-12-12T11:57:00Z" w16du:dateUtc="2025-12-12T14:57:00Z" w:id="82"/>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83">
            <w:r w:rsidRPr="006F2455">
              <w:rPr>
                <w:rStyle w:val="Hyperlink"/>
                <w:noProof/>
              </w:rPr>
              <w:fldChar w:fldCharType="begin"/>
            </w:r>
            <w:r w:rsidRPr="006F2455">
              <w:rPr>
                <w:rStyle w:val="Hyperlink"/>
                <w:noProof/>
              </w:rPr>
              <w:instrText xml:space="preserve"> </w:instrText>
            </w:r>
            <w:r>
              <w:rPr>
                <w:noProof/>
              </w:rPr>
              <w:instrText>HYPERLINK \l "_Toc216433100"</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21.</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Do Financiamento</w:t>
            </w:r>
            <w:r>
              <w:rPr>
                <w:noProof/>
                <w:webHidden/>
              </w:rPr>
              <w:tab/>
            </w:r>
            <w:r>
              <w:rPr>
                <w:noProof/>
                <w:webHidden/>
              </w:rPr>
              <w:fldChar w:fldCharType="begin"/>
            </w:r>
            <w:r>
              <w:rPr>
                <w:noProof/>
                <w:webHidden/>
              </w:rPr>
              <w:instrText xml:space="preserve"> PAGEREF _Toc216433100 \h </w:instrText>
            </w:r>
          </w:ins>
          <w:r>
            <w:rPr>
              <w:noProof/>
              <w:webHidden/>
            </w:rPr>
          </w:r>
          <w:ins w:author="Isabela Alves Pereira Oliveira" w:date="2025-12-12T11:57:00Z" w16du:dateUtc="2025-12-12T14:57:00Z" w:id="84">
            <w:r>
              <w:rPr>
                <w:noProof/>
                <w:webHidden/>
              </w:rPr>
              <w:fldChar w:fldCharType="separate"/>
            </w:r>
            <w:r>
              <w:rPr>
                <w:noProof/>
                <w:webHidden/>
              </w:rPr>
              <w:t>69</w:t>
            </w:r>
            <w:r>
              <w:rPr>
                <w:noProof/>
                <w:webHidden/>
              </w:rPr>
              <w:fldChar w:fldCharType="end"/>
            </w:r>
            <w:r w:rsidRPr="006F2455">
              <w:rPr>
                <w:rStyle w:val="Hyperlink"/>
                <w:noProof/>
              </w:rPr>
              <w:fldChar w:fldCharType="end"/>
            </w:r>
          </w:ins>
        </w:p>
        <w:p w:rsidR="00C55F81" w:rsidRDefault="00C55F81" w14:paraId="212ADBDF" w14:textId="35D484C4">
          <w:pPr>
            <w:pStyle w:val="Sumrio1"/>
            <w:tabs>
              <w:tab w:val="left" w:pos="720"/>
              <w:tab w:val="right" w:leader="dot" w:pos="8494"/>
            </w:tabs>
            <w:rPr>
              <w:ins w:author="Isabela Alves Pereira Oliveira" w:date="2025-12-12T11:57:00Z" w16du:dateUtc="2025-12-12T14:57:00Z" w:id="85"/>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86">
            <w:r w:rsidRPr="006F2455">
              <w:rPr>
                <w:rStyle w:val="Hyperlink"/>
                <w:noProof/>
              </w:rPr>
              <w:fldChar w:fldCharType="begin"/>
            </w:r>
            <w:r w:rsidRPr="006F2455">
              <w:rPr>
                <w:rStyle w:val="Hyperlink"/>
                <w:noProof/>
              </w:rPr>
              <w:instrText xml:space="preserve"> </w:instrText>
            </w:r>
            <w:r>
              <w:rPr>
                <w:noProof/>
              </w:rPr>
              <w:instrText>HYPERLINK \l "_Toc216433101"</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22.</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Assunção do Controle ou Administração Temporária pelos Financiadores</w:t>
            </w:r>
            <w:r>
              <w:rPr>
                <w:noProof/>
                <w:webHidden/>
              </w:rPr>
              <w:tab/>
            </w:r>
            <w:r>
              <w:rPr>
                <w:noProof/>
                <w:webHidden/>
              </w:rPr>
              <w:fldChar w:fldCharType="begin"/>
            </w:r>
            <w:r>
              <w:rPr>
                <w:noProof/>
                <w:webHidden/>
              </w:rPr>
              <w:instrText xml:space="preserve"> PAGEREF _Toc216433101 \h </w:instrText>
            </w:r>
          </w:ins>
          <w:r>
            <w:rPr>
              <w:noProof/>
              <w:webHidden/>
            </w:rPr>
          </w:r>
          <w:ins w:author="Isabela Alves Pereira Oliveira" w:date="2025-12-12T11:57:00Z" w16du:dateUtc="2025-12-12T14:57:00Z" w:id="87">
            <w:r>
              <w:rPr>
                <w:noProof/>
                <w:webHidden/>
              </w:rPr>
              <w:fldChar w:fldCharType="separate"/>
            </w:r>
            <w:r>
              <w:rPr>
                <w:noProof/>
                <w:webHidden/>
              </w:rPr>
              <w:t>70</w:t>
            </w:r>
            <w:r>
              <w:rPr>
                <w:noProof/>
                <w:webHidden/>
              </w:rPr>
              <w:fldChar w:fldCharType="end"/>
            </w:r>
            <w:r w:rsidRPr="006F2455">
              <w:rPr>
                <w:rStyle w:val="Hyperlink"/>
                <w:noProof/>
              </w:rPr>
              <w:fldChar w:fldCharType="end"/>
            </w:r>
          </w:ins>
        </w:p>
        <w:p w:rsidR="00C55F81" w:rsidRDefault="00C55F81" w14:paraId="0441CA1D" w14:textId="61C0A0F6">
          <w:pPr>
            <w:pStyle w:val="Sumrio1"/>
            <w:tabs>
              <w:tab w:val="left" w:pos="720"/>
              <w:tab w:val="right" w:leader="dot" w:pos="8494"/>
            </w:tabs>
            <w:rPr>
              <w:ins w:author="Isabela Alves Pereira Oliveira" w:date="2025-12-12T11:57:00Z" w16du:dateUtc="2025-12-12T14:57:00Z" w:id="88"/>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89">
            <w:r w:rsidRPr="006F2455">
              <w:rPr>
                <w:rStyle w:val="Hyperlink"/>
                <w:noProof/>
              </w:rPr>
              <w:fldChar w:fldCharType="begin"/>
            </w:r>
            <w:r w:rsidRPr="006F2455">
              <w:rPr>
                <w:rStyle w:val="Hyperlink"/>
                <w:noProof/>
              </w:rPr>
              <w:instrText xml:space="preserve"> </w:instrText>
            </w:r>
            <w:r>
              <w:rPr>
                <w:noProof/>
              </w:rPr>
              <w:instrText>HYPERLINK \l "_Toc216433102"</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23.</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Intervenção do Poder Concedente</w:t>
            </w:r>
            <w:r>
              <w:rPr>
                <w:noProof/>
                <w:webHidden/>
              </w:rPr>
              <w:tab/>
            </w:r>
            <w:r>
              <w:rPr>
                <w:noProof/>
                <w:webHidden/>
              </w:rPr>
              <w:fldChar w:fldCharType="begin"/>
            </w:r>
            <w:r>
              <w:rPr>
                <w:noProof/>
                <w:webHidden/>
              </w:rPr>
              <w:instrText xml:space="preserve"> PAGEREF _Toc216433102 \h </w:instrText>
            </w:r>
          </w:ins>
          <w:r>
            <w:rPr>
              <w:noProof/>
              <w:webHidden/>
            </w:rPr>
          </w:r>
          <w:ins w:author="Isabela Alves Pereira Oliveira" w:date="2025-12-12T11:57:00Z" w16du:dateUtc="2025-12-12T14:57:00Z" w:id="90">
            <w:r>
              <w:rPr>
                <w:noProof/>
                <w:webHidden/>
              </w:rPr>
              <w:fldChar w:fldCharType="separate"/>
            </w:r>
            <w:r>
              <w:rPr>
                <w:noProof/>
                <w:webHidden/>
              </w:rPr>
              <w:t>71</w:t>
            </w:r>
            <w:r>
              <w:rPr>
                <w:noProof/>
                <w:webHidden/>
              </w:rPr>
              <w:fldChar w:fldCharType="end"/>
            </w:r>
            <w:r w:rsidRPr="006F2455">
              <w:rPr>
                <w:rStyle w:val="Hyperlink"/>
                <w:noProof/>
              </w:rPr>
              <w:fldChar w:fldCharType="end"/>
            </w:r>
          </w:ins>
        </w:p>
        <w:p w:rsidR="00C55F81" w:rsidRDefault="00C55F81" w14:paraId="6AF374AD" w14:textId="36AE3B44">
          <w:pPr>
            <w:pStyle w:val="Sumrio1"/>
            <w:tabs>
              <w:tab w:val="left" w:pos="720"/>
              <w:tab w:val="right" w:leader="dot" w:pos="8494"/>
            </w:tabs>
            <w:rPr>
              <w:ins w:author="Isabela Alves Pereira Oliveira" w:date="2025-12-12T11:57:00Z" w16du:dateUtc="2025-12-12T14:57:00Z" w:id="91"/>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92">
            <w:r w:rsidRPr="006F2455">
              <w:rPr>
                <w:rStyle w:val="Hyperlink"/>
                <w:noProof/>
              </w:rPr>
              <w:fldChar w:fldCharType="begin"/>
            </w:r>
            <w:r w:rsidRPr="006F2455">
              <w:rPr>
                <w:rStyle w:val="Hyperlink"/>
                <w:noProof/>
              </w:rPr>
              <w:instrText xml:space="preserve"> </w:instrText>
            </w:r>
            <w:r>
              <w:rPr>
                <w:noProof/>
              </w:rPr>
              <w:instrText>HYPERLINK \l "_Toc216433103"</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24.</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Extinção</w:t>
            </w:r>
            <w:r>
              <w:rPr>
                <w:noProof/>
                <w:webHidden/>
              </w:rPr>
              <w:tab/>
            </w:r>
            <w:r>
              <w:rPr>
                <w:noProof/>
                <w:webHidden/>
              </w:rPr>
              <w:fldChar w:fldCharType="begin"/>
            </w:r>
            <w:r>
              <w:rPr>
                <w:noProof/>
                <w:webHidden/>
              </w:rPr>
              <w:instrText xml:space="preserve"> PAGEREF _Toc216433103 \h </w:instrText>
            </w:r>
          </w:ins>
          <w:r>
            <w:rPr>
              <w:noProof/>
              <w:webHidden/>
            </w:rPr>
          </w:r>
          <w:ins w:author="Isabela Alves Pereira Oliveira" w:date="2025-12-12T11:57:00Z" w16du:dateUtc="2025-12-12T14:57:00Z" w:id="93">
            <w:r>
              <w:rPr>
                <w:noProof/>
                <w:webHidden/>
              </w:rPr>
              <w:fldChar w:fldCharType="separate"/>
            </w:r>
            <w:r>
              <w:rPr>
                <w:noProof/>
                <w:webHidden/>
              </w:rPr>
              <w:t>72</w:t>
            </w:r>
            <w:r>
              <w:rPr>
                <w:noProof/>
                <w:webHidden/>
              </w:rPr>
              <w:fldChar w:fldCharType="end"/>
            </w:r>
            <w:r w:rsidRPr="006F2455">
              <w:rPr>
                <w:rStyle w:val="Hyperlink"/>
                <w:noProof/>
              </w:rPr>
              <w:fldChar w:fldCharType="end"/>
            </w:r>
          </w:ins>
        </w:p>
        <w:p w:rsidR="00C55F81" w:rsidRDefault="00C55F81" w14:paraId="18D00F41" w14:textId="747CCDF9">
          <w:pPr>
            <w:pStyle w:val="Sumrio1"/>
            <w:tabs>
              <w:tab w:val="left" w:pos="720"/>
              <w:tab w:val="right" w:leader="dot" w:pos="8494"/>
            </w:tabs>
            <w:rPr>
              <w:ins w:author="Isabela Alves Pereira Oliveira" w:date="2025-12-12T11:57:00Z" w16du:dateUtc="2025-12-12T14:57:00Z" w:id="94"/>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95">
            <w:r w:rsidRPr="006F2455">
              <w:rPr>
                <w:rStyle w:val="Hyperlink"/>
                <w:noProof/>
              </w:rPr>
              <w:fldChar w:fldCharType="begin"/>
            </w:r>
            <w:r w:rsidRPr="006F2455">
              <w:rPr>
                <w:rStyle w:val="Hyperlink"/>
                <w:noProof/>
              </w:rPr>
              <w:instrText xml:space="preserve"> </w:instrText>
            </w:r>
            <w:r>
              <w:rPr>
                <w:noProof/>
              </w:rPr>
              <w:instrText>HYPERLINK \l "_Toc216433104"</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25.</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 Propriedade Intelectual</w:t>
            </w:r>
            <w:r>
              <w:rPr>
                <w:noProof/>
                <w:webHidden/>
              </w:rPr>
              <w:tab/>
            </w:r>
            <w:r>
              <w:rPr>
                <w:noProof/>
                <w:webHidden/>
              </w:rPr>
              <w:fldChar w:fldCharType="begin"/>
            </w:r>
            <w:r>
              <w:rPr>
                <w:noProof/>
                <w:webHidden/>
              </w:rPr>
              <w:instrText xml:space="preserve"> PAGEREF _Toc216433104 \h </w:instrText>
            </w:r>
          </w:ins>
          <w:r>
            <w:rPr>
              <w:noProof/>
              <w:webHidden/>
            </w:rPr>
          </w:r>
          <w:ins w:author="Isabela Alves Pereira Oliveira" w:date="2025-12-12T11:57:00Z" w16du:dateUtc="2025-12-12T14:57:00Z" w:id="96">
            <w:r>
              <w:rPr>
                <w:noProof/>
                <w:webHidden/>
              </w:rPr>
              <w:fldChar w:fldCharType="separate"/>
            </w:r>
            <w:r>
              <w:rPr>
                <w:noProof/>
                <w:webHidden/>
              </w:rPr>
              <w:t>81</w:t>
            </w:r>
            <w:r>
              <w:rPr>
                <w:noProof/>
                <w:webHidden/>
              </w:rPr>
              <w:fldChar w:fldCharType="end"/>
            </w:r>
            <w:r w:rsidRPr="006F2455">
              <w:rPr>
                <w:rStyle w:val="Hyperlink"/>
                <w:noProof/>
              </w:rPr>
              <w:fldChar w:fldCharType="end"/>
            </w:r>
          </w:ins>
        </w:p>
        <w:p w:rsidR="00C55F81" w:rsidRDefault="00C55F81" w14:paraId="00E5F494" w14:textId="00D12814">
          <w:pPr>
            <w:pStyle w:val="Sumrio1"/>
            <w:tabs>
              <w:tab w:val="left" w:pos="720"/>
              <w:tab w:val="right" w:leader="dot" w:pos="8494"/>
            </w:tabs>
            <w:rPr>
              <w:ins w:author="Isabela Alves Pereira Oliveira" w:date="2025-12-12T11:57:00Z" w16du:dateUtc="2025-12-12T14:57:00Z" w:id="97"/>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98">
            <w:r w:rsidRPr="006F2455">
              <w:rPr>
                <w:rStyle w:val="Hyperlink"/>
                <w:noProof/>
              </w:rPr>
              <w:fldChar w:fldCharType="begin"/>
            </w:r>
            <w:r w:rsidRPr="006F2455">
              <w:rPr>
                <w:rStyle w:val="Hyperlink"/>
                <w:noProof/>
              </w:rPr>
              <w:instrText xml:space="preserve"> </w:instrText>
            </w:r>
            <w:r>
              <w:rPr>
                <w:noProof/>
              </w:rPr>
              <w:instrText>HYPERLINK \l "_Toc216433105"</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26.</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Das Disposições Finais</w:t>
            </w:r>
            <w:r>
              <w:rPr>
                <w:noProof/>
                <w:webHidden/>
              </w:rPr>
              <w:tab/>
            </w:r>
            <w:r>
              <w:rPr>
                <w:noProof/>
                <w:webHidden/>
              </w:rPr>
              <w:fldChar w:fldCharType="begin"/>
            </w:r>
            <w:r>
              <w:rPr>
                <w:noProof/>
                <w:webHidden/>
              </w:rPr>
              <w:instrText xml:space="preserve"> PAGEREF _Toc216433105 \h </w:instrText>
            </w:r>
          </w:ins>
          <w:r>
            <w:rPr>
              <w:noProof/>
              <w:webHidden/>
            </w:rPr>
          </w:r>
          <w:ins w:author="Isabela Alves Pereira Oliveira" w:date="2025-12-12T11:57:00Z" w16du:dateUtc="2025-12-12T14:57:00Z" w:id="99">
            <w:r>
              <w:rPr>
                <w:noProof/>
                <w:webHidden/>
              </w:rPr>
              <w:fldChar w:fldCharType="separate"/>
            </w:r>
            <w:r>
              <w:rPr>
                <w:noProof/>
                <w:webHidden/>
              </w:rPr>
              <w:t>82</w:t>
            </w:r>
            <w:r>
              <w:rPr>
                <w:noProof/>
                <w:webHidden/>
              </w:rPr>
              <w:fldChar w:fldCharType="end"/>
            </w:r>
            <w:r w:rsidRPr="006F2455">
              <w:rPr>
                <w:rStyle w:val="Hyperlink"/>
                <w:noProof/>
              </w:rPr>
              <w:fldChar w:fldCharType="end"/>
            </w:r>
          </w:ins>
        </w:p>
        <w:p w:rsidR="00C55F81" w:rsidRDefault="00C55F81" w14:paraId="10E47B94" w14:textId="27E480E9">
          <w:pPr>
            <w:pStyle w:val="Sumrio3"/>
            <w:tabs>
              <w:tab w:val="left" w:pos="1920"/>
              <w:tab w:val="right" w:leader="dot" w:pos="8494"/>
            </w:tabs>
            <w:rPr>
              <w:ins w:author="Isabela Alves Pereira Oliveira" w:date="2025-12-12T11:57:00Z" w16du:dateUtc="2025-12-12T14:57:00Z" w:id="100"/>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101">
            <w:r w:rsidRPr="006F2455">
              <w:rPr>
                <w:rStyle w:val="Hyperlink"/>
                <w:noProof/>
              </w:rPr>
              <w:fldChar w:fldCharType="begin"/>
            </w:r>
            <w:r w:rsidRPr="006F2455">
              <w:rPr>
                <w:rStyle w:val="Hyperlink"/>
                <w:noProof/>
              </w:rPr>
              <w:instrText xml:space="preserve"> </w:instrText>
            </w:r>
            <w:r>
              <w:rPr>
                <w:noProof/>
              </w:rPr>
              <w:instrText>HYPERLINK \l "_Toc216433106"</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rFonts w:cstheme="minorHAnsi"/>
                <w:b/>
                <w:noProof/>
              </w:rPr>
              <w:t>Apêndice 1.</w:t>
            </w:r>
            <w:r>
              <w:rPr>
                <w:rFonts w:asciiTheme="minorHAnsi" w:hAnsiTheme="minorHAnsi" w:eastAsiaTheme="minorEastAsia" w:cstheme="minorBidi"/>
                <w:noProof/>
                <w:kern w:val="2"/>
                <w:sz w:val="24"/>
                <w:szCs w:val="24"/>
                <w:lang w:eastAsia="pt-BR"/>
                <w14:ligatures w14:val="standardContextual"/>
              </w:rPr>
              <w:tab/>
            </w:r>
            <w:r w:rsidRPr="006F2455">
              <w:rPr>
                <w:rStyle w:val="Hyperlink"/>
                <w:rFonts w:cstheme="minorHAnsi"/>
                <w:b/>
                <w:noProof/>
              </w:rPr>
              <w:t>Termo de Aceitação Provisória e Permissão de Uso de Ativos</w:t>
            </w:r>
            <w:r>
              <w:rPr>
                <w:noProof/>
                <w:webHidden/>
              </w:rPr>
              <w:tab/>
            </w:r>
            <w:r>
              <w:rPr>
                <w:noProof/>
                <w:webHidden/>
              </w:rPr>
              <w:fldChar w:fldCharType="begin"/>
            </w:r>
            <w:r>
              <w:rPr>
                <w:noProof/>
                <w:webHidden/>
              </w:rPr>
              <w:instrText xml:space="preserve"> PAGEREF _Toc216433106 \h </w:instrText>
            </w:r>
          </w:ins>
          <w:r>
            <w:rPr>
              <w:noProof/>
              <w:webHidden/>
            </w:rPr>
          </w:r>
          <w:ins w:author="Isabela Alves Pereira Oliveira" w:date="2025-12-12T11:57:00Z" w16du:dateUtc="2025-12-12T14:57:00Z" w:id="102">
            <w:r>
              <w:rPr>
                <w:noProof/>
                <w:webHidden/>
              </w:rPr>
              <w:fldChar w:fldCharType="separate"/>
            </w:r>
            <w:r>
              <w:rPr>
                <w:noProof/>
                <w:webHidden/>
              </w:rPr>
              <w:t>93</w:t>
            </w:r>
            <w:r>
              <w:rPr>
                <w:noProof/>
                <w:webHidden/>
              </w:rPr>
              <w:fldChar w:fldCharType="end"/>
            </w:r>
            <w:r w:rsidRPr="006F2455">
              <w:rPr>
                <w:rStyle w:val="Hyperlink"/>
                <w:noProof/>
              </w:rPr>
              <w:fldChar w:fldCharType="end"/>
            </w:r>
          </w:ins>
        </w:p>
        <w:p w:rsidR="00C55F81" w:rsidRDefault="00C55F81" w14:paraId="28659DE2" w14:textId="13D6C4A0">
          <w:pPr>
            <w:pStyle w:val="Sumrio3"/>
            <w:tabs>
              <w:tab w:val="left" w:pos="1920"/>
              <w:tab w:val="right" w:leader="dot" w:pos="8494"/>
            </w:tabs>
            <w:rPr>
              <w:ins w:author="Isabela Alves Pereira Oliveira" w:date="2025-12-12T11:57:00Z" w16du:dateUtc="2025-12-12T14:57:00Z" w:id="103"/>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104">
            <w:r w:rsidRPr="006F2455">
              <w:rPr>
                <w:rStyle w:val="Hyperlink"/>
                <w:noProof/>
              </w:rPr>
              <w:fldChar w:fldCharType="begin"/>
            </w:r>
            <w:r w:rsidRPr="006F2455">
              <w:rPr>
                <w:rStyle w:val="Hyperlink"/>
                <w:noProof/>
              </w:rPr>
              <w:instrText xml:space="preserve"> </w:instrText>
            </w:r>
            <w:r>
              <w:rPr>
                <w:noProof/>
              </w:rPr>
              <w:instrText>HYPERLINK \l "_Toc216433107"</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rFonts w:cstheme="minorHAnsi"/>
                <w:b/>
                <w:noProof/>
              </w:rPr>
              <w:t>Apêndice 2.</w:t>
            </w:r>
            <w:r>
              <w:rPr>
                <w:rFonts w:asciiTheme="minorHAnsi" w:hAnsiTheme="minorHAnsi" w:eastAsiaTheme="minorEastAsia" w:cstheme="minorBidi"/>
                <w:noProof/>
                <w:kern w:val="2"/>
                <w:sz w:val="24"/>
                <w:szCs w:val="24"/>
                <w:lang w:eastAsia="pt-BR"/>
                <w14:ligatures w14:val="standardContextual"/>
              </w:rPr>
              <w:tab/>
            </w:r>
            <w:r w:rsidRPr="006F2455">
              <w:rPr>
                <w:rStyle w:val="Hyperlink"/>
                <w:rFonts w:cstheme="minorHAnsi"/>
                <w:b/>
                <w:noProof/>
              </w:rPr>
              <w:t>Termo de Aceitação Definitiva e Permissão de Uso de Ativos</w:t>
            </w:r>
            <w:r>
              <w:rPr>
                <w:noProof/>
                <w:webHidden/>
              </w:rPr>
              <w:tab/>
            </w:r>
            <w:r>
              <w:rPr>
                <w:noProof/>
                <w:webHidden/>
              </w:rPr>
              <w:fldChar w:fldCharType="begin"/>
            </w:r>
            <w:r>
              <w:rPr>
                <w:noProof/>
                <w:webHidden/>
              </w:rPr>
              <w:instrText xml:space="preserve"> PAGEREF _Toc216433107 \h </w:instrText>
            </w:r>
          </w:ins>
          <w:r>
            <w:rPr>
              <w:noProof/>
              <w:webHidden/>
            </w:rPr>
          </w:r>
          <w:ins w:author="Isabela Alves Pereira Oliveira" w:date="2025-12-12T11:57:00Z" w16du:dateUtc="2025-12-12T14:57:00Z" w:id="105">
            <w:r>
              <w:rPr>
                <w:noProof/>
                <w:webHidden/>
              </w:rPr>
              <w:fldChar w:fldCharType="separate"/>
            </w:r>
            <w:r>
              <w:rPr>
                <w:noProof/>
                <w:webHidden/>
              </w:rPr>
              <w:t>97</w:t>
            </w:r>
            <w:r>
              <w:rPr>
                <w:noProof/>
                <w:webHidden/>
              </w:rPr>
              <w:fldChar w:fldCharType="end"/>
            </w:r>
            <w:r w:rsidRPr="006F2455">
              <w:rPr>
                <w:rStyle w:val="Hyperlink"/>
                <w:noProof/>
              </w:rPr>
              <w:fldChar w:fldCharType="end"/>
            </w:r>
          </w:ins>
        </w:p>
        <w:p w:rsidR="00C55F81" w:rsidRDefault="00C55F81" w14:paraId="5D66A028" w14:textId="4647F053">
          <w:pPr>
            <w:pStyle w:val="Sumrio3"/>
            <w:tabs>
              <w:tab w:val="left" w:pos="1920"/>
              <w:tab w:val="right" w:leader="dot" w:pos="8494"/>
            </w:tabs>
            <w:rPr>
              <w:ins w:author="Isabela Alves Pereira Oliveira" w:date="2025-12-12T11:57:00Z" w16du:dateUtc="2025-12-12T14:57:00Z" w:id="106"/>
              <w:rFonts w:asciiTheme="minorHAnsi" w:hAnsiTheme="minorHAnsi" w:eastAsiaTheme="minorEastAsia" w:cstheme="minorBidi"/>
              <w:noProof/>
              <w:kern w:val="2"/>
              <w:sz w:val="24"/>
              <w:szCs w:val="24"/>
              <w:lang w:eastAsia="pt-BR"/>
              <w14:ligatures w14:val="standardContextual"/>
            </w:rPr>
          </w:pPr>
          <w:ins w:author="Isabela Alves Pereira Oliveira" w:date="2025-12-12T11:57:00Z" w16du:dateUtc="2025-12-12T14:57:00Z" w:id="107">
            <w:r w:rsidRPr="006F2455">
              <w:rPr>
                <w:rStyle w:val="Hyperlink"/>
                <w:noProof/>
              </w:rPr>
              <w:fldChar w:fldCharType="begin"/>
            </w:r>
            <w:r w:rsidRPr="006F2455">
              <w:rPr>
                <w:rStyle w:val="Hyperlink"/>
                <w:noProof/>
              </w:rPr>
              <w:instrText xml:space="preserve"> </w:instrText>
            </w:r>
            <w:r>
              <w:rPr>
                <w:noProof/>
              </w:rPr>
              <w:instrText>HYPERLINK \l "_Toc216433108"</w:instrText>
            </w:r>
            <w:r w:rsidRPr="006F2455">
              <w:rPr>
                <w:rStyle w:val="Hyperlink"/>
                <w:noProof/>
              </w:rPr>
              <w:instrText xml:space="preserve"> </w:instrText>
            </w:r>
            <w:r w:rsidRPr="006F2455">
              <w:rPr>
                <w:rStyle w:val="Hyperlink"/>
                <w:noProof/>
              </w:rPr>
            </w:r>
            <w:r w:rsidRPr="006F2455">
              <w:rPr>
                <w:rStyle w:val="Hyperlink"/>
                <w:noProof/>
              </w:rPr>
              <w:fldChar w:fldCharType="separate"/>
            </w:r>
            <w:r w:rsidRPr="006F2455">
              <w:rPr>
                <w:rStyle w:val="Hyperlink"/>
                <w:b/>
                <w:noProof/>
              </w:rPr>
              <w:t>Apêndice 3.</w:t>
            </w:r>
            <w:r>
              <w:rPr>
                <w:rFonts w:asciiTheme="minorHAnsi" w:hAnsiTheme="minorHAnsi" w:eastAsiaTheme="minorEastAsia" w:cstheme="minorBidi"/>
                <w:noProof/>
                <w:kern w:val="2"/>
                <w:sz w:val="24"/>
                <w:szCs w:val="24"/>
                <w:lang w:eastAsia="pt-BR"/>
                <w14:ligatures w14:val="standardContextual"/>
              </w:rPr>
              <w:tab/>
            </w:r>
            <w:r w:rsidRPr="006F2455">
              <w:rPr>
                <w:rStyle w:val="Hyperlink"/>
                <w:b/>
                <w:noProof/>
              </w:rPr>
              <w:t>Requisitos do Plano Básico de Implantação</w:t>
            </w:r>
            <w:r>
              <w:rPr>
                <w:noProof/>
                <w:webHidden/>
              </w:rPr>
              <w:tab/>
            </w:r>
            <w:r>
              <w:rPr>
                <w:noProof/>
                <w:webHidden/>
              </w:rPr>
              <w:fldChar w:fldCharType="begin"/>
            </w:r>
            <w:r>
              <w:rPr>
                <w:noProof/>
                <w:webHidden/>
              </w:rPr>
              <w:instrText xml:space="preserve"> PAGEREF _Toc216433108 \h </w:instrText>
            </w:r>
          </w:ins>
          <w:r>
            <w:rPr>
              <w:noProof/>
              <w:webHidden/>
            </w:rPr>
          </w:r>
          <w:ins w:author="Isabela Alves Pereira Oliveira" w:date="2025-12-12T11:57:00Z" w16du:dateUtc="2025-12-12T14:57:00Z" w:id="108">
            <w:r>
              <w:rPr>
                <w:noProof/>
                <w:webHidden/>
              </w:rPr>
              <w:fldChar w:fldCharType="separate"/>
            </w:r>
            <w:r>
              <w:rPr>
                <w:noProof/>
                <w:webHidden/>
              </w:rPr>
              <w:t>102</w:t>
            </w:r>
            <w:r>
              <w:rPr>
                <w:noProof/>
                <w:webHidden/>
              </w:rPr>
              <w:fldChar w:fldCharType="end"/>
            </w:r>
            <w:r w:rsidRPr="006F2455">
              <w:rPr>
                <w:rStyle w:val="Hyperlink"/>
                <w:noProof/>
              </w:rPr>
              <w:fldChar w:fldCharType="end"/>
            </w:r>
          </w:ins>
        </w:p>
        <w:p w:rsidR="005E09F8" w:rsidDel="00DA0233" w:rsidRDefault="005E09F8" w14:paraId="0AF67FF2" w14:textId="451B17CD">
          <w:pPr>
            <w:pStyle w:val="Sumrio1"/>
            <w:tabs>
              <w:tab w:val="left" w:pos="440"/>
              <w:tab w:val="right" w:leader="dot" w:pos="8494"/>
            </w:tabs>
            <w:rPr>
              <w:del w:author="Isabela Alves Pereira Oliveira" w:date="2025-12-12T09:24:00Z" w16du:dateUtc="2025-12-12T12:24:00Z" w:id="10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10">
            <w:r w:rsidRPr="00DA0233" w:rsidDel="00DA0233">
              <w:rPr>
                <w:rPrChange w:author="Isabela Alves Pereira Oliveira" w:date="2025-12-12T09:24:00Z" w16du:dateUtc="2025-12-12T12:24:00Z" w:id="111">
                  <w:rPr>
                    <w:rStyle w:val="Hyperlink"/>
                    <w:b/>
                    <w:noProof/>
                  </w:rPr>
                </w:rPrChange>
              </w:rPr>
              <w:delText>1.</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12">
                  <w:rPr>
                    <w:rStyle w:val="Hyperlink"/>
                    <w:b/>
                    <w:noProof/>
                  </w:rPr>
                </w:rPrChange>
              </w:rPr>
              <w:delText>Das Disposições Iniciais</w:delText>
            </w:r>
            <w:r w:rsidDel="00DA0233">
              <w:rPr>
                <w:noProof/>
                <w:webHidden/>
              </w:rPr>
              <w:tab/>
            </w:r>
            <w:r w:rsidDel="00DA0233">
              <w:rPr>
                <w:noProof/>
                <w:webHidden/>
              </w:rPr>
              <w:delText>5</w:delText>
            </w:r>
          </w:del>
        </w:p>
        <w:p w:rsidR="005E09F8" w:rsidDel="00DA0233" w:rsidRDefault="005E09F8" w14:paraId="2D971CDD" w14:textId="3DF3E4C7">
          <w:pPr>
            <w:pStyle w:val="Sumrio1"/>
            <w:tabs>
              <w:tab w:val="left" w:pos="440"/>
              <w:tab w:val="right" w:leader="dot" w:pos="8494"/>
            </w:tabs>
            <w:rPr>
              <w:del w:author="Isabela Alves Pereira Oliveira" w:date="2025-12-12T09:24:00Z" w16du:dateUtc="2025-12-12T12:24:00Z" w:id="11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14">
            <w:r w:rsidRPr="00DA0233" w:rsidDel="00DA0233">
              <w:rPr>
                <w:rPrChange w:author="Isabela Alves Pereira Oliveira" w:date="2025-12-12T09:24:00Z" w16du:dateUtc="2025-12-12T12:24:00Z" w:id="115">
                  <w:rPr>
                    <w:rStyle w:val="Hyperlink"/>
                    <w:b/>
                    <w:noProof/>
                  </w:rPr>
                </w:rPrChange>
              </w:rPr>
              <w:delText>2.</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16">
                  <w:rPr>
                    <w:rStyle w:val="Hyperlink"/>
                    <w:rFonts w:eastAsia="Spranq eco sans"/>
                    <w:b/>
                    <w:noProof/>
                  </w:rPr>
                </w:rPrChange>
              </w:rPr>
              <w:delText>Do Objeto</w:delText>
            </w:r>
            <w:r w:rsidDel="00DA0233">
              <w:rPr>
                <w:noProof/>
                <w:webHidden/>
              </w:rPr>
              <w:tab/>
            </w:r>
            <w:r w:rsidDel="00DA0233">
              <w:rPr>
                <w:noProof/>
                <w:webHidden/>
              </w:rPr>
              <w:delText>14</w:delText>
            </w:r>
          </w:del>
        </w:p>
        <w:p w:rsidR="005E09F8" w:rsidDel="00DA0233" w:rsidRDefault="005E09F8" w14:paraId="193B1BBC" w14:textId="0DAB2EE7">
          <w:pPr>
            <w:pStyle w:val="Sumrio1"/>
            <w:tabs>
              <w:tab w:val="left" w:pos="440"/>
              <w:tab w:val="right" w:leader="dot" w:pos="8494"/>
            </w:tabs>
            <w:rPr>
              <w:del w:author="Isabela Alves Pereira Oliveira" w:date="2025-12-12T09:24:00Z" w16du:dateUtc="2025-12-12T12:24:00Z" w:id="11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18">
            <w:r w:rsidRPr="00DA0233" w:rsidDel="00DA0233">
              <w:rPr>
                <w:rPrChange w:author="Isabela Alves Pereira Oliveira" w:date="2025-12-12T09:24:00Z" w16du:dateUtc="2025-12-12T12:24:00Z" w:id="119">
                  <w:rPr>
                    <w:rStyle w:val="Hyperlink"/>
                    <w:rFonts w:eastAsia="Spranq eco sans"/>
                    <w:b/>
                    <w:noProof/>
                  </w:rPr>
                </w:rPrChange>
              </w:rPr>
              <w:delText>3.</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20">
                  <w:rPr>
                    <w:rStyle w:val="Hyperlink"/>
                    <w:rFonts w:eastAsia="Spranq eco sans"/>
                    <w:b/>
                    <w:noProof/>
                  </w:rPr>
                </w:rPrChange>
              </w:rPr>
              <w:delText>Das Áreas e Da Infraestrutura Públicas do Arrendamento</w:delText>
            </w:r>
            <w:r w:rsidDel="00DA0233">
              <w:rPr>
                <w:noProof/>
                <w:webHidden/>
              </w:rPr>
              <w:tab/>
            </w:r>
            <w:r w:rsidDel="00DA0233">
              <w:rPr>
                <w:noProof/>
                <w:webHidden/>
              </w:rPr>
              <w:delText>14</w:delText>
            </w:r>
          </w:del>
        </w:p>
        <w:p w:rsidR="005E09F8" w:rsidDel="00DA0233" w:rsidRDefault="005E09F8" w14:paraId="0BA3BFC9" w14:textId="03AD379A">
          <w:pPr>
            <w:pStyle w:val="Sumrio1"/>
            <w:tabs>
              <w:tab w:val="left" w:pos="440"/>
              <w:tab w:val="right" w:leader="dot" w:pos="8494"/>
            </w:tabs>
            <w:rPr>
              <w:del w:author="Isabela Alves Pereira Oliveira" w:date="2025-12-12T09:24:00Z" w16du:dateUtc="2025-12-12T12:24:00Z" w:id="12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22">
            <w:r w:rsidRPr="00DA0233" w:rsidDel="00DA0233">
              <w:rPr>
                <w:rPrChange w:author="Isabela Alves Pereira Oliveira" w:date="2025-12-12T09:24:00Z" w16du:dateUtc="2025-12-12T12:24:00Z" w:id="123">
                  <w:rPr>
                    <w:rStyle w:val="Hyperlink"/>
                    <w:b/>
                    <w:noProof/>
                  </w:rPr>
                </w:rPrChange>
              </w:rPr>
              <w:delText>4.</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24">
                  <w:rPr>
                    <w:rStyle w:val="Hyperlink"/>
                    <w:b/>
                    <w:noProof/>
                  </w:rPr>
                </w:rPrChange>
              </w:rPr>
              <w:delText>Do Prazo do Arrendamento</w:delText>
            </w:r>
            <w:r w:rsidDel="00DA0233">
              <w:rPr>
                <w:noProof/>
                <w:webHidden/>
              </w:rPr>
              <w:tab/>
            </w:r>
            <w:r w:rsidDel="00DA0233">
              <w:rPr>
                <w:noProof/>
                <w:webHidden/>
              </w:rPr>
              <w:delText>16</w:delText>
            </w:r>
          </w:del>
        </w:p>
        <w:p w:rsidR="005E09F8" w:rsidDel="00DA0233" w:rsidRDefault="005E09F8" w14:paraId="2401363F" w14:textId="122CE0DF">
          <w:pPr>
            <w:pStyle w:val="Sumrio1"/>
            <w:tabs>
              <w:tab w:val="left" w:pos="440"/>
              <w:tab w:val="right" w:leader="dot" w:pos="8494"/>
            </w:tabs>
            <w:rPr>
              <w:del w:author="Isabela Alves Pereira Oliveira" w:date="2025-12-12T09:24:00Z" w16du:dateUtc="2025-12-12T12:24:00Z" w:id="125"/>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26">
            <w:r w:rsidRPr="00DA0233" w:rsidDel="00DA0233">
              <w:rPr>
                <w:rPrChange w:author="Isabela Alves Pereira Oliveira" w:date="2025-12-12T09:24:00Z" w16du:dateUtc="2025-12-12T12:24:00Z" w:id="127">
                  <w:rPr>
                    <w:rStyle w:val="Hyperlink"/>
                    <w:b/>
                    <w:noProof/>
                  </w:rPr>
                </w:rPrChange>
              </w:rPr>
              <w:delText>5.</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28">
                  <w:rPr>
                    <w:rStyle w:val="Hyperlink"/>
                    <w:b/>
                    <w:noProof/>
                  </w:rPr>
                </w:rPrChange>
              </w:rPr>
              <w:delText>Do Plano Básico de Implantação - PBI</w:delText>
            </w:r>
            <w:r w:rsidDel="00DA0233">
              <w:rPr>
                <w:noProof/>
                <w:webHidden/>
              </w:rPr>
              <w:tab/>
            </w:r>
            <w:r w:rsidDel="00DA0233">
              <w:rPr>
                <w:noProof/>
                <w:webHidden/>
              </w:rPr>
              <w:delText>19</w:delText>
            </w:r>
          </w:del>
        </w:p>
        <w:p w:rsidR="005E09F8" w:rsidDel="00DA0233" w:rsidRDefault="005E09F8" w14:paraId="5D8AD984" w14:textId="2D5D7843">
          <w:pPr>
            <w:pStyle w:val="Sumrio1"/>
            <w:tabs>
              <w:tab w:val="left" w:pos="440"/>
              <w:tab w:val="right" w:leader="dot" w:pos="8494"/>
            </w:tabs>
            <w:rPr>
              <w:del w:author="Isabela Alves Pereira Oliveira" w:date="2025-12-12T09:24:00Z" w16du:dateUtc="2025-12-12T12:24:00Z" w:id="12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30">
            <w:r w:rsidRPr="00DA0233" w:rsidDel="00DA0233">
              <w:rPr>
                <w:rPrChange w:author="Isabela Alves Pereira Oliveira" w:date="2025-12-12T09:24:00Z" w16du:dateUtc="2025-12-12T12:24:00Z" w:id="131">
                  <w:rPr>
                    <w:rStyle w:val="Hyperlink"/>
                    <w:b/>
                    <w:noProof/>
                  </w:rPr>
                </w:rPrChange>
              </w:rPr>
              <w:delText>6.</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32">
                  <w:rPr>
                    <w:rStyle w:val="Hyperlink"/>
                    <w:b/>
                    <w:noProof/>
                  </w:rPr>
                </w:rPrChange>
              </w:rPr>
              <w:delText>Da Transferência do Controle Societário da Arrendatária ou do Arrendamento</w:delText>
            </w:r>
            <w:r w:rsidDel="00DA0233">
              <w:rPr>
                <w:noProof/>
                <w:webHidden/>
              </w:rPr>
              <w:tab/>
            </w:r>
            <w:r w:rsidDel="00DA0233">
              <w:rPr>
                <w:noProof/>
                <w:webHidden/>
              </w:rPr>
              <w:delText>20</w:delText>
            </w:r>
          </w:del>
        </w:p>
        <w:p w:rsidR="005E09F8" w:rsidDel="00DA0233" w:rsidRDefault="005E09F8" w14:paraId="32C7737F" w14:textId="3F544D09">
          <w:pPr>
            <w:pStyle w:val="Sumrio1"/>
            <w:tabs>
              <w:tab w:val="left" w:pos="440"/>
              <w:tab w:val="right" w:leader="dot" w:pos="8494"/>
            </w:tabs>
            <w:rPr>
              <w:del w:author="Isabela Alves Pereira Oliveira" w:date="2025-12-12T09:24:00Z" w16du:dateUtc="2025-12-12T12:24:00Z" w:id="13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34">
            <w:r w:rsidRPr="00DA0233" w:rsidDel="00DA0233">
              <w:rPr>
                <w:rPrChange w:author="Isabela Alves Pereira Oliveira" w:date="2025-12-12T09:24:00Z" w16du:dateUtc="2025-12-12T12:24:00Z" w:id="135">
                  <w:rPr>
                    <w:rStyle w:val="Hyperlink"/>
                    <w:b/>
                    <w:noProof/>
                  </w:rPr>
                </w:rPrChange>
              </w:rPr>
              <w:delText>7.</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36">
                  <w:rPr>
                    <w:rStyle w:val="Hyperlink"/>
                    <w:b/>
                    <w:noProof/>
                  </w:rPr>
                </w:rPrChange>
              </w:rPr>
              <w:delText>Das Obrigações e Prerrogativas das Partes</w:delText>
            </w:r>
            <w:r w:rsidDel="00DA0233">
              <w:rPr>
                <w:noProof/>
                <w:webHidden/>
              </w:rPr>
              <w:tab/>
            </w:r>
            <w:r w:rsidDel="00DA0233">
              <w:rPr>
                <w:noProof/>
                <w:webHidden/>
              </w:rPr>
              <w:delText>21</w:delText>
            </w:r>
          </w:del>
        </w:p>
        <w:p w:rsidR="005E09F8" w:rsidDel="00DA0233" w:rsidRDefault="005E09F8" w14:paraId="28A6A11C" w14:textId="1FA89D5B">
          <w:pPr>
            <w:pStyle w:val="Sumrio1"/>
            <w:tabs>
              <w:tab w:val="left" w:pos="440"/>
              <w:tab w:val="right" w:leader="dot" w:pos="8494"/>
            </w:tabs>
            <w:rPr>
              <w:del w:author="Isabela Alves Pereira Oliveira" w:date="2025-12-12T09:24:00Z" w16du:dateUtc="2025-12-12T12:24:00Z" w:id="13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38">
            <w:r w:rsidRPr="00DA0233" w:rsidDel="00DA0233">
              <w:rPr>
                <w:rPrChange w:author="Isabela Alves Pereira Oliveira" w:date="2025-12-12T09:24:00Z" w16du:dateUtc="2025-12-12T12:24:00Z" w:id="139">
                  <w:rPr>
                    <w:rStyle w:val="Hyperlink"/>
                    <w:b/>
                    <w:noProof/>
                  </w:rPr>
                </w:rPrChange>
              </w:rPr>
              <w:delText>8.</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40">
                  <w:rPr>
                    <w:rStyle w:val="Hyperlink"/>
                    <w:b/>
                    <w:noProof/>
                  </w:rPr>
                </w:rPrChange>
              </w:rPr>
              <w:delText>Dos Direitos e Obrigações dos Usuários</w:delText>
            </w:r>
            <w:r w:rsidDel="00DA0233">
              <w:rPr>
                <w:noProof/>
                <w:webHidden/>
              </w:rPr>
              <w:tab/>
            </w:r>
            <w:r w:rsidDel="00DA0233">
              <w:rPr>
                <w:noProof/>
                <w:webHidden/>
              </w:rPr>
              <w:delText>36</w:delText>
            </w:r>
          </w:del>
        </w:p>
        <w:p w:rsidR="005E09F8" w:rsidDel="00DA0233" w:rsidRDefault="005E09F8" w14:paraId="1B7F7E13" w14:textId="1CF5F800">
          <w:pPr>
            <w:pStyle w:val="Sumrio1"/>
            <w:tabs>
              <w:tab w:val="left" w:pos="440"/>
              <w:tab w:val="right" w:leader="dot" w:pos="8494"/>
            </w:tabs>
            <w:rPr>
              <w:del w:author="Isabela Alves Pereira Oliveira" w:date="2025-12-12T09:24:00Z" w16du:dateUtc="2025-12-12T12:24:00Z" w:id="14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42">
            <w:r w:rsidRPr="00DA0233" w:rsidDel="00DA0233">
              <w:rPr>
                <w:rPrChange w:author="Isabela Alves Pereira Oliveira" w:date="2025-12-12T09:24:00Z" w16du:dateUtc="2025-12-12T12:24:00Z" w:id="143">
                  <w:rPr>
                    <w:rStyle w:val="Hyperlink"/>
                    <w:b/>
                    <w:noProof/>
                  </w:rPr>
                </w:rPrChange>
              </w:rPr>
              <w:delText>9.</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44">
                  <w:rPr>
                    <w:rStyle w:val="Hyperlink"/>
                    <w:b/>
                    <w:noProof/>
                  </w:rPr>
                </w:rPrChange>
              </w:rPr>
              <w:delText>Do Valor Estimado do Contrato, das Condições de Pagamento e Reajuste de Valores</w:delText>
            </w:r>
            <w:r w:rsidDel="00DA0233">
              <w:rPr>
                <w:noProof/>
                <w:webHidden/>
              </w:rPr>
              <w:tab/>
            </w:r>
            <w:r w:rsidDel="00DA0233">
              <w:rPr>
                <w:noProof/>
                <w:webHidden/>
              </w:rPr>
              <w:delText>37</w:delText>
            </w:r>
          </w:del>
        </w:p>
        <w:p w:rsidR="005E09F8" w:rsidDel="00DA0233" w:rsidRDefault="005E09F8" w14:paraId="05145CA6" w14:textId="05D0F379">
          <w:pPr>
            <w:pStyle w:val="Sumrio1"/>
            <w:tabs>
              <w:tab w:val="left" w:pos="720"/>
              <w:tab w:val="right" w:leader="dot" w:pos="8494"/>
            </w:tabs>
            <w:rPr>
              <w:del w:author="Isabela Alves Pereira Oliveira" w:date="2025-12-12T09:24:00Z" w16du:dateUtc="2025-12-12T12:24:00Z" w:id="145"/>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46">
            <w:r w:rsidRPr="00DA0233" w:rsidDel="00DA0233">
              <w:rPr>
                <w:rPrChange w:author="Isabela Alves Pereira Oliveira" w:date="2025-12-12T09:24:00Z" w16du:dateUtc="2025-12-12T12:24:00Z" w:id="147">
                  <w:rPr>
                    <w:rStyle w:val="Hyperlink"/>
                    <w:b/>
                    <w:noProof/>
                  </w:rPr>
                </w:rPrChange>
              </w:rPr>
              <w:delText>10.</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48">
                  <w:rPr>
                    <w:rStyle w:val="Hyperlink"/>
                    <w:b/>
                    <w:noProof/>
                  </w:rPr>
                </w:rPrChange>
              </w:rPr>
              <w:delText>Da Remuneração da Arrendatária</w:delText>
            </w:r>
            <w:r w:rsidDel="00DA0233">
              <w:rPr>
                <w:noProof/>
                <w:webHidden/>
              </w:rPr>
              <w:tab/>
            </w:r>
            <w:r w:rsidDel="00DA0233">
              <w:rPr>
                <w:noProof/>
                <w:webHidden/>
              </w:rPr>
              <w:delText>42</w:delText>
            </w:r>
          </w:del>
        </w:p>
        <w:p w:rsidR="005E09F8" w:rsidDel="00DA0233" w:rsidRDefault="005E09F8" w14:paraId="7932F330" w14:textId="29C23BE1">
          <w:pPr>
            <w:pStyle w:val="Sumrio1"/>
            <w:tabs>
              <w:tab w:val="left" w:pos="720"/>
              <w:tab w:val="right" w:leader="dot" w:pos="8494"/>
            </w:tabs>
            <w:rPr>
              <w:del w:author="Isabela Alves Pereira Oliveira" w:date="2025-12-12T09:24:00Z" w16du:dateUtc="2025-12-12T12:24:00Z" w:id="14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50">
            <w:r w:rsidRPr="00DA0233" w:rsidDel="00DA0233">
              <w:rPr>
                <w:rPrChange w:author="Isabela Alves Pereira Oliveira" w:date="2025-12-12T09:24:00Z" w16du:dateUtc="2025-12-12T12:24:00Z" w:id="151">
                  <w:rPr>
                    <w:rStyle w:val="Hyperlink"/>
                    <w:b/>
                    <w:noProof/>
                  </w:rPr>
                </w:rPrChange>
              </w:rPr>
              <w:delText>11.</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52">
                  <w:rPr>
                    <w:rStyle w:val="Hyperlink"/>
                    <w:b/>
                    <w:noProof/>
                  </w:rPr>
                </w:rPrChange>
              </w:rPr>
              <w:delText>Da Contratação de Terceiros</w:delText>
            </w:r>
            <w:r w:rsidDel="00DA0233">
              <w:rPr>
                <w:noProof/>
                <w:webHidden/>
              </w:rPr>
              <w:tab/>
            </w:r>
            <w:r w:rsidDel="00DA0233">
              <w:rPr>
                <w:noProof/>
                <w:webHidden/>
              </w:rPr>
              <w:delText>42</w:delText>
            </w:r>
          </w:del>
        </w:p>
        <w:p w:rsidR="005E09F8" w:rsidDel="00DA0233" w:rsidRDefault="005E09F8" w14:paraId="32A8830E" w14:textId="22C240F8">
          <w:pPr>
            <w:pStyle w:val="Sumrio1"/>
            <w:tabs>
              <w:tab w:val="left" w:pos="720"/>
              <w:tab w:val="right" w:leader="dot" w:pos="8494"/>
            </w:tabs>
            <w:rPr>
              <w:del w:author="Isabela Alves Pereira Oliveira" w:date="2025-12-12T09:24:00Z" w16du:dateUtc="2025-12-12T12:24:00Z" w:id="15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54">
            <w:r w:rsidRPr="00DA0233" w:rsidDel="00DA0233">
              <w:rPr>
                <w:rPrChange w:author="Isabela Alves Pereira Oliveira" w:date="2025-12-12T09:24:00Z" w16du:dateUtc="2025-12-12T12:24:00Z" w:id="155">
                  <w:rPr>
                    <w:rStyle w:val="Hyperlink"/>
                    <w:b/>
                    <w:noProof/>
                  </w:rPr>
                </w:rPrChange>
              </w:rPr>
              <w:delText>12.</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56">
                  <w:rPr>
                    <w:rStyle w:val="Hyperlink"/>
                    <w:b/>
                    <w:noProof/>
                  </w:rPr>
                </w:rPrChange>
              </w:rPr>
              <w:delText>Das Obrigações e Passivos ambientais</w:delText>
            </w:r>
            <w:r w:rsidDel="00DA0233">
              <w:rPr>
                <w:noProof/>
                <w:webHidden/>
              </w:rPr>
              <w:tab/>
            </w:r>
            <w:r w:rsidDel="00DA0233">
              <w:rPr>
                <w:noProof/>
                <w:webHidden/>
              </w:rPr>
              <w:delText>44</w:delText>
            </w:r>
          </w:del>
        </w:p>
        <w:p w:rsidR="005E09F8" w:rsidDel="00DA0233" w:rsidRDefault="005E09F8" w14:paraId="05B88B6D" w14:textId="11F3841C">
          <w:pPr>
            <w:pStyle w:val="Sumrio1"/>
            <w:tabs>
              <w:tab w:val="left" w:pos="720"/>
              <w:tab w:val="right" w:leader="dot" w:pos="8494"/>
            </w:tabs>
            <w:rPr>
              <w:del w:author="Isabela Alves Pereira Oliveira" w:date="2025-12-12T09:24:00Z" w16du:dateUtc="2025-12-12T12:24:00Z" w:id="15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58">
            <w:r w:rsidRPr="00DA0233" w:rsidDel="00DA0233">
              <w:rPr>
                <w:rPrChange w:author="Isabela Alves Pereira Oliveira" w:date="2025-12-12T09:24:00Z" w16du:dateUtc="2025-12-12T12:24:00Z" w:id="159">
                  <w:rPr>
                    <w:rStyle w:val="Hyperlink"/>
                    <w:b/>
                    <w:noProof/>
                  </w:rPr>
                </w:rPrChange>
              </w:rPr>
              <w:delText>13.</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60">
                  <w:rPr>
                    <w:rStyle w:val="Hyperlink"/>
                    <w:b/>
                    <w:noProof/>
                  </w:rPr>
                </w:rPrChange>
              </w:rPr>
              <w:delText>Da Alocação de Riscos</w:delText>
            </w:r>
            <w:r w:rsidDel="00DA0233">
              <w:rPr>
                <w:noProof/>
                <w:webHidden/>
              </w:rPr>
              <w:tab/>
            </w:r>
            <w:r w:rsidDel="00DA0233">
              <w:rPr>
                <w:noProof/>
                <w:webHidden/>
              </w:rPr>
              <w:delText>46</w:delText>
            </w:r>
          </w:del>
        </w:p>
        <w:p w:rsidR="005E09F8" w:rsidDel="00DA0233" w:rsidRDefault="005E09F8" w14:paraId="13C99830" w14:textId="318AE3BF">
          <w:pPr>
            <w:pStyle w:val="Sumrio1"/>
            <w:tabs>
              <w:tab w:val="left" w:pos="720"/>
              <w:tab w:val="right" w:leader="dot" w:pos="8494"/>
            </w:tabs>
            <w:rPr>
              <w:del w:author="Isabela Alves Pereira Oliveira" w:date="2025-12-12T09:24:00Z" w16du:dateUtc="2025-12-12T12:24:00Z" w:id="16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62">
            <w:r w:rsidRPr="00DA0233" w:rsidDel="00DA0233">
              <w:rPr>
                <w:rPrChange w:author="Isabela Alves Pereira Oliveira" w:date="2025-12-12T09:24:00Z" w16du:dateUtc="2025-12-12T12:24:00Z" w:id="163">
                  <w:rPr>
                    <w:rStyle w:val="Hyperlink"/>
                    <w:b/>
                    <w:noProof/>
                  </w:rPr>
                </w:rPrChange>
              </w:rPr>
              <w:delText>14.</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64">
                  <w:rPr>
                    <w:rStyle w:val="Hyperlink"/>
                    <w:b/>
                    <w:noProof/>
                  </w:rPr>
                </w:rPrChange>
              </w:rPr>
              <w:delText>Da Revisão Extraordinária para Recomposição do Equilíbrio Econômico-Financeiro</w:delText>
            </w:r>
            <w:r w:rsidDel="00DA0233">
              <w:rPr>
                <w:noProof/>
                <w:webHidden/>
              </w:rPr>
              <w:tab/>
            </w:r>
            <w:r w:rsidDel="00DA0233">
              <w:rPr>
                <w:noProof/>
                <w:webHidden/>
              </w:rPr>
              <w:delText>53</w:delText>
            </w:r>
          </w:del>
        </w:p>
        <w:p w:rsidR="005E09F8" w:rsidDel="00DA0233" w:rsidRDefault="005E09F8" w14:paraId="37E016C5" w14:textId="06AF41D8">
          <w:pPr>
            <w:pStyle w:val="Sumrio1"/>
            <w:tabs>
              <w:tab w:val="left" w:pos="720"/>
              <w:tab w:val="right" w:leader="dot" w:pos="8494"/>
            </w:tabs>
            <w:rPr>
              <w:del w:author="Isabela Alves Pereira Oliveira" w:date="2025-12-12T09:24:00Z" w16du:dateUtc="2025-12-12T12:24:00Z" w:id="165"/>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66">
            <w:r w:rsidRPr="00DA0233" w:rsidDel="00DA0233">
              <w:rPr>
                <w:rPrChange w:author="Isabela Alves Pereira Oliveira" w:date="2025-12-12T09:24:00Z" w16du:dateUtc="2025-12-12T12:24:00Z" w:id="167">
                  <w:rPr>
                    <w:rStyle w:val="Hyperlink"/>
                    <w:b/>
                    <w:noProof/>
                  </w:rPr>
                </w:rPrChange>
              </w:rPr>
              <w:delText>15.</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68">
                  <w:rPr>
                    <w:rStyle w:val="Hyperlink"/>
                    <w:b/>
                    <w:noProof/>
                  </w:rPr>
                </w:rPrChange>
              </w:rPr>
              <w:delText>Dos Bens do Arrendamento</w:delText>
            </w:r>
            <w:r w:rsidDel="00DA0233">
              <w:rPr>
                <w:noProof/>
                <w:webHidden/>
              </w:rPr>
              <w:tab/>
            </w:r>
            <w:r w:rsidDel="00DA0233">
              <w:rPr>
                <w:noProof/>
                <w:webHidden/>
              </w:rPr>
              <w:delText>55</w:delText>
            </w:r>
          </w:del>
        </w:p>
        <w:p w:rsidR="005E09F8" w:rsidDel="00DA0233" w:rsidRDefault="005E09F8" w14:paraId="2AD65949" w14:textId="798495D9">
          <w:pPr>
            <w:pStyle w:val="Sumrio1"/>
            <w:tabs>
              <w:tab w:val="left" w:pos="720"/>
              <w:tab w:val="right" w:leader="dot" w:pos="8494"/>
            </w:tabs>
            <w:rPr>
              <w:del w:author="Isabela Alves Pereira Oliveira" w:date="2025-12-12T09:24:00Z" w16du:dateUtc="2025-12-12T12:24:00Z" w:id="16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70">
            <w:r w:rsidRPr="00DA0233" w:rsidDel="00DA0233">
              <w:rPr>
                <w:rPrChange w:author="Isabela Alves Pereira Oliveira" w:date="2025-12-12T09:24:00Z" w16du:dateUtc="2025-12-12T12:24:00Z" w:id="171">
                  <w:rPr>
                    <w:rStyle w:val="Hyperlink"/>
                    <w:b/>
                    <w:noProof/>
                  </w:rPr>
                </w:rPrChange>
              </w:rPr>
              <w:delText>16.</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72">
                  <w:rPr>
                    <w:rStyle w:val="Hyperlink"/>
                    <w:b/>
                    <w:noProof/>
                  </w:rPr>
                </w:rPrChange>
              </w:rPr>
              <w:delText>Dos Seguros</w:delText>
            </w:r>
            <w:r w:rsidDel="00DA0233">
              <w:rPr>
                <w:noProof/>
                <w:webHidden/>
              </w:rPr>
              <w:tab/>
            </w:r>
            <w:r w:rsidDel="00DA0233">
              <w:rPr>
                <w:noProof/>
                <w:webHidden/>
              </w:rPr>
              <w:delText>58</w:delText>
            </w:r>
          </w:del>
        </w:p>
        <w:p w:rsidR="005E09F8" w:rsidDel="00DA0233" w:rsidRDefault="005E09F8" w14:paraId="7C2C1790" w14:textId="593A5FEA">
          <w:pPr>
            <w:pStyle w:val="Sumrio1"/>
            <w:tabs>
              <w:tab w:val="left" w:pos="720"/>
              <w:tab w:val="right" w:leader="dot" w:pos="8494"/>
            </w:tabs>
            <w:rPr>
              <w:del w:author="Isabela Alves Pereira Oliveira" w:date="2025-12-12T09:24:00Z" w16du:dateUtc="2025-12-12T12:24:00Z" w:id="17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74">
            <w:r w:rsidRPr="00DA0233" w:rsidDel="00DA0233">
              <w:rPr>
                <w:rPrChange w:author="Isabela Alves Pereira Oliveira" w:date="2025-12-12T09:24:00Z" w16du:dateUtc="2025-12-12T12:24:00Z" w:id="175">
                  <w:rPr>
                    <w:rStyle w:val="Hyperlink"/>
                    <w:b/>
                    <w:noProof/>
                  </w:rPr>
                </w:rPrChange>
              </w:rPr>
              <w:delText>17.</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76">
                  <w:rPr>
                    <w:rStyle w:val="Hyperlink"/>
                    <w:b/>
                    <w:noProof/>
                  </w:rPr>
                </w:rPrChange>
              </w:rPr>
              <w:delText>Da Fiscalização pela ANTAQ</w:delText>
            </w:r>
            <w:r w:rsidDel="00DA0233">
              <w:rPr>
                <w:noProof/>
                <w:webHidden/>
              </w:rPr>
              <w:tab/>
            </w:r>
            <w:r w:rsidDel="00DA0233">
              <w:rPr>
                <w:noProof/>
                <w:webHidden/>
              </w:rPr>
              <w:delText>63</w:delText>
            </w:r>
          </w:del>
        </w:p>
        <w:p w:rsidR="005E09F8" w:rsidDel="00DA0233" w:rsidRDefault="005E09F8" w14:paraId="4290EB8B" w14:textId="0E4F925C">
          <w:pPr>
            <w:pStyle w:val="Sumrio1"/>
            <w:tabs>
              <w:tab w:val="left" w:pos="720"/>
              <w:tab w:val="right" w:leader="dot" w:pos="8494"/>
            </w:tabs>
            <w:rPr>
              <w:del w:author="Isabela Alves Pereira Oliveira" w:date="2025-12-12T09:24:00Z" w16du:dateUtc="2025-12-12T12:24:00Z" w:id="17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78">
            <w:r w:rsidRPr="00DA0233" w:rsidDel="00DA0233">
              <w:rPr>
                <w:rPrChange w:author="Isabela Alves Pereira Oliveira" w:date="2025-12-12T09:24:00Z" w16du:dateUtc="2025-12-12T12:24:00Z" w:id="179">
                  <w:rPr>
                    <w:rStyle w:val="Hyperlink"/>
                    <w:b/>
                    <w:noProof/>
                  </w:rPr>
                </w:rPrChange>
              </w:rPr>
              <w:delText>18.</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80">
                  <w:rPr>
                    <w:rStyle w:val="Hyperlink"/>
                    <w:b/>
                    <w:noProof/>
                  </w:rPr>
                </w:rPrChange>
              </w:rPr>
              <w:delText>Das Penalidades</w:delText>
            </w:r>
            <w:r w:rsidDel="00DA0233">
              <w:rPr>
                <w:noProof/>
                <w:webHidden/>
              </w:rPr>
              <w:tab/>
            </w:r>
            <w:r w:rsidDel="00DA0233">
              <w:rPr>
                <w:noProof/>
                <w:webHidden/>
              </w:rPr>
              <w:delText>64</w:delText>
            </w:r>
          </w:del>
        </w:p>
        <w:p w:rsidR="005E09F8" w:rsidDel="00DA0233" w:rsidRDefault="005E09F8" w14:paraId="4CA913A1" w14:textId="73867B0D">
          <w:pPr>
            <w:pStyle w:val="Sumrio1"/>
            <w:tabs>
              <w:tab w:val="left" w:pos="720"/>
              <w:tab w:val="right" w:leader="dot" w:pos="8494"/>
            </w:tabs>
            <w:rPr>
              <w:del w:author="Isabela Alves Pereira Oliveira" w:date="2025-12-12T09:24:00Z" w16du:dateUtc="2025-12-12T12:24:00Z" w:id="18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82">
            <w:r w:rsidRPr="00DA0233" w:rsidDel="00DA0233">
              <w:rPr>
                <w:rPrChange w:author="Isabela Alves Pereira Oliveira" w:date="2025-12-12T09:24:00Z" w16du:dateUtc="2025-12-12T12:24:00Z" w:id="183">
                  <w:rPr>
                    <w:rStyle w:val="Hyperlink"/>
                    <w:b/>
                    <w:noProof/>
                  </w:rPr>
                </w:rPrChange>
              </w:rPr>
              <w:delText>19.</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84">
                  <w:rPr>
                    <w:rStyle w:val="Hyperlink"/>
                    <w:b/>
                    <w:noProof/>
                  </w:rPr>
                </w:rPrChange>
              </w:rPr>
              <w:delText>Da Sociedade de Propósito Específico - SPE</w:delText>
            </w:r>
            <w:r w:rsidDel="00DA0233">
              <w:rPr>
                <w:noProof/>
                <w:webHidden/>
              </w:rPr>
              <w:tab/>
            </w:r>
            <w:r w:rsidDel="00DA0233">
              <w:rPr>
                <w:noProof/>
                <w:webHidden/>
              </w:rPr>
              <w:delText>66</w:delText>
            </w:r>
          </w:del>
        </w:p>
        <w:p w:rsidR="005E09F8" w:rsidDel="00DA0233" w:rsidRDefault="005E09F8" w14:paraId="0D62E30E" w14:textId="1E757AC2">
          <w:pPr>
            <w:pStyle w:val="Sumrio1"/>
            <w:tabs>
              <w:tab w:val="left" w:pos="720"/>
              <w:tab w:val="right" w:leader="dot" w:pos="8494"/>
            </w:tabs>
            <w:rPr>
              <w:del w:author="Isabela Alves Pereira Oliveira" w:date="2025-12-12T09:24:00Z" w16du:dateUtc="2025-12-12T12:24:00Z" w:id="185"/>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86">
            <w:r w:rsidRPr="00DA0233" w:rsidDel="00DA0233">
              <w:rPr>
                <w:rPrChange w:author="Isabela Alves Pereira Oliveira" w:date="2025-12-12T09:24:00Z" w16du:dateUtc="2025-12-12T12:24:00Z" w:id="187">
                  <w:rPr>
                    <w:rStyle w:val="Hyperlink"/>
                    <w:b/>
                    <w:noProof/>
                  </w:rPr>
                </w:rPrChange>
              </w:rPr>
              <w:delText>20.</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88">
                  <w:rPr>
                    <w:rStyle w:val="Hyperlink"/>
                    <w:b/>
                    <w:noProof/>
                  </w:rPr>
                </w:rPrChange>
              </w:rPr>
              <w:delText>Do Capital Social Mínimo</w:delText>
            </w:r>
            <w:r w:rsidDel="00DA0233">
              <w:rPr>
                <w:noProof/>
                <w:webHidden/>
              </w:rPr>
              <w:tab/>
            </w:r>
            <w:r w:rsidDel="00DA0233">
              <w:rPr>
                <w:noProof/>
                <w:webHidden/>
              </w:rPr>
              <w:delText>66</w:delText>
            </w:r>
          </w:del>
        </w:p>
        <w:p w:rsidR="005E09F8" w:rsidDel="00DA0233" w:rsidRDefault="005E09F8" w14:paraId="25AD4237" w14:textId="3DBCCB84">
          <w:pPr>
            <w:pStyle w:val="Sumrio1"/>
            <w:tabs>
              <w:tab w:val="left" w:pos="720"/>
              <w:tab w:val="right" w:leader="dot" w:pos="8494"/>
            </w:tabs>
            <w:rPr>
              <w:del w:author="Isabela Alves Pereira Oliveira" w:date="2025-12-12T09:24:00Z" w16du:dateUtc="2025-12-12T12:24:00Z" w:id="18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90">
            <w:r w:rsidRPr="00DA0233" w:rsidDel="00DA0233">
              <w:rPr>
                <w:rPrChange w:author="Isabela Alves Pereira Oliveira" w:date="2025-12-12T09:24:00Z" w16du:dateUtc="2025-12-12T12:24:00Z" w:id="191">
                  <w:rPr>
                    <w:rStyle w:val="Hyperlink"/>
                    <w:b/>
                    <w:noProof/>
                  </w:rPr>
                </w:rPrChange>
              </w:rPr>
              <w:delText>21.</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92">
                  <w:rPr>
                    <w:rStyle w:val="Hyperlink"/>
                    <w:b/>
                    <w:noProof/>
                  </w:rPr>
                </w:rPrChange>
              </w:rPr>
              <w:delText>Do Financiamento</w:delText>
            </w:r>
            <w:r w:rsidDel="00DA0233">
              <w:rPr>
                <w:noProof/>
                <w:webHidden/>
              </w:rPr>
              <w:tab/>
            </w:r>
            <w:r w:rsidDel="00DA0233">
              <w:rPr>
                <w:noProof/>
                <w:webHidden/>
              </w:rPr>
              <w:delText>67</w:delText>
            </w:r>
          </w:del>
        </w:p>
        <w:p w:rsidR="005E09F8" w:rsidDel="00DA0233" w:rsidRDefault="005E09F8" w14:paraId="02D1FF51" w14:textId="3A028787">
          <w:pPr>
            <w:pStyle w:val="Sumrio1"/>
            <w:tabs>
              <w:tab w:val="left" w:pos="720"/>
              <w:tab w:val="right" w:leader="dot" w:pos="8494"/>
            </w:tabs>
            <w:rPr>
              <w:del w:author="Isabela Alves Pereira Oliveira" w:date="2025-12-12T09:24:00Z" w16du:dateUtc="2025-12-12T12:24:00Z" w:id="19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94">
            <w:r w:rsidRPr="00DA0233" w:rsidDel="00DA0233">
              <w:rPr>
                <w:rPrChange w:author="Isabela Alves Pereira Oliveira" w:date="2025-12-12T09:24:00Z" w16du:dateUtc="2025-12-12T12:24:00Z" w:id="195">
                  <w:rPr>
                    <w:rStyle w:val="Hyperlink"/>
                    <w:b/>
                    <w:noProof/>
                  </w:rPr>
                </w:rPrChange>
              </w:rPr>
              <w:delText>22.</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196">
                  <w:rPr>
                    <w:rStyle w:val="Hyperlink"/>
                    <w:b/>
                    <w:noProof/>
                  </w:rPr>
                </w:rPrChange>
              </w:rPr>
              <w:delText>Da Assunção do Controle ou Administração Temporária pelos Financiadores</w:delText>
            </w:r>
            <w:r w:rsidDel="00DA0233">
              <w:rPr>
                <w:noProof/>
                <w:webHidden/>
              </w:rPr>
              <w:tab/>
            </w:r>
            <w:r w:rsidDel="00DA0233">
              <w:rPr>
                <w:noProof/>
                <w:webHidden/>
              </w:rPr>
              <w:delText>68</w:delText>
            </w:r>
          </w:del>
        </w:p>
        <w:p w:rsidR="005E09F8" w:rsidDel="00DA0233" w:rsidRDefault="005E09F8" w14:paraId="4D3C76E7" w14:textId="1464FA58">
          <w:pPr>
            <w:pStyle w:val="Sumrio1"/>
            <w:tabs>
              <w:tab w:val="left" w:pos="720"/>
              <w:tab w:val="right" w:leader="dot" w:pos="8494"/>
            </w:tabs>
            <w:rPr>
              <w:del w:author="Isabela Alves Pereira Oliveira" w:date="2025-12-12T09:24:00Z" w16du:dateUtc="2025-12-12T12:24:00Z" w:id="19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198">
            <w:r w:rsidRPr="00DA0233" w:rsidDel="00DA0233">
              <w:rPr>
                <w:rPrChange w:author="Isabela Alves Pereira Oliveira" w:date="2025-12-12T09:24:00Z" w16du:dateUtc="2025-12-12T12:24:00Z" w:id="199">
                  <w:rPr>
                    <w:rStyle w:val="Hyperlink"/>
                    <w:b/>
                    <w:noProof/>
                  </w:rPr>
                </w:rPrChange>
              </w:rPr>
              <w:delText>23.</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00">
                  <w:rPr>
                    <w:rStyle w:val="Hyperlink"/>
                    <w:b/>
                    <w:noProof/>
                  </w:rPr>
                </w:rPrChange>
              </w:rPr>
              <w:delText>Da Intervenção do Poder Concedente</w:delText>
            </w:r>
            <w:r w:rsidDel="00DA0233">
              <w:rPr>
                <w:noProof/>
                <w:webHidden/>
              </w:rPr>
              <w:tab/>
            </w:r>
            <w:r w:rsidDel="00DA0233">
              <w:rPr>
                <w:noProof/>
                <w:webHidden/>
              </w:rPr>
              <w:delText>69</w:delText>
            </w:r>
          </w:del>
        </w:p>
        <w:p w:rsidR="005E09F8" w:rsidDel="00DA0233" w:rsidRDefault="005E09F8" w14:paraId="23AA69C4" w14:textId="1B06964C">
          <w:pPr>
            <w:pStyle w:val="Sumrio1"/>
            <w:tabs>
              <w:tab w:val="left" w:pos="720"/>
              <w:tab w:val="right" w:leader="dot" w:pos="8494"/>
            </w:tabs>
            <w:rPr>
              <w:del w:author="Isabela Alves Pereira Oliveira" w:date="2025-12-12T09:24:00Z" w16du:dateUtc="2025-12-12T12:24:00Z" w:id="20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02">
            <w:r w:rsidRPr="00DA0233" w:rsidDel="00DA0233">
              <w:rPr>
                <w:rPrChange w:author="Isabela Alves Pereira Oliveira" w:date="2025-12-12T09:24:00Z" w16du:dateUtc="2025-12-12T12:24:00Z" w:id="203">
                  <w:rPr>
                    <w:rStyle w:val="Hyperlink"/>
                    <w:b/>
                    <w:noProof/>
                  </w:rPr>
                </w:rPrChange>
              </w:rPr>
              <w:delText>24.</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04">
                  <w:rPr>
                    <w:rStyle w:val="Hyperlink"/>
                    <w:b/>
                    <w:noProof/>
                  </w:rPr>
                </w:rPrChange>
              </w:rPr>
              <w:delText>Da Extinção</w:delText>
            </w:r>
            <w:r w:rsidDel="00DA0233">
              <w:rPr>
                <w:noProof/>
                <w:webHidden/>
              </w:rPr>
              <w:tab/>
            </w:r>
            <w:r w:rsidDel="00DA0233">
              <w:rPr>
                <w:noProof/>
                <w:webHidden/>
              </w:rPr>
              <w:delText>70</w:delText>
            </w:r>
          </w:del>
        </w:p>
        <w:p w:rsidR="005E09F8" w:rsidDel="00DA0233" w:rsidRDefault="005E09F8" w14:paraId="5BA8599F" w14:textId="4C492E73">
          <w:pPr>
            <w:pStyle w:val="Sumrio1"/>
            <w:tabs>
              <w:tab w:val="left" w:pos="720"/>
              <w:tab w:val="right" w:leader="dot" w:pos="8494"/>
            </w:tabs>
            <w:rPr>
              <w:del w:author="Isabela Alves Pereira Oliveira" w:date="2025-12-12T09:24:00Z" w16du:dateUtc="2025-12-12T12:24:00Z" w:id="205"/>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06">
            <w:r w:rsidRPr="00DA0233" w:rsidDel="00DA0233">
              <w:rPr>
                <w:rPrChange w:author="Isabela Alves Pereira Oliveira" w:date="2025-12-12T09:24:00Z" w16du:dateUtc="2025-12-12T12:24:00Z" w:id="207">
                  <w:rPr>
                    <w:rStyle w:val="Hyperlink"/>
                    <w:b/>
                    <w:noProof/>
                  </w:rPr>
                </w:rPrChange>
              </w:rPr>
              <w:delText>25.</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08">
                  <w:rPr>
                    <w:rStyle w:val="Hyperlink"/>
                    <w:b/>
                    <w:noProof/>
                  </w:rPr>
                </w:rPrChange>
              </w:rPr>
              <w:delText>Da Propriedade Intelectual</w:delText>
            </w:r>
            <w:r w:rsidDel="00DA0233">
              <w:rPr>
                <w:noProof/>
                <w:webHidden/>
              </w:rPr>
              <w:tab/>
            </w:r>
            <w:r w:rsidDel="00DA0233">
              <w:rPr>
                <w:noProof/>
                <w:webHidden/>
              </w:rPr>
              <w:delText>79</w:delText>
            </w:r>
          </w:del>
        </w:p>
        <w:p w:rsidR="005E09F8" w:rsidDel="00DA0233" w:rsidRDefault="005E09F8" w14:paraId="6483054C" w14:textId="766D89CA">
          <w:pPr>
            <w:pStyle w:val="Sumrio1"/>
            <w:tabs>
              <w:tab w:val="left" w:pos="720"/>
              <w:tab w:val="right" w:leader="dot" w:pos="8494"/>
            </w:tabs>
            <w:rPr>
              <w:del w:author="Isabela Alves Pereira Oliveira" w:date="2025-12-12T09:24:00Z" w16du:dateUtc="2025-12-12T12:24:00Z" w:id="209"/>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10">
            <w:r w:rsidRPr="00DA0233" w:rsidDel="00DA0233">
              <w:rPr>
                <w:rPrChange w:author="Isabela Alves Pereira Oliveira" w:date="2025-12-12T09:24:00Z" w16du:dateUtc="2025-12-12T12:24:00Z" w:id="211">
                  <w:rPr>
                    <w:rStyle w:val="Hyperlink"/>
                    <w:b/>
                    <w:noProof/>
                  </w:rPr>
                </w:rPrChange>
              </w:rPr>
              <w:delText>26.</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12">
                  <w:rPr>
                    <w:rStyle w:val="Hyperlink"/>
                    <w:b/>
                    <w:noProof/>
                  </w:rPr>
                </w:rPrChange>
              </w:rPr>
              <w:delText>Das Disposições Finais</w:delText>
            </w:r>
            <w:r w:rsidDel="00DA0233">
              <w:rPr>
                <w:noProof/>
                <w:webHidden/>
              </w:rPr>
              <w:tab/>
            </w:r>
            <w:r w:rsidDel="00DA0233">
              <w:rPr>
                <w:noProof/>
                <w:webHidden/>
              </w:rPr>
              <w:delText>80</w:delText>
            </w:r>
          </w:del>
        </w:p>
        <w:p w:rsidR="005E09F8" w:rsidDel="00DA0233" w:rsidRDefault="005E09F8" w14:paraId="116F1AF7" w14:textId="7F27082F">
          <w:pPr>
            <w:pStyle w:val="Sumrio3"/>
            <w:tabs>
              <w:tab w:val="left" w:pos="1920"/>
              <w:tab w:val="right" w:leader="dot" w:pos="8494"/>
            </w:tabs>
            <w:rPr>
              <w:del w:author="Isabela Alves Pereira Oliveira" w:date="2025-12-12T09:24:00Z" w16du:dateUtc="2025-12-12T12:24:00Z" w:id="213"/>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14">
            <w:r w:rsidRPr="00DA0233" w:rsidDel="00DA0233">
              <w:rPr>
                <w:rPrChange w:author="Isabela Alves Pereira Oliveira" w:date="2025-12-12T09:24:00Z" w16du:dateUtc="2025-12-12T12:24:00Z" w:id="215">
                  <w:rPr>
                    <w:rStyle w:val="Hyperlink"/>
                    <w:rFonts w:cstheme="minorHAnsi"/>
                    <w:b/>
                    <w:noProof/>
                  </w:rPr>
                </w:rPrChange>
              </w:rPr>
              <w:delText>Apêndice 1.</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16">
                  <w:rPr>
                    <w:rStyle w:val="Hyperlink"/>
                    <w:rFonts w:cstheme="minorHAnsi"/>
                    <w:b/>
                    <w:noProof/>
                  </w:rPr>
                </w:rPrChange>
              </w:rPr>
              <w:delText>Termo de Aceitação Provisória e Permissão de Uso de Ativos</w:delText>
            </w:r>
            <w:r w:rsidDel="00DA0233">
              <w:rPr>
                <w:noProof/>
                <w:webHidden/>
              </w:rPr>
              <w:tab/>
            </w:r>
            <w:r w:rsidDel="00DA0233">
              <w:rPr>
                <w:noProof/>
                <w:webHidden/>
              </w:rPr>
              <w:delText>91</w:delText>
            </w:r>
          </w:del>
        </w:p>
        <w:p w:rsidR="005E09F8" w:rsidDel="00DA0233" w:rsidRDefault="005E09F8" w14:paraId="6E6A2DD9" w14:textId="414964C0">
          <w:pPr>
            <w:pStyle w:val="Sumrio3"/>
            <w:tabs>
              <w:tab w:val="left" w:pos="1920"/>
              <w:tab w:val="right" w:leader="dot" w:pos="8494"/>
            </w:tabs>
            <w:rPr>
              <w:del w:author="Isabela Alves Pereira Oliveira" w:date="2025-12-12T09:24:00Z" w16du:dateUtc="2025-12-12T12:24:00Z" w:id="217"/>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18">
            <w:r w:rsidRPr="00DA0233" w:rsidDel="00DA0233">
              <w:rPr>
                <w:rPrChange w:author="Isabela Alves Pereira Oliveira" w:date="2025-12-12T09:24:00Z" w16du:dateUtc="2025-12-12T12:24:00Z" w:id="219">
                  <w:rPr>
                    <w:rStyle w:val="Hyperlink"/>
                    <w:rFonts w:cstheme="minorHAnsi"/>
                    <w:b/>
                    <w:noProof/>
                  </w:rPr>
                </w:rPrChange>
              </w:rPr>
              <w:delText>Apêndice 2.</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20">
                  <w:rPr>
                    <w:rStyle w:val="Hyperlink"/>
                    <w:rFonts w:cstheme="minorHAnsi"/>
                    <w:b/>
                    <w:noProof/>
                  </w:rPr>
                </w:rPrChange>
              </w:rPr>
              <w:delText>Termo de Aceitação Definitiva e Permissão de Uso de Ativos</w:delText>
            </w:r>
            <w:r w:rsidDel="00DA0233">
              <w:rPr>
                <w:noProof/>
                <w:webHidden/>
              </w:rPr>
              <w:tab/>
            </w:r>
            <w:r w:rsidDel="00DA0233">
              <w:rPr>
                <w:noProof/>
                <w:webHidden/>
              </w:rPr>
              <w:delText>95</w:delText>
            </w:r>
          </w:del>
        </w:p>
        <w:p w:rsidR="005E09F8" w:rsidDel="00DA0233" w:rsidRDefault="005E09F8" w14:paraId="7A6DDFE8" w14:textId="17807D01">
          <w:pPr>
            <w:pStyle w:val="Sumrio3"/>
            <w:tabs>
              <w:tab w:val="left" w:pos="1920"/>
              <w:tab w:val="right" w:leader="dot" w:pos="8494"/>
            </w:tabs>
            <w:rPr>
              <w:del w:author="Isabela Alves Pereira Oliveira" w:date="2025-12-12T09:24:00Z" w16du:dateUtc="2025-12-12T12:24:00Z" w:id="221"/>
              <w:rFonts w:asciiTheme="minorHAnsi" w:hAnsiTheme="minorHAnsi" w:eastAsiaTheme="minorEastAsia" w:cstheme="minorBidi"/>
              <w:noProof/>
              <w:kern w:val="2"/>
              <w:sz w:val="24"/>
              <w:szCs w:val="24"/>
              <w:lang w:eastAsia="pt-BR"/>
              <w14:ligatures w14:val="standardContextual"/>
            </w:rPr>
          </w:pPr>
          <w:del w:author="Isabela Alves Pereira Oliveira" w:date="2025-12-12T09:24:00Z" w16du:dateUtc="2025-12-12T12:24:00Z" w:id="222">
            <w:r w:rsidRPr="00DA0233" w:rsidDel="00DA0233">
              <w:rPr>
                <w:rPrChange w:author="Isabela Alves Pereira Oliveira" w:date="2025-12-12T09:24:00Z" w16du:dateUtc="2025-12-12T12:24:00Z" w:id="223">
                  <w:rPr>
                    <w:rStyle w:val="Hyperlink"/>
                    <w:b/>
                    <w:noProof/>
                  </w:rPr>
                </w:rPrChange>
              </w:rPr>
              <w:delText>Apêndice 3.</w:delText>
            </w:r>
            <w:r w:rsidDel="00DA0233">
              <w:rPr>
                <w:rFonts w:asciiTheme="minorHAnsi" w:hAnsiTheme="minorHAnsi" w:eastAsiaTheme="minorEastAsia" w:cstheme="minorBidi"/>
                <w:noProof/>
                <w:kern w:val="2"/>
                <w:sz w:val="24"/>
                <w:szCs w:val="24"/>
                <w:lang w:eastAsia="pt-BR"/>
                <w14:ligatures w14:val="standardContextual"/>
              </w:rPr>
              <w:tab/>
            </w:r>
            <w:r w:rsidRPr="00DA0233" w:rsidDel="00DA0233">
              <w:rPr>
                <w:rPrChange w:author="Isabela Alves Pereira Oliveira" w:date="2025-12-12T09:24:00Z" w16du:dateUtc="2025-12-12T12:24:00Z" w:id="224">
                  <w:rPr>
                    <w:rStyle w:val="Hyperlink"/>
                    <w:b/>
                    <w:noProof/>
                  </w:rPr>
                </w:rPrChange>
              </w:rPr>
              <w:delText>Requisitos do Plano Básico de Implantação</w:delText>
            </w:r>
            <w:r w:rsidDel="00DA0233">
              <w:rPr>
                <w:noProof/>
                <w:webHidden/>
              </w:rPr>
              <w:tab/>
            </w:r>
            <w:r w:rsidDel="00DA0233">
              <w:rPr>
                <w:noProof/>
                <w:webHidden/>
              </w:rPr>
              <w:delText>100</w:delText>
            </w:r>
          </w:del>
        </w:p>
        <w:p w:rsidRPr="000666B6" w:rsidR="000666B6" w:rsidP="000666B6" w:rsidRDefault="000666B6" w14:paraId="1C34105A" w14:textId="6433ADB5">
          <w:r>
            <w:rPr>
              <w:b/>
              <w:bCs/>
            </w:rPr>
            <w:fldChar w:fldCharType="end"/>
          </w:r>
        </w:p>
      </w:sdtContent>
    </w:sdt>
    <w:p w:rsidR="000666B6" w:rsidRDefault="000666B6" w14:paraId="07204C9C" w14:textId="77777777">
      <w:pPr>
        <w:spacing w:after="0" w:line="240" w:lineRule="auto"/>
        <w:rPr>
          <w:rFonts w:asciiTheme="minorHAnsi" w:hAnsiTheme="minorHAnsi" w:cstheme="minorBidi"/>
          <w:b/>
          <w:bCs/>
        </w:rPr>
      </w:pPr>
      <w:r>
        <w:rPr>
          <w:rFonts w:cstheme="minorBidi"/>
          <w:b/>
        </w:rPr>
        <w:br w:type="page"/>
      </w:r>
    </w:p>
    <w:p w:rsidRPr="00105F2B" w:rsidR="005F6644" w:rsidP="4E15ECE3" w:rsidRDefault="005F6644" w14:paraId="36FCBBBF" w14:textId="6F71543C">
      <w:pPr>
        <w:pStyle w:val="MinutadeContrato"/>
        <w:ind w:left="4253"/>
        <w:rPr>
          <w:rFonts w:cs="Arial" w:cstheme="minorBidi"/>
          <w:b w:val="1"/>
          <w:bCs w:val="1"/>
        </w:rPr>
      </w:pPr>
      <w:r w:rsidRPr="4E15ECE3" w:rsidR="75ED5905">
        <w:rPr>
          <w:rFonts w:cs="Arial" w:cstheme="minorBidi"/>
          <w:b w:val="1"/>
          <w:bCs w:val="1"/>
        </w:rPr>
        <w:t xml:space="preserve">CONTRATO DE ARRENDAMENTO Nº </w:t>
      </w:r>
      <w:ins w:author="Isaac Lucas Souza Bezerra" w:date="2026-02-23T19:02:31.346Z" w16du:dateUtc="2026-02-23T19:02:31.346Z" w:id="1757937531">
        <w:r w:rsidRPr="4E15ECE3" w:rsidR="7375CBBB">
          <w:rPr>
            <w:rFonts w:cs="Arial" w:cstheme="minorBidi"/>
            <w:b w:val="1"/>
            <w:bCs w:val="1"/>
          </w:rPr>
          <w:t xml:space="preserve">{{ </w:t>
        </w:r>
        <w:r w:rsidRPr="4E15ECE3" w:rsidR="7375CBBB">
          <w:rPr>
            <w:rFonts w:cs="Arial" w:cstheme="minorBidi"/>
            <w:b w:val="1"/>
            <w:bCs w:val="1"/>
          </w:rPr>
          <w:t>numero_contrato</w:t>
        </w:r>
      </w:ins>
      <w:ins w:author="Isaac Lucas Souza Bezerra" w:date="2026-02-23T19:34:54.232Z" w16du:dateUtc="2026-02-23T19:34:54.232Z" w:id="1390386851">
        <w:r w:rsidRPr="4E15ECE3" w:rsidR="7B0EB1B6">
          <w:rPr>
            <w:rFonts w:cs="Arial" w:cstheme="minorBidi"/>
            <w:b w:val="1"/>
            <w:bCs w:val="1"/>
          </w:rPr>
          <w:t xml:space="preserve"> </w:t>
        </w:r>
        <w:r w:rsidRPr="4E15ECE3" w:rsidR="7B0EB1B6">
          <w:rPr>
            <w:rFonts w:cs="Arial" w:cstheme="minorBidi"/>
            <w:b w:val="1"/>
            <w:bCs w:val="1"/>
          </w:rPr>
          <w:t xml:space="preserve">| </w:t>
        </w:r>
        <w:r w:rsidRPr="4E15ECE3" w:rsidR="7B0EB1B6">
          <w:rPr>
            <w:rFonts w:cs="Arial" w:cstheme="minorBidi"/>
            <w:b w:val="1"/>
            <w:bCs w:val="1"/>
          </w:rPr>
          <w:t>default(</w:t>
        </w:r>
      </w:ins>
      <w:ins w:author="Isaac Lucas Souza Bezerra" w:date="2026-02-23T20:43:33.388Z" w16du:dateUtc="2026-02-23T20:43:33.388Z" w:id="435109118">
        <w:r w:rsidRPr="4E15ECE3" w:rsidR="2B63C21B">
          <w:rPr>
            <w:rFonts w:cs="Arial" w:cstheme="minorBidi"/>
            <w:b w:val="1"/>
            <w:bCs w:val="1"/>
          </w:rPr>
          <w:t>'</w:t>
        </w:r>
      </w:ins>
      <w:ins w:author="Isaac Lucas Souza Bezerra" w:date="2026-02-23T19:34:54.232Z" w16du:dateUtc="2026-02-23T19:34:54.232Z" w:id="447200351">
        <w:r w:rsidRPr="4E15ECE3" w:rsidR="7B0EB1B6">
          <w:rPr>
            <w:rFonts w:cs="Arial" w:cstheme="minorBidi"/>
            <w:b w:val="1"/>
            <w:bCs w:val="1"/>
          </w:rPr>
          <w:t>[•] [•] [•]</w:t>
        </w:r>
      </w:ins>
      <w:ins w:author="Isaac Lucas Souza Bezerra" w:date="2026-02-23T20:43:33.39Z" w16du:dateUtc="2026-02-23T20:43:33.39Z" w:id="2099525517">
        <w:r w:rsidRPr="4E15ECE3" w:rsidR="2B63C21B">
          <w:rPr>
            <w:rFonts w:cs="Arial" w:cstheme="minorBidi"/>
            <w:b w:val="1"/>
            <w:bCs w:val="1"/>
          </w:rPr>
          <w:t>'</w:t>
        </w:r>
      </w:ins>
      <w:ins w:author="Isaac Lucas Souza Bezerra" w:date="2026-02-23T19:34:54.232Z" w16du:dateUtc="2026-02-23T19:34:54.232Z" w:id="1955803895">
        <w:r w:rsidRPr="4E15ECE3" w:rsidR="7B0EB1B6">
          <w:rPr>
            <w:rFonts w:cs="Arial" w:cstheme="minorBidi"/>
            <w:b w:val="1"/>
            <w:bCs w:val="1"/>
          </w:rPr>
          <w:t xml:space="preserve">, </w:t>
        </w:r>
        <w:r w:rsidRPr="4E15ECE3" w:rsidR="7B0EB1B6">
          <w:rPr>
            <w:rFonts w:cs="Arial" w:cstheme="minorBidi"/>
            <w:b w:val="1"/>
            <w:bCs w:val="1"/>
          </w:rPr>
          <w:t>true</w:t>
        </w:r>
        <w:r w:rsidRPr="4E15ECE3" w:rsidR="7B0EB1B6">
          <w:rPr>
            <w:rFonts w:cs="Arial" w:cstheme="minorBidi"/>
            <w:b w:val="1"/>
            <w:bCs w:val="1"/>
          </w:rPr>
          <w:t xml:space="preserve">) </w:t>
        </w:r>
      </w:ins>
      <w:ins w:author="Isaac Lucas Souza Bezerra" w:date="2026-02-23T20:26:50.742Z" w16du:dateUtc="2026-02-23T20:26:50.742Z" w:id="866298222">
        <w:r w:rsidRPr="4E15ECE3" w:rsidR="40408752">
          <w:rPr>
            <w:rFonts w:cs="Arial" w:cstheme="minorBidi"/>
            <w:b w:val="1"/>
            <w:bCs w:val="1"/>
          </w:rPr>
          <w:t>}}</w:t>
        </w:r>
      </w:ins>
      <w:del w:author="Isaac Lucas Souza Bezerra" w:date="2026-02-23T19:02:30.612Z" w16du:dateUtc="2026-02-23T19:02:30.612Z" w:id="1538043557">
        <w:r w:rsidRPr="4E15ECE3" w:rsidDel="75ED5905">
          <w:rPr>
            <w:b w:val="1"/>
            <w:bCs w:val="1"/>
          </w:rPr>
          <w:delText>[●]</w:delText>
        </w:r>
      </w:del>
      <w:r w:rsidRPr="4E15ECE3" w:rsidR="75ED5905">
        <w:rPr>
          <w:rFonts w:cs="Arial" w:cstheme="minorBidi"/>
          <w:b w:val="1"/>
          <w:bCs w:val="1"/>
        </w:rPr>
        <w:t xml:space="preserve">, DE </w:t>
      </w:r>
      <w:ins w:author="Isaac Lucas Souza Bezerra" w:date="2026-02-23T19:02:39.433Z" w16du:dateUtc="2026-02-23T19:02:39.433Z" w:id="912289371">
        <w:r w:rsidRPr="4E15ECE3" w:rsidR="3EBE23C2">
          <w:rPr>
            <w:rFonts w:cs="Arial" w:cstheme="minorBidi"/>
            <w:b w:val="1"/>
            <w:bCs w:val="1"/>
          </w:rPr>
          <w:t xml:space="preserve">{{ </w:t>
        </w:r>
        <w:r w:rsidRPr="4E15ECE3" w:rsidR="3EBE23C2">
          <w:rPr>
            <w:rFonts w:cs="Arial" w:cstheme="minorBidi"/>
            <w:b w:val="1"/>
            <w:bCs w:val="1"/>
          </w:rPr>
          <w:t>ano_contrato</w:t>
        </w:r>
      </w:ins>
      <w:ins w:author="Isaac Lucas Souza Bezerra" w:date="2026-02-23T19:40:36.884Z" w16du:dateUtc="2026-02-23T19:40:36.884Z" w:id="2088617950">
        <w:r w:rsidRPr="4E15ECE3" w:rsidR="2C661236">
          <w:rPr>
            <w:rFonts w:cs="Arial" w:cstheme="minorBidi"/>
            <w:b w:val="1"/>
            <w:bCs w:val="1"/>
          </w:rPr>
          <w:t xml:space="preserve"> </w:t>
        </w:r>
      </w:ins>
      <w:ins w:author="Isaac Lucas Souza Bezerra" w:date="2026-02-23T19:34:48.134Z" w16du:dateUtc="2026-02-23T19:34:48.134Z" w:id="809368065">
        <w:r w:rsidRPr="4E15ECE3" w:rsidR="387DB2AC">
          <w:rPr>
            <w:rFonts w:cs="Arial" w:cstheme="minorBidi"/>
            <w:b w:val="1"/>
            <w:bCs w:val="1"/>
          </w:rPr>
          <w:t xml:space="preserve">| </w:t>
        </w:r>
        <w:r w:rsidRPr="4E15ECE3" w:rsidR="387DB2AC">
          <w:rPr>
            <w:rFonts w:cs="Arial" w:cstheme="minorBidi"/>
            <w:b w:val="1"/>
            <w:bCs w:val="1"/>
          </w:rPr>
          <w:t>default(</w:t>
        </w:r>
      </w:ins>
      <w:ins w:author="Isaac Lucas Souza Bezerra" w:date="2026-02-23T20:43:33.392Z" w16du:dateUtc="2026-02-23T20:43:33.392Z" w:id="931091202">
        <w:r w:rsidRPr="4E15ECE3" w:rsidR="2B63C21B">
          <w:rPr>
            <w:rFonts w:cs="Arial" w:cstheme="minorBidi"/>
            <w:b w:val="1"/>
            <w:bCs w:val="1"/>
          </w:rPr>
          <w:t>'</w:t>
        </w:r>
      </w:ins>
      <w:ins w:author="Isaac Lucas Souza Bezerra" w:date="2026-02-23T19:34:48.134Z" w16du:dateUtc="2026-02-23T19:34:48.134Z" w:id="48317991">
        <w:r w:rsidRPr="4E15ECE3" w:rsidR="387DB2AC">
          <w:rPr>
            <w:rFonts w:cs="Arial" w:cstheme="minorBidi"/>
            <w:b w:val="1"/>
            <w:bCs w:val="1"/>
          </w:rPr>
          <w:t>[•] [•] [•]</w:t>
        </w:r>
      </w:ins>
      <w:ins w:author="Isaac Lucas Souza Bezerra" w:date="2026-02-23T20:43:33.394Z" w16du:dateUtc="2026-02-23T20:43:33.394Z" w:id="2042618955">
        <w:r w:rsidRPr="4E15ECE3" w:rsidR="2B63C21B">
          <w:rPr>
            <w:rFonts w:cs="Arial" w:cstheme="minorBidi"/>
            <w:b w:val="1"/>
            <w:bCs w:val="1"/>
          </w:rPr>
          <w:t>'</w:t>
        </w:r>
      </w:ins>
      <w:ins w:author="Isaac Lucas Souza Bezerra" w:date="2026-02-23T19:34:48.134Z" w16du:dateUtc="2026-02-23T19:34:48.134Z" w:id="876502254">
        <w:r w:rsidRPr="4E15ECE3" w:rsidR="387DB2AC">
          <w:rPr>
            <w:rFonts w:cs="Arial" w:cstheme="minorBidi"/>
            <w:b w:val="1"/>
            <w:bCs w:val="1"/>
          </w:rPr>
          <w:t xml:space="preserve">, </w:t>
        </w:r>
        <w:r w:rsidRPr="4E15ECE3" w:rsidR="387DB2AC">
          <w:rPr>
            <w:rFonts w:cs="Arial" w:cstheme="minorBidi"/>
            <w:b w:val="1"/>
            <w:bCs w:val="1"/>
          </w:rPr>
          <w:t>true</w:t>
        </w:r>
        <w:r w:rsidRPr="4E15ECE3" w:rsidR="387DB2AC">
          <w:rPr>
            <w:rFonts w:cs="Arial" w:cstheme="minorBidi"/>
            <w:b w:val="1"/>
            <w:bCs w:val="1"/>
          </w:rPr>
          <w:t xml:space="preserve">) </w:t>
        </w:r>
      </w:ins>
      <w:ins w:author="Isaac Lucas Souza Bezerra" w:date="2026-02-23T20:26:50.744Z" w16du:dateUtc="2026-02-23T20:26:50.744Z" w:id="1633906358">
        <w:r w:rsidRPr="4E15ECE3" w:rsidR="40408752">
          <w:rPr>
            <w:rFonts w:cs="Arial" w:cstheme="minorBidi"/>
            <w:b w:val="1"/>
            <w:bCs w:val="1"/>
          </w:rPr>
          <w:t>}}</w:t>
        </w:r>
      </w:ins>
      <w:del w:author="Isaac Lucas Souza Bezerra" w:date="2026-02-23T19:02:38.57Z" w16du:dateUtc="2026-02-23T19:02:38.57Z" w:id="1587582054">
        <w:r w:rsidRPr="4E15ECE3" w:rsidDel="75ED5905">
          <w:rPr>
            <w:b w:val="1"/>
            <w:bCs w:val="1"/>
          </w:rPr>
          <w:delText>[●]</w:delText>
        </w:r>
      </w:del>
      <w:r w:rsidRPr="4E15ECE3" w:rsidR="75ED5905">
        <w:rPr>
          <w:rFonts w:cs="Arial" w:cstheme="minorBidi"/>
          <w:b w:val="1"/>
          <w:bCs w:val="1"/>
        </w:rPr>
        <w:t>, QUE ENTRE SI CELEBRAM A UNIÃO, POR INTERMÉDIO DO MINISTÉRIO DE PORTOS E AEROPORTOS, COM A INTERVENIÊNCIA DA AGÊNCIA NACIONAL DE TRANSPORTES AQUAVIÁRIOS – ANTAQ E DA</w:t>
      </w:r>
      <w:r w:rsidRPr="4E15ECE3" w:rsidR="629C9CEA">
        <w:rPr>
          <w:rFonts w:cs="Arial"/>
          <w:b w:val="1"/>
          <w:bCs w:val="1"/>
          <w:caps w:val="1"/>
        </w:rPr>
        <w:t xml:space="preserve"> AUTORIDADE PORTUÁRIA DE SANTOS</w:t>
      </w:r>
      <w:r w:rsidRPr="4E15ECE3" w:rsidR="75ED5905">
        <w:rPr>
          <w:rFonts w:cs="Arial"/>
          <w:b w:val="1"/>
          <w:bCs w:val="1"/>
        </w:rPr>
        <w:t>,</w:t>
      </w:r>
      <w:r w:rsidRPr="4E15ECE3" w:rsidR="75ED5905">
        <w:rPr>
          <w:rFonts w:cs="Arial" w:cstheme="minorBidi"/>
          <w:b w:val="1"/>
          <w:bCs w:val="1"/>
        </w:rPr>
        <w:t xml:space="preserve"> E A EMPRESA</w:t>
      </w:r>
      <w:ins w:author="Isaac Lucas Souza Bezerra" w:date="2026-02-23T18:08:45.385Z" w16du:dateUtc="2026-02-23T18:08:45.385Z" w:id="1521127399">
        <w:r w:rsidRPr="4E15ECE3" w:rsidR="558752C6">
          <w:rPr>
            <w:rFonts w:cs="Arial" w:cstheme="minorBidi"/>
            <w:b w:val="1"/>
            <w:bCs w:val="1"/>
          </w:rPr>
          <w:t xml:space="preserve"> {{ </w:t>
        </w:r>
      </w:ins>
      <w:ins w:author="Isaac Lucas Souza Bezerra" w:date="2026-02-23T19:10:15.827Z" w16du:dateUtc="2026-02-23T19:10:15.827Z" w:id="1557905900">
        <w:r w:rsidRPr="4E15ECE3" w:rsidR="3128A691">
          <w:rPr>
            <w:noProof w:val="0"/>
            <w:lang w:val="pt-BR"/>
          </w:rPr>
          <w:t>nome_arrendataria</w:t>
        </w:r>
      </w:ins>
      <w:ins w:author="Isaac Lucas Souza Bezerra" w:date="2026-02-23T19:40:51.924Z" w16du:dateUtc="2026-02-23T19:40:51.924Z" w:id="379298312">
        <w:r w:rsidRPr="4E15ECE3" w:rsidR="24CE7A85">
          <w:rPr>
            <w:noProof w:val="0"/>
            <w:lang w:val="pt-BR"/>
          </w:rPr>
          <w:t xml:space="preserve"> </w:t>
        </w:r>
      </w:ins>
      <w:ins w:author="Isaac Lucas Souza Bezerra" w:date="2026-02-23T19:41:23.885Z" w16du:dateUtc="2026-02-23T19:41:23.885Z" w:id="2069165322">
        <w:r w:rsidRPr="4E15ECE3" w:rsidR="54F16FDD">
          <w:rPr>
            <w:noProof w:val="0"/>
            <w:lang w:val="pt-BR"/>
          </w:rPr>
          <w:t>| default(</w:t>
        </w:r>
      </w:ins>
      <w:ins w:author="Isaac Lucas Souza Bezerra" w:date="2026-02-23T20:43:33.396Z" w16du:dateUtc="2026-02-23T20:43:33.396Z" w:id="1807573878">
        <w:r w:rsidRPr="4E15ECE3" w:rsidR="2B63C21B">
          <w:rPr>
            <w:noProof w:val="0"/>
            <w:lang w:val="pt-BR"/>
          </w:rPr>
          <w:t>'</w:t>
        </w:r>
      </w:ins>
      <w:ins w:author="Isaac Lucas Souza Bezerra" w:date="2026-02-23T19:41:23.885Z" w16du:dateUtc="2026-02-23T19:41:23.885Z" w:id="1454521134">
        <w:r w:rsidRPr="4E15ECE3" w:rsidR="54F16FDD">
          <w:rPr>
            <w:noProof w:val="0"/>
            <w:lang w:val="pt-BR"/>
          </w:rPr>
          <w:t>[•] [•] [•]</w:t>
        </w:r>
      </w:ins>
      <w:ins w:author="Isaac Lucas Souza Bezerra" w:date="2026-02-23T20:43:33.398Z" w16du:dateUtc="2026-02-23T20:43:33.398Z" w:id="134083297">
        <w:r w:rsidRPr="4E15ECE3" w:rsidR="2B63C21B">
          <w:rPr>
            <w:noProof w:val="0"/>
            <w:lang w:val="pt-BR"/>
          </w:rPr>
          <w:t>'</w:t>
        </w:r>
      </w:ins>
      <w:ins w:author="Isaac Lucas Souza Bezerra" w:date="2026-02-23T19:41:23.885Z" w16du:dateUtc="2026-02-23T19:41:23.885Z" w:id="1841922199">
        <w:r w:rsidRPr="4E15ECE3" w:rsidR="54F16FDD">
          <w:rPr>
            <w:noProof w:val="0"/>
            <w:lang w:val="pt-BR"/>
          </w:rPr>
          <w:t xml:space="preserve">, </w:t>
        </w:r>
        <w:r w:rsidRPr="4E15ECE3" w:rsidR="54F16FDD">
          <w:rPr>
            <w:noProof w:val="0"/>
            <w:lang w:val="pt-BR"/>
          </w:rPr>
          <w:t>true</w:t>
        </w:r>
        <w:r w:rsidRPr="4E15ECE3" w:rsidR="54F16FDD">
          <w:rPr>
            <w:noProof w:val="0"/>
            <w:lang w:val="pt-BR"/>
          </w:rPr>
          <w:t xml:space="preserve">) </w:t>
        </w:r>
      </w:ins>
      <w:ins w:author="Isaac Lucas Souza Bezerra" w:date="2026-02-23T18:08:45.385Z" w16du:dateUtc="2026-02-23T18:08:45.385Z" w:id="1762260083">
        <w:r w:rsidRPr="4E15ECE3" w:rsidR="558752C6">
          <w:rPr>
            <w:rFonts w:cs="Arial" w:cstheme="minorBidi"/>
            <w:b w:val="1"/>
            <w:bCs w:val="1"/>
          </w:rPr>
          <w:t>}</w:t>
        </w:r>
        <w:r w:rsidRPr="4E15ECE3" w:rsidR="558752C6">
          <w:rPr>
            <w:rFonts w:cs="Arial" w:cstheme="minorBidi"/>
            <w:b w:val="1"/>
            <w:bCs w:val="1"/>
          </w:rPr>
          <w:t>}</w:t>
        </w:r>
      </w:ins>
      <w:del w:author="Isaac Lucas Souza Bezerra" w:date="2026-02-23T18:08:43.393Z" w16du:dateUtc="2026-02-23T18:08:43.393Z" w:id="381962800">
        <w:r w:rsidRPr="4E15ECE3" w:rsidDel="629C9CEA">
          <w:rPr>
            <w:rFonts w:cs="Arial" w:cstheme="minorBidi"/>
            <w:b w:val="1"/>
            <w:bCs w:val="1"/>
          </w:rPr>
          <w:delText>__________________________</w:delText>
        </w:r>
      </w:del>
    </w:p>
    <w:p w:rsidR="005F6644" w:rsidP="00500E8F" w:rsidRDefault="005F6644" w14:paraId="18BB69BA" w14:textId="77777777">
      <w:pPr>
        <w:pStyle w:val="MinutadeContrato"/>
        <w:rPr>
          <w:rFonts w:cstheme="minorBidi"/>
        </w:rPr>
      </w:pPr>
    </w:p>
    <w:p w:rsidR="005F6644" w:rsidP="4E15ECE3" w:rsidRDefault="005F6644" w14:paraId="68D3C827" w14:textId="3730E96F">
      <w:pPr>
        <w:pStyle w:val="MinutadeContrato"/>
        <w:rPr>
          <w:rFonts w:cs="Arial" w:cstheme="minorBidi"/>
        </w:rPr>
      </w:pPr>
      <w:r w:rsidRPr="4E15ECE3" w:rsidR="75ED5905">
        <w:rPr>
          <w:rFonts w:cs="Arial" w:cstheme="minorBidi"/>
        </w:rPr>
        <w:t xml:space="preserve">A </w:t>
      </w:r>
      <w:r w:rsidRPr="4E15ECE3" w:rsidR="629C9CEA">
        <w:rPr>
          <w:rFonts w:cs="Arial" w:cstheme="minorBidi"/>
          <w:b w:val="1"/>
          <w:bCs w:val="1"/>
        </w:rPr>
        <w:t>UNIÃO,</w:t>
      </w:r>
      <w:r w:rsidRPr="4E15ECE3" w:rsidR="629C9CEA">
        <w:rPr>
          <w:rFonts w:cs="Arial" w:cstheme="minorBidi"/>
        </w:rPr>
        <w:t xml:space="preserve"> por intermédio do</w:t>
      </w:r>
      <w:r w:rsidRPr="4E15ECE3" w:rsidR="629C9CEA">
        <w:rPr>
          <w:rFonts w:cs="Arial" w:cstheme="minorBidi"/>
          <w:b w:val="1"/>
          <w:bCs w:val="1"/>
        </w:rPr>
        <w:t xml:space="preserve"> MINISTÉRIO DE PORTOS E AEROPORTOS</w:t>
      </w:r>
      <w:r w:rsidRPr="4E15ECE3" w:rsidR="629C9CEA">
        <w:rPr>
          <w:rFonts w:cs="Arial" w:cstheme="minorBidi"/>
        </w:rPr>
        <w:t>, com sede na Esplanada dos Ministérios, Bloco “R”, CEP 70310-500, Brasília/DF,</w:t>
      </w:r>
      <w:r w:rsidRPr="4E15ECE3" w:rsidR="629C9CEA">
        <w:rPr>
          <w:rFonts w:cs="Arial" w:cstheme="minorBidi"/>
          <w:lang w:eastAsia="ar-SA"/>
        </w:rPr>
        <w:t xml:space="preserve"> inscrita no </w:t>
      </w:r>
      <w:r w:rsidRPr="4E15ECE3" w:rsidR="629C9CEA">
        <w:rPr>
          <w:rFonts w:cs="Arial" w:cstheme="minorBidi"/>
        </w:rPr>
        <w:t>CNPJ sob o nº</w:t>
      </w:r>
      <w:r w:rsidRPr="4E15ECE3" w:rsidR="629C9CEA">
        <w:rPr>
          <w:rFonts w:cs="Calibri"/>
          <w:color w:val="000000" w:themeColor="text1" w:themeTint="FF" w:themeShade="FF"/>
        </w:rPr>
        <w:t>49.582.441/0001-38</w:t>
      </w:r>
      <w:r w:rsidRPr="4E15ECE3" w:rsidR="629C9CEA">
        <w:rPr>
          <w:rFonts w:cs="Arial" w:cstheme="minorBidi"/>
        </w:rPr>
        <w:t>, doravante denominada</w:t>
      </w:r>
      <w:r w:rsidRPr="4E15ECE3" w:rsidR="629C9CEA">
        <w:rPr>
          <w:rFonts w:cs="Arial" w:cstheme="minorBidi"/>
          <w:b w:val="1"/>
          <w:bCs w:val="1"/>
        </w:rPr>
        <w:t xml:space="preserve"> PODER CONCEDENTE</w:t>
      </w:r>
      <w:r w:rsidRPr="4E15ECE3" w:rsidR="629C9CEA">
        <w:rPr>
          <w:rFonts w:cs="Arial" w:cstheme="minorBidi"/>
        </w:rPr>
        <w:t xml:space="preserve">, neste ato representada pelo Secretário Nacional de Portos, Exmo. Sr. </w:t>
      </w:r>
      <w:ins w:author="Isaac Lucas Souza Bezerra" w:date="2026-02-20T20:56:36.018Z" w16du:dateUtc="2026-02-20T20:56:36.018Z" w:id="625084860">
        <w:r w:rsidRPr="4E15ECE3" w:rsidR="30578F2C">
          <w:rPr>
            <w:noProof w:val="0"/>
            <w:lang w:val="pt-BR"/>
          </w:rPr>
          <w:t xml:space="preserve">{{ </w:t>
        </w:r>
        <w:r w:rsidRPr="4E15ECE3" w:rsidR="30578F2C">
          <w:rPr>
            <w:noProof w:val="0"/>
            <w:lang w:val="pt-BR"/>
          </w:rPr>
          <w:t>nome_secretario_portos</w:t>
        </w:r>
      </w:ins>
      <w:ins w:author="Isaac Lucas Souza Bezerra" w:date="2026-02-23T19:35:36.778Z" w16du:dateUtc="2026-02-23T19:35:36.778Z" w:id="551249164">
        <w:r w:rsidRPr="4E15ECE3" w:rsidR="0529086E">
          <w:rPr>
            <w:noProof w:val="0"/>
            <w:lang w:val="pt-BR"/>
          </w:rPr>
          <w:t xml:space="preserve"> | default(</w:t>
        </w:r>
      </w:ins>
      <w:ins w:author="Isaac Lucas Souza Bezerra" w:date="2026-02-23T20:43:33.404Z" w16du:dateUtc="2026-02-23T20:43:33.404Z" w:id="2134203930">
        <w:r w:rsidRPr="4E15ECE3" w:rsidR="2B63C21B">
          <w:rPr>
            <w:noProof w:val="0"/>
            <w:lang w:val="pt-BR"/>
          </w:rPr>
          <w:t>'</w:t>
        </w:r>
      </w:ins>
      <w:ins w:author="Isaac Lucas Souza Bezerra" w:date="2026-02-23T19:35:36.778Z" w16du:dateUtc="2026-02-23T19:35:36.778Z" w:id="579945094">
        <w:r w:rsidRPr="4E15ECE3" w:rsidR="0529086E">
          <w:rPr>
            <w:noProof w:val="0"/>
            <w:lang w:val="pt-BR"/>
          </w:rPr>
          <w:t>[•] [•] [•]</w:t>
        </w:r>
      </w:ins>
      <w:ins w:author="Isaac Lucas Souza Bezerra" w:date="2026-02-23T20:43:33.409Z" w16du:dateUtc="2026-02-23T20:43:33.409Z" w:id="1236844861">
        <w:r w:rsidRPr="4E15ECE3" w:rsidR="2B63C21B">
          <w:rPr>
            <w:noProof w:val="0"/>
            <w:lang w:val="pt-BR"/>
          </w:rPr>
          <w:t>'</w:t>
        </w:r>
      </w:ins>
      <w:ins w:author="Isaac Lucas Souza Bezerra" w:date="2026-02-23T19:35:36.778Z" w16du:dateUtc="2026-02-23T19:35:36.778Z" w:id="51776213">
        <w:r w:rsidRPr="4E15ECE3" w:rsidR="0529086E">
          <w:rPr>
            <w:noProof w:val="0"/>
            <w:lang w:val="pt-BR"/>
          </w:rPr>
          <w:t xml:space="preserve">, </w:t>
        </w:r>
        <w:r w:rsidRPr="4E15ECE3" w:rsidR="0529086E">
          <w:rPr>
            <w:noProof w:val="0"/>
            <w:lang w:val="pt-BR"/>
          </w:rPr>
          <w:t>true</w:t>
        </w:r>
        <w:r w:rsidRPr="4E15ECE3" w:rsidR="0529086E">
          <w:rPr>
            <w:noProof w:val="0"/>
            <w:lang w:val="pt-BR"/>
          </w:rPr>
          <w:t xml:space="preserve">) </w:t>
        </w:r>
      </w:ins>
      <w:ins w:author="Isaac Lucas Souza Bezerra" w:date="2026-02-23T20:26:50.752Z" w16du:dateUtc="2026-02-23T20:26:50.752Z" w:id="46695169">
        <w:r w:rsidRPr="4E15ECE3" w:rsidR="40408752">
          <w:rPr>
            <w:noProof w:val="0"/>
            <w:lang w:val="pt-BR"/>
          </w:rPr>
          <w:t>}}</w:t>
        </w:r>
      </w:ins>
      <w:del w:author="Isaac Lucas Souza Bezerra" w:date="2026-02-20T20:56:35.466Z" w16du:dateUtc="2026-02-20T20:56:35.466Z" w:id="904712266">
        <w:r w:rsidRPr="4E15ECE3" w:rsidDel="629C9CEA">
          <w:rPr>
            <w:rFonts w:cs="Arial" w:cstheme="minorBidi"/>
          </w:rPr>
          <w:delText>......................................</w:delText>
        </w:r>
      </w:del>
      <w:r w:rsidRPr="4E15ECE3" w:rsidR="629C9CEA">
        <w:rPr>
          <w:rFonts w:cs="Arial" w:cstheme="minorBidi"/>
        </w:rPr>
        <w:t>,</w:t>
      </w:r>
      <w:r w:rsidRPr="4E15ECE3" w:rsidR="629C9CEA">
        <w:rPr>
          <w:rFonts w:cs="Arial" w:cstheme="minorBidi"/>
          <w:lang w:eastAsia="ar-SA"/>
        </w:rPr>
        <w:t xml:space="preserve"> </w:t>
      </w:r>
      <w:r w:rsidRPr="4E15ECE3" w:rsidR="629C9CEA">
        <w:rPr>
          <w:rFonts w:cs="Arial" w:cstheme="minorBidi"/>
        </w:rPr>
        <w:t xml:space="preserve">nomeado pelo Decreto nº </w:t>
      </w:r>
      <w:del w:author="Isaac Lucas Souza Bezerra" w:date="2026-02-20T20:56:56.772Z" w16du:dateUtc="2026-02-20T20:56:56.772Z" w:id="1755119902">
        <w:r w:rsidRPr="4E15ECE3" w:rsidDel="629C9CEA">
          <w:rPr>
            <w:rFonts w:cs="Arial" w:cstheme="minorBidi"/>
          </w:rPr>
          <w:delText>.............</w:delText>
        </w:r>
      </w:del>
      <w:ins w:author="Isaac Lucas Souza Bezerra" w:date="2026-02-20T20:56:56.79Z" w16du:dateUtc="2026-02-20T20:56:56.79Z" w:id="1490339493">
        <w:r w:rsidRPr="4E15ECE3" w:rsidR="62EA11A8">
          <w:rPr>
            <w:noProof w:val="0"/>
            <w:lang w:val="pt-BR"/>
          </w:rPr>
          <w:t xml:space="preserve"> {{ </w:t>
        </w:r>
        <w:r w:rsidRPr="4E15ECE3" w:rsidR="62EA11A8">
          <w:rPr>
            <w:noProof w:val="0"/>
            <w:lang w:val="pt-BR"/>
          </w:rPr>
          <w:t>decreto_nomeacao_secretario</w:t>
        </w:r>
      </w:ins>
      <w:ins w:author="Isaac Lucas Souza Bezerra" w:date="2026-02-23T19:35:15.354Z" w16du:dateUtc="2026-02-23T19:35:15.354Z" w:id="130980446">
        <w:r w:rsidRPr="4E15ECE3" w:rsidR="4B1D16C4">
          <w:rPr>
            <w:noProof w:val="0"/>
            <w:lang w:val="pt-BR"/>
          </w:rPr>
          <w:t xml:space="preserve"> | default(</w:t>
        </w:r>
      </w:ins>
      <w:ins w:author="Isaac Lucas Souza Bezerra" w:date="2026-02-23T20:43:33.414Z" w16du:dateUtc="2026-02-23T20:43:33.414Z" w:id="741523410">
        <w:r w:rsidRPr="4E15ECE3" w:rsidR="2B63C21B">
          <w:rPr>
            <w:noProof w:val="0"/>
            <w:lang w:val="pt-BR"/>
          </w:rPr>
          <w:t>'</w:t>
        </w:r>
      </w:ins>
      <w:ins w:author="Isaac Lucas Souza Bezerra" w:date="2026-02-23T19:35:15.354Z" w16du:dateUtc="2026-02-23T19:35:15.354Z" w:id="881625454">
        <w:r w:rsidRPr="4E15ECE3" w:rsidR="4B1D16C4">
          <w:rPr>
            <w:noProof w:val="0"/>
            <w:lang w:val="pt-BR"/>
          </w:rPr>
          <w:t>[•] [•] [•]</w:t>
        </w:r>
      </w:ins>
      <w:ins w:author="Isaac Lucas Souza Bezerra" w:date="2026-02-23T20:43:33.418Z" w16du:dateUtc="2026-02-23T20:43:33.418Z" w:id="241341578">
        <w:r w:rsidRPr="4E15ECE3" w:rsidR="2B63C21B">
          <w:rPr>
            <w:noProof w:val="0"/>
            <w:lang w:val="pt-BR"/>
          </w:rPr>
          <w:t>'</w:t>
        </w:r>
      </w:ins>
      <w:ins w:author="Isaac Lucas Souza Bezerra" w:date="2026-02-23T19:35:15.354Z" w16du:dateUtc="2026-02-23T19:35:15.354Z" w:id="1340144137">
        <w:r w:rsidRPr="4E15ECE3" w:rsidR="4B1D16C4">
          <w:rPr>
            <w:noProof w:val="0"/>
            <w:lang w:val="pt-BR"/>
          </w:rPr>
          <w:t xml:space="preserve">, </w:t>
        </w:r>
        <w:r w:rsidRPr="4E15ECE3" w:rsidR="4B1D16C4">
          <w:rPr>
            <w:noProof w:val="0"/>
            <w:lang w:val="pt-BR"/>
          </w:rPr>
          <w:t>true</w:t>
        </w:r>
        <w:r w:rsidRPr="4E15ECE3" w:rsidR="4B1D16C4">
          <w:rPr>
            <w:noProof w:val="0"/>
            <w:lang w:val="pt-BR"/>
          </w:rPr>
          <w:t xml:space="preserve">) </w:t>
        </w:r>
      </w:ins>
      <w:ins w:author="Isaac Lucas Souza Bezerra" w:date="2026-02-23T20:26:50.757Z" w16du:dateUtc="2026-02-23T20:26:50.757Z" w:id="1374968625">
        <w:r w:rsidRPr="4E15ECE3" w:rsidR="40408752">
          <w:rPr>
            <w:noProof w:val="0"/>
            <w:lang w:val="pt-BR"/>
          </w:rPr>
          <w:t>}}</w:t>
        </w:r>
      </w:ins>
      <w:r w:rsidRPr="4E15ECE3" w:rsidR="629C9CEA">
        <w:rPr>
          <w:rFonts w:cs="Arial" w:cstheme="minorBidi"/>
        </w:rPr>
        <w:t xml:space="preserve">, de </w:t>
      </w:r>
      <w:ins w:author="Isaac Lucas Souza Bezerra" w:date="2026-02-20T20:57:17.808Z" w16du:dateUtc="2026-02-20T20:57:17.808Z" w:id="273929238">
        <w:r w:rsidRPr="4E15ECE3" w:rsidR="60CEBCC4">
          <w:rPr>
            <w:noProof w:val="0"/>
            <w:lang w:val="pt-BR"/>
          </w:rPr>
          <w:t xml:space="preserve">{{ </w:t>
        </w:r>
        <w:r w:rsidRPr="4E15ECE3" w:rsidR="60CEBCC4">
          <w:rPr>
            <w:noProof w:val="0"/>
            <w:lang w:val="pt-BR"/>
          </w:rPr>
          <w:t>data_decreto_secretario</w:t>
        </w:r>
      </w:ins>
      <w:ins w:author="Isaac Lucas Souza Bezerra" w:date="2026-02-23T19:43:09.559Z" w16du:dateUtc="2026-02-23T19:43:09.559Z" w:id="1979301900">
        <w:r w:rsidRPr="4E15ECE3" w:rsidR="1594BF92">
          <w:rPr>
            <w:noProof w:val="0"/>
            <w:lang w:val="pt-BR"/>
          </w:rPr>
          <w:t xml:space="preserve"> | default(</w:t>
        </w:r>
      </w:ins>
      <w:ins w:author="Isaac Lucas Souza Bezerra" w:date="2026-02-23T20:43:33.423Z" w16du:dateUtc="2026-02-23T20:43:33.423Z" w:id="1868121898">
        <w:r w:rsidRPr="4E15ECE3" w:rsidR="2B63C21B">
          <w:rPr>
            <w:noProof w:val="0"/>
            <w:lang w:val="pt-BR"/>
          </w:rPr>
          <w:t>'</w:t>
        </w:r>
      </w:ins>
      <w:ins w:author="Isaac Lucas Souza Bezerra" w:date="2026-02-23T19:43:09.559Z" w16du:dateUtc="2026-02-23T19:43:09.559Z" w:id="1087641187">
        <w:r w:rsidRPr="4E15ECE3" w:rsidR="1594BF92">
          <w:rPr>
            <w:noProof w:val="0"/>
            <w:lang w:val="pt-BR"/>
          </w:rPr>
          <w:t>[•] [•] [•]</w:t>
        </w:r>
      </w:ins>
      <w:ins w:author="Isaac Lucas Souza Bezerra" w:date="2026-02-23T20:43:33.429Z" w16du:dateUtc="2026-02-23T20:43:33.429Z" w:id="467659606">
        <w:r w:rsidRPr="4E15ECE3" w:rsidR="2B63C21B">
          <w:rPr>
            <w:noProof w:val="0"/>
            <w:lang w:val="pt-BR"/>
          </w:rPr>
          <w:t>'</w:t>
        </w:r>
      </w:ins>
      <w:ins w:author="Isaac Lucas Souza Bezerra" w:date="2026-02-23T19:43:09.559Z" w16du:dateUtc="2026-02-23T19:43:09.559Z" w:id="1895340530">
        <w:r w:rsidRPr="4E15ECE3" w:rsidR="1594BF92">
          <w:rPr>
            <w:noProof w:val="0"/>
            <w:lang w:val="pt-BR"/>
          </w:rPr>
          <w:t xml:space="preserve">, </w:t>
        </w:r>
        <w:r w:rsidRPr="4E15ECE3" w:rsidR="1594BF92">
          <w:rPr>
            <w:noProof w:val="0"/>
            <w:lang w:val="pt-BR"/>
          </w:rPr>
          <w:t>true</w:t>
        </w:r>
        <w:r w:rsidRPr="4E15ECE3" w:rsidR="1594BF92">
          <w:rPr>
            <w:noProof w:val="0"/>
            <w:lang w:val="pt-BR"/>
          </w:rPr>
          <w:t>)</w:t>
        </w:r>
        <w:r w:rsidRPr="4E15ECE3" w:rsidR="1594BF92">
          <w:rPr>
            <w:noProof w:val="0"/>
            <w:lang w:val="pt-BR"/>
          </w:rPr>
          <w:t xml:space="preserve"> }}</w:t>
        </w:r>
      </w:ins>
      <w:del w:author="Isaac Lucas Souza Bezerra" w:date="2026-02-20T20:57:17.139Z" w16du:dateUtc="2026-02-20T20:57:17.139Z" w:id="595841642">
        <w:r w:rsidRPr="4E15ECE3" w:rsidDel="629C9CEA">
          <w:rPr>
            <w:rFonts w:cs="Arial" w:cstheme="minorBidi"/>
          </w:rPr>
          <w:delText>................</w:delText>
        </w:r>
      </w:del>
      <w:r w:rsidRPr="4E15ECE3" w:rsidR="629C9CEA">
        <w:rPr>
          <w:rFonts w:cs="Arial" w:cstheme="minorBidi"/>
        </w:rPr>
        <w:t xml:space="preserve">, </w:t>
      </w:r>
      <w:del w:author="Isabela Alves Pereira Oliveira" w:date="2025-12-11T15:30:00Z" w16du:dateUtc="2025-12-11T15:30:00Z" w:id="572487280">
        <w:r w:rsidRPr="4E15ECE3" w:rsidDel="629C9CEA">
          <w:rPr>
            <w:rFonts w:cs="Arial" w:cstheme="minorBidi"/>
          </w:rPr>
          <w:delText>nacionalidade, estado civil, profissão</w:delText>
        </w:r>
        <w:r w:rsidRPr="4E15ECE3" w:rsidDel="629C9CEA">
          <w:rPr>
            <w:rFonts w:cs="Arial" w:cstheme="minorBidi"/>
          </w:rPr>
          <w:delText>,</w:delText>
        </w:r>
      </w:del>
      <w:r w:rsidRPr="4E15ECE3" w:rsidR="629C9CEA">
        <w:rPr>
          <w:rFonts w:cs="Arial" w:cstheme="minorBidi"/>
        </w:rPr>
        <w:t xml:space="preserve"> com a interveniência da </w:t>
      </w:r>
      <w:r w:rsidRPr="4E15ECE3" w:rsidR="629C9CEA">
        <w:rPr>
          <w:rFonts w:cs="Arial" w:cstheme="minorBidi"/>
          <w:b w:val="1"/>
          <w:bCs w:val="1"/>
        </w:rPr>
        <w:t>AGÊNCIA NACIONAL DE TRANSPORTES AQUAVIÁRIOS</w:t>
      </w:r>
      <w:r w:rsidRPr="4E15ECE3" w:rsidR="629C9CEA">
        <w:rPr>
          <w:rFonts w:cs="Arial" w:cstheme="minorBidi"/>
        </w:rPr>
        <w:t xml:space="preserve">, autarquia especial, criada pela Lei nº 10.233, de 5 de junho de 2001, com sede no SEPN - Quadra 514 - Conjunto E, Brasília/DF, inscrita no CNPJ sob o nº. 04.903.587/0001-08, neste ato representada pelo Diretor-Geral, Sr. </w:t>
      </w:r>
      <w:ins w:author="Isaac Lucas Souza Bezerra" w:date="2026-02-20T20:59:02.506Z" w16du:dateUtc="2026-02-20T20:59:02.506Z" w:id="1123767336">
        <w:r w:rsidRPr="4E15ECE3" w:rsidR="6F54A88D">
          <w:rPr>
            <w:noProof w:val="0"/>
            <w:lang w:val="pt-BR"/>
          </w:rPr>
          <w:t>{</w:t>
        </w:r>
      </w:ins>
      <w:ins w:author="Isaac Lucas Souza Bezerra" w:date="2026-02-23T19:11:12.855Z" w16du:dateUtc="2026-02-23T19:11:12.855Z" w:id="406930109">
        <w:r w:rsidRPr="4E15ECE3" w:rsidR="00B27439">
          <w:rPr>
            <w:noProof w:val="0"/>
            <w:lang w:val="pt-BR"/>
          </w:rPr>
          <w:t>{</w:t>
        </w:r>
      </w:ins>
      <w:ins w:author="Isaac Lucas Souza Bezerra" w:date="2026-02-20T20:59:02.506Z" w16du:dateUtc="2026-02-20T20:59:02.506Z" w:id="1902695272">
        <w:r w:rsidRPr="4E15ECE3" w:rsidR="6F54A88D">
          <w:rPr>
            <w:noProof w:val="0"/>
            <w:lang w:val="pt-BR"/>
          </w:rPr>
          <w:t xml:space="preserve"> </w:t>
        </w:r>
        <w:r w:rsidRPr="4E15ECE3" w:rsidR="6F54A88D">
          <w:rPr>
            <w:noProof w:val="0"/>
            <w:lang w:val="pt-BR"/>
          </w:rPr>
          <w:t>nome_diretor_geral_antaq</w:t>
        </w:r>
      </w:ins>
      <w:ins w:author="Isaac Lucas Souza Bezerra" w:date="2026-02-23T19:35:16.882Z" w16du:dateUtc="2026-02-23T19:35:16.882Z" w:id="1394279450">
        <w:r w:rsidRPr="4E15ECE3" w:rsidR="4AD623B0">
          <w:rPr>
            <w:noProof w:val="0"/>
            <w:lang w:val="pt-BR"/>
          </w:rPr>
          <w:t xml:space="preserve"> | default(</w:t>
        </w:r>
      </w:ins>
      <w:ins w:author="Isaac Lucas Souza Bezerra" w:date="2026-02-23T20:43:33.434Z" w16du:dateUtc="2026-02-23T20:43:33.434Z" w:id="924887446">
        <w:r w:rsidRPr="4E15ECE3" w:rsidR="2B63C21B">
          <w:rPr>
            <w:noProof w:val="0"/>
            <w:lang w:val="pt-BR"/>
          </w:rPr>
          <w:t>'</w:t>
        </w:r>
      </w:ins>
      <w:ins w:author="Isaac Lucas Souza Bezerra" w:date="2026-02-23T19:35:16.882Z" w16du:dateUtc="2026-02-23T19:35:16.882Z" w:id="1665415872">
        <w:r w:rsidRPr="4E15ECE3" w:rsidR="4AD623B0">
          <w:rPr>
            <w:noProof w:val="0"/>
            <w:lang w:val="pt-BR"/>
          </w:rPr>
          <w:t>[•] [•] [•]</w:t>
        </w:r>
      </w:ins>
      <w:ins w:author="Isaac Lucas Souza Bezerra" w:date="2026-02-23T20:43:33.44Z" w16du:dateUtc="2026-02-23T20:43:33.44Z" w:id="1464011508">
        <w:r w:rsidRPr="4E15ECE3" w:rsidR="2B63C21B">
          <w:rPr>
            <w:noProof w:val="0"/>
            <w:lang w:val="pt-BR"/>
          </w:rPr>
          <w:t>'</w:t>
        </w:r>
      </w:ins>
      <w:ins w:author="Isaac Lucas Souza Bezerra" w:date="2026-02-23T19:35:16.882Z" w16du:dateUtc="2026-02-23T19:35:16.882Z" w:id="391476568">
        <w:r w:rsidRPr="4E15ECE3" w:rsidR="4AD623B0">
          <w:rPr>
            <w:noProof w:val="0"/>
            <w:lang w:val="pt-BR"/>
          </w:rPr>
          <w:t xml:space="preserve">, </w:t>
        </w:r>
        <w:r w:rsidRPr="4E15ECE3" w:rsidR="4AD623B0">
          <w:rPr>
            <w:noProof w:val="0"/>
            <w:lang w:val="pt-BR"/>
          </w:rPr>
          <w:t>true</w:t>
        </w:r>
        <w:r w:rsidRPr="4E15ECE3" w:rsidR="4AD623B0">
          <w:rPr>
            <w:noProof w:val="0"/>
            <w:lang w:val="pt-BR"/>
          </w:rPr>
          <w:t xml:space="preserve">) </w:t>
        </w:r>
      </w:ins>
      <w:ins w:author="Isaac Lucas Souza Bezerra" w:date="2026-02-23T20:26:50.761Z" w16du:dateUtc="2026-02-23T20:26:50.761Z" w:id="1798968503">
        <w:r w:rsidRPr="4E15ECE3" w:rsidR="40408752">
          <w:rPr>
            <w:noProof w:val="0"/>
            <w:lang w:val="pt-BR"/>
          </w:rPr>
          <w:t>}}</w:t>
        </w:r>
      </w:ins>
      <w:del w:author="Isaac Lucas Souza Bezerra" w:date="2026-02-20T20:59:01.83Z" w16du:dateUtc="2026-02-20T20:59:01.83Z" w:id="850909562">
        <w:r w:rsidRPr="4E15ECE3" w:rsidDel="629C9CEA">
          <w:rPr>
            <w:rFonts w:cs="Arial" w:cstheme="minorBidi"/>
          </w:rPr>
          <w:delText>.........................</w:delText>
        </w:r>
      </w:del>
      <w:r w:rsidRPr="4E15ECE3" w:rsidR="629C9CEA">
        <w:rPr>
          <w:rFonts w:cs="Arial" w:cstheme="minorBidi"/>
        </w:rPr>
        <w:t>,</w:t>
      </w:r>
      <w:r w:rsidRPr="4E15ECE3" w:rsidR="629C9CEA">
        <w:rPr>
          <w:rFonts w:cs="Arial" w:cstheme="minorBidi"/>
          <w:lang w:eastAsia="ar-SA"/>
        </w:rPr>
        <w:t xml:space="preserve"> </w:t>
      </w:r>
      <w:r w:rsidRPr="4E15ECE3" w:rsidR="629C9CEA">
        <w:rPr>
          <w:rFonts w:cs="Arial" w:cstheme="minorBidi"/>
        </w:rPr>
        <w:t xml:space="preserve">designado pela </w:t>
      </w:r>
      <w:ins w:author="Isaac Lucas Souza Bezerra" w:date="2026-02-20T20:59:18.409Z" w16du:dateUtc="2026-02-20T20:59:18.409Z" w:id="1532949323">
        <w:r w:rsidRPr="4E15ECE3" w:rsidR="3A2E550A">
          <w:rPr>
            <w:noProof w:val="0"/>
            <w:lang w:val="pt-BR"/>
          </w:rPr>
          <w:t xml:space="preserve">{{ </w:t>
        </w:r>
        <w:r w:rsidRPr="4E15ECE3" w:rsidR="3A2E550A">
          <w:rPr>
            <w:noProof w:val="0"/>
            <w:lang w:val="pt-BR"/>
          </w:rPr>
          <w:t>ato_designacao_diretor_antaq</w:t>
        </w:r>
      </w:ins>
      <w:ins w:author="Isaac Lucas Souza Bezerra" w:date="2026-02-23T19:44:25.148Z" w16du:dateUtc="2026-02-23T19:44:25.148Z" w:id="746576802">
        <w:r w:rsidRPr="4E15ECE3" w:rsidR="6E815F2B">
          <w:rPr>
            <w:noProof w:val="0"/>
            <w:lang w:val="pt-BR"/>
          </w:rPr>
          <w:t xml:space="preserve"> | default(</w:t>
        </w:r>
      </w:ins>
      <w:ins w:author="Isaac Lucas Souza Bezerra" w:date="2026-02-23T20:43:33.453Z" w16du:dateUtc="2026-02-23T20:43:33.453Z" w:id="2130116167">
        <w:r w:rsidRPr="4E15ECE3" w:rsidR="2B63C21B">
          <w:rPr>
            <w:noProof w:val="0"/>
            <w:lang w:val="pt-BR"/>
          </w:rPr>
          <w:t>'</w:t>
        </w:r>
      </w:ins>
      <w:ins w:author="Isaac Lucas Souza Bezerra" w:date="2026-02-23T19:44:25.148Z" w16du:dateUtc="2026-02-23T19:44:25.148Z" w:id="1258103864">
        <w:r w:rsidRPr="4E15ECE3" w:rsidR="6E815F2B">
          <w:rPr>
            <w:noProof w:val="0"/>
            <w:lang w:val="pt-BR"/>
          </w:rPr>
          <w:t>[•] [•] [•]</w:t>
        </w:r>
      </w:ins>
      <w:ins w:author="Isaac Lucas Souza Bezerra" w:date="2026-02-23T20:43:33.458Z" w16du:dateUtc="2026-02-23T20:43:33.458Z" w:id="1005478167">
        <w:r w:rsidRPr="4E15ECE3" w:rsidR="2B63C21B">
          <w:rPr>
            <w:noProof w:val="0"/>
            <w:lang w:val="pt-BR"/>
          </w:rPr>
          <w:t>'</w:t>
        </w:r>
      </w:ins>
      <w:ins w:author="Isaac Lucas Souza Bezerra" w:date="2026-02-23T19:44:25.148Z" w16du:dateUtc="2026-02-23T19:44:25.148Z" w:id="1060201301">
        <w:r w:rsidRPr="4E15ECE3" w:rsidR="6E815F2B">
          <w:rPr>
            <w:noProof w:val="0"/>
            <w:lang w:val="pt-BR"/>
          </w:rPr>
          <w:t xml:space="preserve">, </w:t>
        </w:r>
        <w:r w:rsidRPr="4E15ECE3" w:rsidR="6E815F2B">
          <w:rPr>
            <w:noProof w:val="0"/>
            <w:lang w:val="pt-BR"/>
          </w:rPr>
          <w:t>true</w:t>
        </w:r>
        <w:r w:rsidRPr="4E15ECE3" w:rsidR="6E815F2B">
          <w:rPr>
            <w:noProof w:val="0"/>
            <w:lang w:val="pt-BR"/>
          </w:rPr>
          <w:t>)</w:t>
        </w:r>
        <w:r w:rsidRPr="4E15ECE3" w:rsidR="6E815F2B">
          <w:rPr>
            <w:noProof w:val="0"/>
            <w:lang w:val="pt-BR"/>
          </w:rPr>
          <w:t xml:space="preserve"> }}</w:t>
        </w:r>
      </w:ins>
      <w:del w:author="Isaac Lucas Souza Bezerra" w:date="2026-02-20T20:59:17.791Z" w16du:dateUtc="2026-02-20T20:59:17.791Z" w:id="483215490">
        <w:r w:rsidRPr="4E15ECE3" w:rsidDel="629C9CEA">
          <w:rPr>
            <w:rFonts w:cs="Arial" w:cstheme="minorBidi"/>
          </w:rPr>
          <w:delText>.................................</w:delText>
        </w:r>
      </w:del>
      <w:r w:rsidRPr="4E15ECE3" w:rsidR="629C9CEA">
        <w:rPr>
          <w:rFonts w:cs="Arial" w:cstheme="minorBidi"/>
        </w:rPr>
        <w:t xml:space="preserve">, publicada no </w:t>
      </w:r>
      <w:r w:rsidRPr="4E15ECE3" w:rsidR="629C9CEA">
        <w:rPr>
          <w:rFonts w:cs="Arial" w:cstheme="minorBidi"/>
          <w:b w:val="1"/>
          <w:bCs w:val="1"/>
          <w:rPrChange w:author="Isabela Alves Pereira Oliveira" w:date="2025-12-12T09:20:00Z" w16du:dateUtc="2025-12-12T09:20:00Z" w:id="1025418536">
            <w:rPr>
              <w:rFonts w:cs="Arial" w:cstheme="minorBidi"/>
            </w:rPr>
          </w:rPrChange>
        </w:rPr>
        <w:t xml:space="preserve">DOU </w:t>
      </w:r>
      <w:r w:rsidRPr="4E15ECE3" w:rsidR="629C9CEA">
        <w:rPr>
          <w:rFonts w:cs="Arial" w:cstheme="minorBidi"/>
        </w:rPr>
        <w:t xml:space="preserve">de </w:t>
      </w:r>
      <w:ins w:author="Isaac Lucas Souza Bezerra" w:date="2026-02-20T20:59:36.426Z" w16du:dateUtc="2026-02-20T20:59:36.426Z" w:id="1471548920">
        <w:r w:rsidRPr="4E15ECE3" w:rsidR="4400FBD7">
          <w:rPr>
            <w:noProof w:val="0"/>
            <w:lang w:val="pt-BR"/>
          </w:rPr>
          <w:t xml:space="preserve">{{ </w:t>
        </w:r>
        <w:r w:rsidRPr="4E15ECE3" w:rsidR="4400FBD7">
          <w:rPr>
            <w:noProof w:val="0"/>
            <w:lang w:val="pt-BR"/>
          </w:rPr>
          <w:t>data_dou_diretor_antaq</w:t>
        </w:r>
      </w:ins>
      <w:ins w:author="Isaac Lucas Souza Bezerra" w:date="2026-02-23T19:35:18.001Z" w16du:dateUtc="2026-02-23T19:35:18.001Z" w:id="1459962606">
        <w:r w:rsidRPr="4E15ECE3" w:rsidR="0F36564E">
          <w:rPr>
            <w:noProof w:val="0"/>
            <w:lang w:val="pt-BR"/>
          </w:rPr>
          <w:t xml:space="preserve"> | default(</w:t>
        </w:r>
      </w:ins>
      <w:ins w:author="Isaac Lucas Souza Bezerra" w:date="2026-02-23T20:43:33.463Z" w16du:dateUtc="2026-02-23T20:43:33.463Z" w:id="301124858">
        <w:r w:rsidRPr="4E15ECE3" w:rsidR="2B63C21B">
          <w:rPr>
            <w:noProof w:val="0"/>
            <w:lang w:val="pt-BR"/>
          </w:rPr>
          <w:t>'</w:t>
        </w:r>
      </w:ins>
      <w:ins w:author="Isaac Lucas Souza Bezerra" w:date="2026-02-23T19:35:18.001Z" w16du:dateUtc="2026-02-23T19:35:18.001Z" w:id="1117068993">
        <w:r w:rsidRPr="4E15ECE3" w:rsidR="0F36564E">
          <w:rPr>
            <w:noProof w:val="0"/>
            <w:lang w:val="pt-BR"/>
          </w:rPr>
          <w:t>[•] [•] [•]</w:t>
        </w:r>
      </w:ins>
      <w:ins w:author="Isaac Lucas Souza Bezerra" w:date="2026-02-23T20:43:33.468Z" w16du:dateUtc="2026-02-23T20:43:33.468Z" w:id="1490240080">
        <w:r w:rsidRPr="4E15ECE3" w:rsidR="2B63C21B">
          <w:rPr>
            <w:noProof w:val="0"/>
            <w:lang w:val="pt-BR"/>
          </w:rPr>
          <w:t>'</w:t>
        </w:r>
      </w:ins>
      <w:ins w:author="Isaac Lucas Souza Bezerra" w:date="2026-02-23T19:35:18.001Z" w16du:dateUtc="2026-02-23T19:35:18.001Z" w:id="924507279">
        <w:r w:rsidRPr="4E15ECE3" w:rsidR="0F36564E">
          <w:rPr>
            <w:noProof w:val="0"/>
            <w:lang w:val="pt-BR"/>
          </w:rPr>
          <w:t xml:space="preserve">, </w:t>
        </w:r>
        <w:r w:rsidRPr="4E15ECE3" w:rsidR="0F36564E">
          <w:rPr>
            <w:noProof w:val="0"/>
            <w:lang w:val="pt-BR"/>
          </w:rPr>
          <w:t>true</w:t>
        </w:r>
        <w:r w:rsidRPr="4E15ECE3" w:rsidR="0F36564E">
          <w:rPr>
            <w:noProof w:val="0"/>
            <w:lang w:val="pt-BR"/>
          </w:rPr>
          <w:t xml:space="preserve">) </w:t>
        </w:r>
      </w:ins>
      <w:ins w:author="Isaac Lucas Souza Bezerra" w:date="2026-02-23T20:26:50.766Z" w16du:dateUtc="2026-02-23T20:26:50.766Z" w:id="1346676386">
        <w:r w:rsidRPr="4E15ECE3" w:rsidR="40408752">
          <w:rPr>
            <w:noProof w:val="0"/>
            <w:lang w:val="pt-BR"/>
          </w:rPr>
          <w:t>}}</w:t>
        </w:r>
      </w:ins>
      <w:del w:author="Isaac Lucas Souza Bezerra" w:date="2026-02-20T20:59:35.317Z" w16du:dateUtc="2026-02-20T20:59:35.317Z" w:id="1708214541">
        <w:r w:rsidRPr="4E15ECE3" w:rsidDel="629C9CEA">
          <w:rPr>
            <w:rFonts w:cs="Arial" w:cstheme="minorBidi"/>
          </w:rPr>
          <w:delText>................</w:delText>
        </w:r>
      </w:del>
      <w:r w:rsidRPr="4E15ECE3" w:rsidR="629C9CEA">
        <w:rPr>
          <w:rFonts w:cs="Arial" w:cstheme="minorBidi"/>
        </w:rPr>
        <w:t xml:space="preserve">, </w:t>
      </w:r>
      <w:del w:author="Isabela Alves Pereira Oliveira" w:date="2025-12-11T15:30:00Z" w16du:dateUtc="2025-12-11T15:30:00Z" w:id="1681977710">
        <w:r w:rsidRPr="4E15ECE3" w:rsidDel="629C9CEA">
          <w:rPr>
            <w:rFonts w:cs="Arial" w:cstheme="minorBidi"/>
          </w:rPr>
          <w:delText>nacionalidade,  estado civil, profissão</w:delText>
        </w:r>
        <w:r w:rsidRPr="4E15ECE3" w:rsidDel="629C9CEA">
          <w:rPr>
            <w:rFonts w:cs="Arial" w:cstheme="minorBidi"/>
          </w:rPr>
          <w:delText>,</w:delText>
        </w:r>
      </w:del>
      <w:r w:rsidRPr="4E15ECE3" w:rsidR="629C9CEA">
        <w:rPr>
          <w:rFonts w:cs="Arial" w:cstheme="minorBidi"/>
        </w:rPr>
        <w:t xml:space="preserve"> doravante denominada </w:t>
      </w:r>
      <w:r w:rsidRPr="4E15ECE3" w:rsidR="629C9CEA">
        <w:rPr>
          <w:rFonts w:cs="Arial" w:cstheme="minorBidi"/>
          <w:b w:val="1"/>
          <w:bCs w:val="1"/>
        </w:rPr>
        <w:t>ANTAQ</w:t>
      </w:r>
      <w:r w:rsidRPr="4E15ECE3" w:rsidR="629C9CEA">
        <w:rPr>
          <w:rFonts w:cs="Arial" w:cstheme="minorBidi"/>
        </w:rPr>
        <w:t xml:space="preserve">, e a interveniência da </w:t>
      </w:r>
      <w:del w:author="Isabela Alves Pereira Oliveira" w:date="2025-12-12T11:50:00Z" w16du:dateUtc="2025-12-12T11:50:00Z" w:id="379009642">
        <w:r w:rsidRPr="4E15ECE3" w:rsidDel="629C9CEA">
          <w:rPr>
            <w:rFonts w:cs="Arial" w:cstheme="minorBidi"/>
            <w:b w:val="1"/>
            <w:bCs w:val="1"/>
          </w:rPr>
          <w:delText>AUTORIDADE PORTUÁRIA</w:delText>
        </w:r>
      </w:del>
      <w:del w:author="Isabela Alves Pereira Oliveira" w:date="2025-12-12T11:51:00Z" w16du:dateUtc="2025-12-12T11:51:00Z" w:id="2032644442">
        <w:r w:rsidRPr="4E15ECE3" w:rsidDel="629C9CEA">
          <w:rPr>
            <w:rFonts w:cs="Arial" w:cstheme="minorBidi"/>
          </w:rPr>
          <w:delText>,</w:delText>
        </w:r>
      </w:del>
      <w:r w:rsidRPr="4E15ECE3" w:rsidR="629C9CEA">
        <w:rPr>
          <w:rFonts w:cs="Arial" w:cstheme="minorBidi"/>
        </w:rPr>
        <w:t xml:space="preserve"> </w:t>
      </w:r>
      <w:r w:rsidRPr="4E15ECE3" w:rsidR="629C9CEA">
        <w:rPr>
          <w:rFonts w:cs="Arial" w:cstheme="minorBidi"/>
          <w:b w:val="1"/>
          <w:bCs w:val="1"/>
        </w:rPr>
        <w:t>AUTORIDADE PORTUÁRIA DE SANTOS</w:t>
      </w:r>
      <w:ins w:author="Isaac Lucas Souza Bezerra" w:date="2026-02-23T18:12:30.954Z" w16du:dateUtc="2026-02-23T18:12:30.954Z" w:id="497169203">
        <w:r w:rsidRPr="4E15ECE3" w:rsidR="2475E681">
          <w:rPr>
            <w:rFonts w:cs="Arial" w:cstheme="minorBidi"/>
            <w:b w:val="1"/>
            <w:bCs w:val="1"/>
          </w:rPr>
          <w:t>{</w:t>
        </w:r>
        <w:r w:rsidRPr="4E15ECE3" w:rsidR="2475E681">
          <w:rPr>
            <w:rFonts w:cs="Arial" w:cstheme="minorBidi"/>
            <w:b w:val="1"/>
            <w:bCs w:val="1"/>
          </w:rPr>
          <w:t xml:space="preserve">{ </w:t>
        </w:r>
      </w:ins>
      <w:ins w:author="Isaac Lucas Souza Bezerra" w:date="2026-02-23T19:10:40.823Z" w16du:dateUtc="2026-02-23T19:10:40.823Z" w:id="1918933047">
        <w:r w:rsidRPr="4E15ECE3" w:rsidR="62861B9F">
          <w:rPr>
            <w:noProof w:val="0"/>
            <w:lang w:val="pt-BR"/>
          </w:rPr>
          <w:t>nome_arrendataria</w:t>
        </w:r>
      </w:ins>
      <w:ins w:author="Isaac Lucas Souza Bezerra" w:date="2026-02-23T19:44:40.482Z" w16du:dateUtc="2026-02-23T19:44:40.482Z" w:id="2063357754">
        <w:r w:rsidRPr="4E15ECE3" w:rsidR="3054E01E">
          <w:rPr>
            <w:noProof w:val="0"/>
            <w:lang w:val="pt-BR"/>
          </w:rPr>
          <w:t xml:space="preserve"> | default(</w:t>
        </w:r>
      </w:ins>
      <w:ins w:author="Isaac Lucas Souza Bezerra" w:date="2026-02-23T20:43:33.473Z" w16du:dateUtc="2026-02-23T20:43:33.473Z" w:id="1353621311">
        <w:r w:rsidRPr="4E15ECE3" w:rsidR="2B63C21B">
          <w:rPr>
            <w:noProof w:val="0"/>
            <w:lang w:val="pt-BR"/>
          </w:rPr>
          <w:t>'</w:t>
        </w:r>
      </w:ins>
      <w:ins w:author="Isaac Lucas Souza Bezerra" w:date="2026-02-23T19:44:40.482Z" w16du:dateUtc="2026-02-23T19:44:40.482Z" w:id="209317950">
        <w:r w:rsidRPr="4E15ECE3" w:rsidR="3054E01E">
          <w:rPr>
            <w:noProof w:val="0"/>
            <w:lang w:val="pt-BR"/>
          </w:rPr>
          <w:t>[•] [•] [•]</w:t>
        </w:r>
      </w:ins>
      <w:ins w:author="Isaac Lucas Souza Bezerra" w:date="2026-02-23T20:43:33.477Z" w16du:dateUtc="2026-02-23T20:43:33.477Z" w:id="1535834900">
        <w:r w:rsidRPr="4E15ECE3" w:rsidR="2B63C21B">
          <w:rPr>
            <w:noProof w:val="0"/>
            <w:lang w:val="pt-BR"/>
          </w:rPr>
          <w:t>'</w:t>
        </w:r>
      </w:ins>
      <w:ins w:author="Isaac Lucas Souza Bezerra" w:date="2026-02-23T19:44:40.482Z" w16du:dateUtc="2026-02-23T19:44:40.482Z" w:id="1356117123">
        <w:r w:rsidRPr="4E15ECE3" w:rsidR="3054E01E">
          <w:rPr>
            <w:noProof w:val="0"/>
            <w:lang w:val="pt-BR"/>
          </w:rPr>
          <w:t xml:space="preserve">, </w:t>
        </w:r>
        <w:r w:rsidRPr="4E15ECE3" w:rsidR="3054E01E">
          <w:rPr>
            <w:noProof w:val="0"/>
            <w:lang w:val="pt-BR"/>
          </w:rPr>
          <w:t>true</w:t>
        </w:r>
        <w:r w:rsidRPr="4E15ECE3" w:rsidR="3054E01E">
          <w:rPr>
            <w:noProof w:val="0"/>
            <w:lang w:val="pt-BR"/>
          </w:rPr>
          <w:t>)</w:t>
        </w:r>
        <w:r w:rsidRPr="4E15ECE3" w:rsidR="3054E01E">
          <w:rPr>
            <w:noProof w:val="0"/>
            <w:lang w:val="pt-BR"/>
          </w:rPr>
          <w:t xml:space="preserve"> }}</w:t>
        </w:r>
        <w:r w:rsidRPr="4E15ECE3" w:rsidR="3054E01E">
          <w:rPr>
            <w:noProof w:val="0"/>
            <w:lang w:val="pt-BR"/>
          </w:rPr>
          <w:t xml:space="preserve"> </w:t>
        </w:r>
      </w:ins>
      <w:r w:rsidRPr="4E15ECE3">
        <w:rPr>
          <w:rFonts w:cs="Arial"/>
          <w:b w:val="1"/>
          <w:bCs w:val="1"/>
          <w:caps w:val="1"/>
        </w:rPr>
        <w:fldChar w:fldCharType="begin"/>
      </w:r>
      <w:r w:rsidRPr="4E15ECE3">
        <w:rPr>
          <w:rFonts w:cs="Arial"/>
          <w:b w:val="1"/>
          <w:bCs w:val="1"/>
          <w:caps w:val="1"/>
        </w:rPr>
        <w:instrText xml:space="preserve"> MERGEFIELD Nome_da_Companhia </w:instrText>
      </w:r>
      <w:r w:rsidRPr="4E15ECE3">
        <w:rPr>
          <w:rFonts w:cs="Arial"/>
          <w:b w:val="1"/>
          <w:bCs w:val="1"/>
          <w:caps w:val="1"/>
          <w:noProof/>
        </w:rPr>
        <w:instrText xml:space="preserve">Autoridade Portuária de Santos</w:instrText>
      </w:r>
      <w:r w:rsidRPr="4E15ECE3">
        <w:rPr>
          <w:rFonts w:cs="Arial"/>
          <w:b w:val="1"/>
          <w:bCs w:val="1"/>
          <w:caps w:val="1"/>
        </w:rPr>
        <w:fldChar w:fldCharType="separate"/>
      </w:r>
      <w:ins w:author="Isabela Alves Pereira Oliveira" w:date="2025-12-12T11:57:00Z" w16du:dateUtc="2025-12-12T11:57:00Z" w:id="211647177">
        <w:del w:author="Isaac Lucas Souza Bezerra" w:date="2026-02-23T18:12:29.64Z" w16du:dateUtc="2026-02-23T18:12:29.64Z" w:id="272291852">
          <w:r w:rsidRPr="4E15ECE3" w:rsidDel="3B2E5121">
            <w:rPr>
              <w:rFonts w:cs="Arial"/>
              <w:b w:val="1"/>
              <w:bCs w:val="1"/>
              <w:caps w:val="1"/>
              <w:noProof/>
            </w:rPr>
            <w:delText>«Nome_da_Companhia»</w:delText>
          </w:r>
        </w:del>
      </w:ins>
      <w:r w:rsidRPr="4E15ECE3">
        <w:rPr>
          <w:rFonts w:cs="Arial"/>
          <w:b w:val="1"/>
          <w:bCs w:val="1"/>
          <w:caps w:val="1"/>
        </w:rPr>
        <w:fldChar w:fldCharType="end"/>
      </w:r>
      <w:del w:author="Isabela Alves Pereira Oliveira" w:date="2025-12-12T11:51:00Z" w16du:dateUtc="2025-12-12T11:51:00Z" w:id="1608229623">
        <w:r w:rsidRPr="4E15ECE3" w:rsidDel="629C9CEA">
          <w:rPr>
            <w:b w:val="1"/>
            <w:bCs w:val="1"/>
          </w:rPr>
          <w:delText xml:space="preserve"> </w:delText>
        </w:r>
      </w:del>
      <w:r w:rsidRPr="4E15ECE3" w:rsidR="629C9CEA">
        <w:rPr>
          <w:rFonts w:cs="Arial" w:cstheme="minorBidi"/>
        </w:rPr>
        <w:t xml:space="preserve">, personalidade jurídica, com sede </w:t>
      </w:r>
      <w:ins w:author="Isaac Lucas Souza Bezerra" w:date="2026-02-20T21:00:59.129Z" w16du:dateUtc="2026-02-20T21:00:59.129Z" w:id="812788069">
        <w:r w:rsidRPr="4E15ECE3" w:rsidR="53A1F444">
          <w:rPr>
            <w:noProof w:val="0"/>
            <w:lang w:val="pt-BR"/>
          </w:rPr>
          <w:t xml:space="preserve">{{ </w:t>
        </w:r>
        <w:r w:rsidRPr="4E15ECE3" w:rsidR="53A1F444">
          <w:rPr>
            <w:noProof w:val="0"/>
            <w:lang w:val="pt-BR"/>
          </w:rPr>
          <w:t>sede_autoridade_portuaria</w:t>
        </w:r>
      </w:ins>
      <w:ins w:author="Isaac Lucas Souza Bezerra" w:date="2026-02-23T19:35:20.434Z" w16du:dateUtc="2026-02-23T19:35:20.434Z" w:id="2006071063">
        <w:r w:rsidRPr="4E15ECE3" w:rsidR="4DCF1BE7">
          <w:rPr>
            <w:noProof w:val="0"/>
            <w:lang w:val="pt-BR"/>
          </w:rPr>
          <w:t xml:space="preserve"> | default(</w:t>
        </w:r>
      </w:ins>
      <w:ins w:author="Isaac Lucas Souza Bezerra" w:date="2026-02-23T20:43:33.482Z" w16du:dateUtc="2026-02-23T20:43:33.482Z" w:id="46623364">
        <w:r w:rsidRPr="4E15ECE3" w:rsidR="2B63C21B">
          <w:rPr>
            <w:noProof w:val="0"/>
            <w:lang w:val="pt-BR"/>
          </w:rPr>
          <w:t>'</w:t>
        </w:r>
      </w:ins>
      <w:ins w:author="Isaac Lucas Souza Bezerra" w:date="2026-02-23T19:35:20.434Z" w16du:dateUtc="2026-02-23T19:35:20.434Z" w:id="2042697984">
        <w:r w:rsidRPr="4E15ECE3" w:rsidR="4DCF1BE7">
          <w:rPr>
            <w:noProof w:val="0"/>
            <w:lang w:val="pt-BR"/>
          </w:rPr>
          <w:t>[•] [•] [•]</w:t>
        </w:r>
      </w:ins>
      <w:ins w:author="Isaac Lucas Souza Bezerra" w:date="2026-02-23T20:43:33.486Z" w16du:dateUtc="2026-02-23T20:43:33.486Z" w:id="1501615689">
        <w:r w:rsidRPr="4E15ECE3" w:rsidR="2B63C21B">
          <w:rPr>
            <w:noProof w:val="0"/>
            <w:lang w:val="pt-BR"/>
          </w:rPr>
          <w:t>'</w:t>
        </w:r>
      </w:ins>
      <w:ins w:author="Isaac Lucas Souza Bezerra" w:date="2026-02-23T19:35:20.434Z" w16du:dateUtc="2026-02-23T19:35:20.434Z" w:id="1940132957">
        <w:r w:rsidRPr="4E15ECE3" w:rsidR="4DCF1BE7">
          <w:rPr>
            <w:noProof w:val="0"/>
            <w:lang w:val="pt-BR"/>
          </w:rPr>
          <w:t xml:space="preserve">, </w:t>
        </w:r>
        <w:r w:rsidRPr="4E15ECE3" w:rsidR="4DCF1BE7">
          <w:rPr>
            <w:noProof w:val="0"/>
            <w:lang w:val="pt-BR"/>
          </w:rPr>
          <w:t>true</w:t>
        </w:r>
        <w:r w:rsidRPr="4E15ECE3" w:rsidR="4DCF1BE7">
          <w:rPr>
            <w:noProof w:val="0"/>
            <w:lang w:val="pt-BR"/>
          </w:rPr>
          <w:t xml:space="preserve">) </w:t>
        </w:r>
      </w:ins>
      <w:ins w:author="Isaac Lucas Souza Bezerra" w:date="2026-02-23T20:26:50.774Z" w16du:dateUtc="2026-02-23T20:26:50.774Z" w:id="1945365918">
        <w:r w:rsidRPr="4E15ECE3" w:rsidR="40408752">
          <w:rPr>
            <w:noProof w:val="0"/>
            <w:lang w:val="pt-BR"/>
          </w:rPr>
          <w:t>}}</w:t>
        </w:r>
      </w:ins>
      <w:del w:author="Isaac Lucas Souza Bezerra" w:date="2026-02-20T21:00:58.696Z" w16du:dateUtc="2026-02-20T21:00:58.696Z" w:id="1167797768">
        <w:r w:rsidRPr="4E15ECE3" w:rsidDel="629C9CEA">
          <w:rPr>
            <w:rFonts w:cs="Arial" w:cstheme="minorBidi"/>
          </w:rPr>
          <w:delText>........................</w:delText>
        </w:r>
      </w:del>
      <w:r w:rsidRPr="4E15ECE3" w:rsidR="629C9CEA">
        <w:rPr>
          <w:rFonts w:cs="Arial" w:cstheme="minorBidi"/>
        </w:rPr>
        <w:t xml:space="preserve">, inscrita no CNPJ sob o nº. </w:t>
      </w:r>
      <w:ins w:author="Isaac Lucas Souza Bezerra" w:date="2026-02-20T21:01:15.139Z" w16du:dateUtc="2026-02-20T21:01:15.139Z" w:id="1677886759">
        <w:r w:rsidRPr="4E15ECE3" w:rsidR="78DD2D35">
          <w:rPr>
            <w:noProof w:val="0"/>
            <w:lang w:val="pt-BR"/>
          </w:rPr>
          <w:t xml:space="preserve">{{ </w:t>
        </w:r>
        <w:r w:rsidRPr="4E15ECE3" w:rsidR="78DD2D35">
          <w:rPr>
            <w:noProof w:val="0"/>
            <w:lang w:val="pt-BR"/>
          </w:rPr>
          <w:t>cnpj_autoridade_portuaria</w:t>
        </w:r>
      </w:ins>
      <w:ins w:author="Isaac Lucas Souza Bezerra" w:date="2026-02-23T19:44:49.363Z" w16du:dateUtc="2026-02-23T19:44:49.363Z" w:id="156711202">
        <w:r w:rsidRPr="4E15ECE3" w:rsidR="3B21364B">
          <w:rPr>
            <w:noProof w:val="0"/>
            <w:lang w:val="pt-BR"/>
          </w:rPr>
          <w:t xml:space="preserve"> | default(</w:t>
        </w:r>
      </w:ins>
      <w:ins w:author="Isaac Lucas Souza Bezerra" w:date="2026-02-23T20:43:33.49Z" w16du:dateUtc="2026-02-23T20:43:33.49Z" w:id="968122311">
        <w:r w:rsidRPr="4E15ECE3" w:rsidR="2B63C21B">
          <w:rPr>
            <w:noProof w:val="0"/>
            <w:lang w:val="pt-BR"/>
          </w:rPr>
          <w:t>'</w:t>
        </w:r>
      </w:ins>
      <w:ins w:author="Isaac Lucas Souza Bezerra" w:date="2026-02-23T19:44:49.363Z" w16du:dateUtc="2026-02-23T19:44:49.363Z" w:id="695814271">
        <w:r w:rsidRPr="4E15ECE3" w:rsidR="3B21364B">
          <w:rPr>
            <w:noProof w:val="0"/>
            <w:lang w:val="pt-BR"/>
          </w:rPr>
          <w:t>[•] [•] [•]</w:t>
        </w:r>
      </w:ins>
      <w:ins w:author="Isaac Lucas Souza Bezerra" w:date="2026-02-23T20:43:33.495Z" w16du:dateUtc="2026-02-23T20:43:33.495Z" w:id="841135808">
        <w:r w:rsidRPr="4E15ECE3" w:rsidR="2B63C21B">
          <w:rPr>
            <w:noProof w:val="0"/>
            <w:lang w:val="pt-BR"/>
          </w:rPr>
          <w:t>'</w:t>
        </w:r>
      </w:ins>
      <w:ins w:author="Isaac Lucas Souza Bezerra" w:date="2026-02-23T19:44:49.363Z" w16du:dateUtc="2026-02-23T19:44:49.363Z" w:id="1940203482">
        <w:r w:rsidRPr="4E15ECE3" w:rsidR="3B21364B">
          <w:rPr>
            <w:noProof w:val="0"/>
            <w:lang w:val="pt-BR"/>
          </w:rPr>
          <w:t xml:space="preserve">, </w:t>
        </w:r>
        <w:r w:rsidRPr="4E15ECE3" w:rsidR="3B21364B">
          <w:rPr>
            <w:noProof w:val="0"/>
            <w:lang w:val="pt-BR"/>
          </w:rPr>
          <w:t>true</w:t>
        </w:r>
        <w:r w:rsidRPr="4E15ECE3" w:rsidR="3B21364B">
          <w:rPr>
            <w:noProof w:val="0"/>
            <w:lang w:val="pt-BR"/>
          </w:rPr>
          <w:t>)</w:t>
        </w:r>
        <w:r w:rsidRPr="4E15ECE3" w:rsidR="3B21364B">
          <w:rPr>
            <w:noProof w:val="0"/>
            <w:lang w:val="pt-BR"/>
          </w:rPr>
          <w:t xml:space="preserve"> }}</w:t>
        </w:r>
      </w:ins>
      <w:del w:author="Isaac Lucas Souza Bezerra" w:date="2026-02-20T21:01:14.793Z" w16du:dateUtc="2026-02-20T21:01:14.793Z" w:id="1035816722">
        <w:r w:rsidRPr="4E15ECE3" w:rsidDel="629C9CEA">
          <w:rPr>
            <w:rFonts w:cs="Arial" w:cstheme="minorBidi"/>
          </w:rPr>
          <w:delText>......................</w:delText>
        </w:r>
      </w:del>
      <w:r w:rsidRPr="4E15ECE3" w:rsidR="629C9CEA">
        <w:rPr>
          <w:rFonts w:cs="Arial" w:cstheme="minorBidi"/>
        </w:rPr>
        <w:t xml:space="preserve">, neste ato representada pelo Diretor-Presidente o Sr. </w:t>
      </w:r>
      <w:ins w:author="Isaac Lucas Souza Bezerra" w:date="2026-02-20T21:01:32.715Z" w16du:dateUtc="2026-02-20T21:01:32.715Z" w:id="1400773067">
        <w:r w:rsidRPr="4E15ECE3" w:rsidR="2C2E6286">
          <w:rPr>
            <w:noProof w:val="0"/>
            <w:lang w:val="pt-BR"/>
          </w:rPr>
          <w:t xml:space="preserve">{{ </w:t>
        </w:r>
        <w:r w:rsidRPr="4E15ECE3" w:rsidR="2C2E6286">
          <w:rPr>
            <w:noProof w:val="0"/>
            <w:lang w:val="pt-BR"/>
          </w:rPr>
          <w:t>nome_diretor_presidente_ap</w:t>
        </w:r>
      </w:ins>
      <w:ins w:author="Isaac Lucas Souza Bezerra" w:date="2026-02-23T19:35:22.674Z" w16du:dateUtc="2026-02-23T19:35:22.674Z" w:id="1891303934">
        <w:r w:rsidRPr="4E15ECE3" w:rsidR="0C8A88D5">
          <w:rPr>
            <w:noProof w:val="0"/>
            <w:lang w:val="pt-BR"/>
          </w:rPr>
          <w:t xml:space="preserve"> | </w:t>
        </w:r>
        <w:r w:rsidRPr="4E15ECE3" w:rsidR="0C8A88D5">
          <w:rPr>
            <w:noProof w:val="0"/>
            <w:lang w:val="pt-BR"/>
          </w:rPr>
          <w:t>default(</w:t>
        </w:r>
      </w:ins>
      <w:ins w:author="Isaac Lucas Souza Bezerra" w:date="2026-02-23T20:43:33.501Z" w16du:dateUtc="2026-02-23T20:43:33.501Z" w:id="1198500767">
        <w:r w:rsidRPr="4E15ECE3" w:rsidR="2B63C21B">
          <w:rPr>
            <w:noProof w:val="0"/>
            <w:lang w:val="pt-BR"/>
          </w:rPr>
          <w:t>'</w:t>
        </w:r>
      </w:ins>
      <w:ins w:author="Isaac Lucas Souza Bezerra" w:date="2026-02-23T19:35:22.674Z" w16du:dateUtc="2026-02-23T19:35:22.674Z" w:id="901396080">
        <w:r w:rsidRPr="4E15ECE3" w:rsidR="0C8A88D5">
          <w:rPr>
            <w:noProof w:val="0"/>
            <w:lang w:val="pt-BR"/>
          </w:rPr>
          <w:t>[•] [•] [•]</w:t>
        </w:r>
      </w:ins>
      <w:ins w:author="Isaac Lucas Souza Bezerra" w:date="2026-02-23T20:43:33.51Z" w16du:dateUtc="2026-02-23T20:43:33.51Z" w:id="12415512">
        <w:r w:rsidRPr="4E15ECE3" w:rsidR="2B63C21B">
          <w:rPr>
            <w:noProof w:val="0"/>
            <w:lang w:val="pt-BR"/>
          </w:rPr>
          <w:t>'</w:t>
        </w:r>
      </w:ins>
      <w:ins w:author="Isaac Lucas Souza Bezerra" w:date="2026-02-23T19:35:22.674Z" w16du:dateUtc="2026-02-23T19:35:22.674Z" w:id="1239903505">
        <w:r w:rsidRPr="4E15ECE3" w:rsidR="0C8A88D5">
          <w:rPr>
            <w:noProof w:val="0"/>
            <w:lang w:val="pt-BR"/>
          </w:rPr>
          <w:t xml:space="preserve">, </w:t>
        </w:r>
        <w:r w:rsidRPr="4E15ECE3" w:rsidR="0C8A88D5">
          <w:rPr>
            <w:noProof w:val="0"/>
            <w:lang w:val="pt-BR"/>
          </w:rPr>
          <w:t>true</w:t>
        </w:r>
        <w:r w:rsidRPr="4E15ECE3" w:rsidR="0C8A88D5">
          <w:rPr>
            <w:noProof w:val="0"/>
            <w:lang w:val="pt-BR"/>
          </w:rPr>
          <w:t xml:space="preserve">) </w:t>
        </w:r>
      </w:ins>
      <w:ins w:author="Isaac Lucas Souza Bezerra" w:date="2026-02-23T20:26:50.779Z" w16du:dateUtc="2026-02-23T20:26:50.779Z" w:id="42564749">
        <w:r w:rsidRPr="4E15ECE3" w:rsidR="40408752">
          <w:rPr>
            <w:noProof w:val="0"/>
            <w:lang w:val="pt-BR"/>
          </w:rPr>
          <w:t>}}</w:t>
        </w:r>
      </w:ins>
      <w:del w:author="Isaac Lucas Souza Bezerra" w:date="2026-02-20T21:01:32.151Z" w16du:dateUtc="2026-02-20T21:01:32.151Z" w:id="1943632140">
        <w:r w:rsidRPr="4E15ECE3" w:rsidDel="629C9CEA">
          <w:rPr>
            <w:rFonts w:cs="Arial" w:cstheme="minorBidi"/>
          </w:rPr>
          <w:delText>.........................</w:delText>
        </w:r>
      </w:del>
      <w:r w:rsidRPr="4E15ECE3" w:rsidR="629C9CEA">
        <w:rPr>
          <w:rFonts w:cs="Arial" w:cstheme="minorBidi"/>
        </w:rPr>
        <w:t>,</w:t>
      </w:r>
      <w:r w:rsidRPr="4E15ECE3" w:rsidR="629C9CEA">
        <w:rPr>
          <w:rFonts w:cs="Arial" w:cstheme="minorBidi"/>
          <w:lang w:eastAsia="ar-SA"/>
        </w:rPr>
        <w:t xml:space="preserve"> </w:t>
      </w:r>
      <w:r w:rsidRPr="4E15ECE3" w:rsidR="629C9CEA">
        <w:rPr>
          <w:rFonts w:cs="Arial" w:cstheme="minorBidi"/>
        </w:rPr>
        <w:t xml:space="preserve">designado pela </w:t>
      </w:r>
      <w:ins w:author="Isaac Lucas Souza Bezerra" w:date="2026-02-20T21:01:50.861Z" w16du:dateUtc="2026-02-20T21:01:50.861Z" w:id="355549336">
        <w:r w:rsidRPr="4E15ECE3" w:rsidR="1A423094">
          <w:rPr>
            <w:noProof w:val="0"/>
            <w:lang w:val="pt-BR"/>
          </w:rPr>
          <w:t xml:space="preserve">{{ </w:t>
        </w:r>
        <w:r w:rsidRPr="4E15ECE3" w:rsidR="1A423094">
          <w:rPr>
            <w:noProof w:val="0"/>
            <w:lang w:val="pt-BR"/>
          </w:rPr>
          <w:t>ato_designacao_</w:t>
        </w:r>
        <w:r w:rsidRPr="4E15ECE3" w:rsidR="1A423094">
          <w:rPr>
            <w:noProof w:val="0"/>
            <w:lang w:val="pt-BR"/>
          </w:rPr>
          <w:t>diretor_ap</w:t>
        </w:r>
        <w:r w:rsidRPr="4E15ECE3" w:rsidR="1A423094">
          <w:rPr>
            <w:noProof w:val="0"/>
            <w:lang w:val="pt-BR"/>
          </w:rPr>
          <w:t xml:space="preserve"> </w:t>
        </w:r>
      </w:ins>
      <w:ins w:author="Isaac Lucas Souza Bezerra" w:date="2026-02-23T20:42:25.174Z" w16du:dateUtc="2026-02-23T20:42:25.174Z" w:id="1106480594">
        <w:r w:rsidRPr="4E15ECE3" w:rsidR="27806BC8">
          <w:rPr>
            <w:noProof w:val="0"/>
            <w:lang w:val="pt-BR"/>
          </w:rPr>
          <w:t>| default(</w:t>
        </w:r>
      </w:ins>
      <w:ins w:author="Isaac Lucas Souza Bezerra" w:date="2026-02-23T20:43:33.514Z" w16du:dateUtc="2026-02-23T20:43:33.514Z" w:id="1514806755">
        <w:r w:rsidRPr="4E15ECE3" w:rsidR="2B63C21B">
          <w:rPr>
            <w:noProof w:val="0"/>
            <w:lang w:val="pt-BR"/>
          </w:rPr>
          <w:t>'</w:t>
        </w:r>
      </w:ins>
      <w:ins w:author="Isaac Lucas Souza Bezerra" w:date="2026-02-23T20:42:25.174Z" w16du:dateUtc="2026-02-23T20:42:25.174Z" w:id="1121340067">
        <w:r w:rsidRPr="4E15ECE3" w:rsidR="27806BC8">
          <w:rPr>
            <w:noProof w:val="0"/>
            <w:lang w:val="pt-BR"/>
          </w:rPr>
          <w:t>[•] [•] [•]</w:t>
        </w:r>
      </w:ins>
      <w:ins w:author="Isaac Lucas Souza Bezerra" w:date="2026-02-23T20:43:33.518Z" w16du:dateUtc="2026-02-23T20:43:33.518Z" w:id="1876481483">
        <w:r w:rsidRPr="4E15ECE3" w:rsidR="2B63C21B">
          <w:rPr>
            <w:noProof w:val="0"/>
            <w:lang w:val="pt-BR"/>
          </w:rPr>
          <w:t>'</w:t>
        </w:r>
      </w:ins>
      <w:ins w:author="Isaac Lucas Souza Bezerra" w:date="2026-02-23T20:42:25.174Z" w16du:dateUtc="2026-02-23T20:42:25.174Z" w:id="1626881473">
        <w:r w:rsidRPr="4E15ECE3" w:rsidR="27806BC8">
          <w:rPr>
            <w:noProof w:val="0"/>
            <w:lang w:val="pt-BR"/>
          </w:rPr>
          <w:t xml:space="preserve">, </w:t>
        </w:r>
        <w:r w:rsidRPr="4E15ECE3" w:rsidR="27806BC8">
          <w:rPr>
            <w:noProof w:val="0"/>
            <w:lang w:val="pt-BR"/>
          </w:rPr>
          <w:t>true</w:t>
        </w:r>
        <w:r w:rsidRPr="4E15ECE3" w:rsidR="27806BC8">
          <w:rPr>
            <w:noProof w:val="0"/>
            <w:lang w:val="pt-BR"/>
          </w:rPr>
          <w:t>) }}</w:t>
        </w:r>
      </w:ins>
      <w:del w:author="Isaac Lucas Souza Bezerra" w:date="2026-02-20T21:01:50.42Z" w16du:dateUtc="2026-02-20T21:01:50.42Z" w:id="807625495">
        <w:r w:rsidRPr="4E15ECE3" w:rsidDel="629C9CEA">
          <w:rPr>
            <w:rFonts w:cs="Arial" w:cstheme="minorBidi"/>
          </w:rPr>
          <w:delText>.................................</w:delText>
        </w:r>
      </w:del>
      <w:r w:rsidRPr="4E15ECE3" w:rsidR="629C9CEA">
        <w:rPr>
          <w:rFonts w:cs="Arial" w:cstheme="minorBidi"/>
        </w:rPr>
        <w:t xml:space="preserve">, publicada no </w:t>
      </w:r>
      <w:r w:rsidRPr="4E15ECE3" w:rsidR="629C9CEA">
        <w:rPr>
          <w:rFonts w:cs="Arial" w:cstheme="minorBidi"/>
          <w:b w:val="1"/>
          <w:bCs w:val="1"/>
          <w:rPrChange w:author="Isabela Alves Pereira Oliveira" w:date="2025-12-12T09:21:00Z" w16du:dateUtc="2025-12-12T09:21:00Z" w:id="773699681">
            <w:rPr>
              <w:rFonts w:cs="Arial" w:cstheme="minorBidi"/>
            </w:rPr>
          </w:rPrChange>
        </w:rPr>
        <w:t xml:space="preserve">DOU </w:t>
      </w:r>
      <w:r w:rsidRPr="4E15ECE3" w:rsidR="629C9CEA">
        <w:rPr>
          <w:rFonts w:cs="Arial" w:cstheme="minorBidi"/>
        </w:rPr>
        <w:t xml:space="preserve">de </w:t>
      </w:r>
      <w:ins w:author="Isaac Lucas Souza Bezerra" w:date="2026-02-20T21:02:03.741Z" w16du:dateUtc="2026-02-20T21:02:03.741Z" w:id="180107920">
        <w:r w:rsidRPr="4E15ECE3" w:rsidR="10270D6A">
          <w:rPr>
            <w:noProof w:val="0"/>
            <w:lang w:val="pt-BR"/>
          </w:rPr>
          <w:t xml:space="preserve">{{ </w:t>
        </w:r>
        <w:r w:rsidRPr="4E15ECE3" w:rsidR="10270D6A">
          <w:rPr>
            <w:noProof w:val="0"/>
            <w:lang w:val="pt-BR"/>
          </w:rPr>
          <w:t>data_dou_diretor_ap</w:t>
        </w:r>
      </w:ins>
      <w:ins w:author="Isaac Lucas Souza Bezerra" w:date="2026-02-23T19:35:23.53Z" w16du:dateUtc="2026-02-23T19:35:23.53Z" w:id="1009378393">
        <w:r w:rsidRPr="4E15ECE3" w:rsidR="0C8A88D5">
          <w:rPr>
            <w:noProof w:val="0"/>
            <w:lang w:val="pt-BR"/>
          </w:rPr>
          <w:t xml:space="preserve"> | </w:t>
        </w:r>
        <w:r w:rsidRPr="4E15ECE3" w:rsidR="0C8A88D5">
          <w:rPr>
            <w:noProof w:val="0"/>
            <w:lang w:val="pt-BR"/>
          </w:rPr>
          <w:t>default(</w:t>
        </w:r>
      </w:ins>
      <w:ins w:author="Isaac Lucas Souza Bezerra" w:date="2026-02-23T20:43:33.522Z" w16du:dateUtc="2026-02-23T20:43:33.522Z" w:id="1258539748">
        <w:r w:rsidRPr="4E15ECE3" w:rsidR="2B63C21B">
          <w:rPr>
            <w:noProof w:val="0"/>
            <w:lang w:val="pt-BR"/>
          </w:rPr>
          <w:t>'</w:t>
        </w:r>
      </w:ins>
      <w:ins w:author="Isaac Lucas Souza Bezerra" w:date="2026-02-23T19:35:23.53Z" w16du:dateUtc="2026-02-23T19:35:23.53Z" w:id="934219797">
        <w:r w:rsidRPr="4E15ECE3" w:rsidR="0C8A88D5">
          <w:rPr>
            <w:noProof w:val="0"/>
            <w:lang w:val="pt-BR"/>
          </w:rPr>
          <w:t>[•] [•] [•]</w:t>
        </w:r>
      </w:ins>
      <w:ins w:author="Isaac Lucas Souza Bezerra" w:date="2026-02-23T20:43:33.526Z" w16du:dateUtc="2026-02-23T20:43:33.526Z" w:id="909110936">
        <w:r w:rsidRPr="4E15ECE3" w:rsidR="2B63C21B">
          <w:rPr>
            <w:noProof w:val="0"/>
            <w:lang w:val="pt-BR"/>
          </w:rPr>
          <w:t>'</w:t>
        </w:r>
      </w:ins>
      <w:ins w:author="Isaac Lucas Souza Bezerra" w:date="2026-02-23T19:35:23.53Z" w16du:dateUtc="2026-02-23T19:35:23.53Z" w:id="1728453024">
        <w:r w:rsidRPr="4E15ECE3" w:rsidR="0C8A88D5">
          <w:rPr>
            <w:noProof w:val="0"/>
            <w:lang w:val="pt-BR"/>
          </w:rPr>
          <w:t xml:space="preserve">, </w:t>
        </w:r>
        <w:r w:rsidRPr="4E15ECE3" w:rsidR="0C8A88D5">
          <w:rPr>
            <w:noProof w:val="0"/>
            <w:lang w:val="pt-BR"/>
          </w:rPr>
          <w:t>true</w:t>
        </w:r>
        <w:r w:rsidRPr="4E15ECE3" w:rsidR="0C8A88D5">
          <w:rPr>
            <w:noProof w:val="0"/>
            <w:lang w:val="pt-BR"/>
          </w:rPr>
          <w:t xml:space="preserve">) </w:t>
        </w:r>
      </w:ins>
      <w:ins w:author="Isaac Lucas Souza Bezerra" w:date="2026-02-23T20:26:50.783Z" w16du:dateUtc="2026-02-23T20:26:50.783Z" w:id="663857261">
        <w:r w:rsidRPr="4E15ECE3" w:rsidR="40408752">
          <w:rPr>
            <w:noProof w:val="0"/>
            <w:lang w:val="pt-BR"/>
          </w:rPr>
          <w:t>}}</w:t>
        </w:r>
      </w:ins>
      <w:del w:author="Isaac Lucas Souza Bezerra" w:date="2026-02-20T21:02:03.342Z" w16du:dateUtc="2026-02-20T21:02:03.342Z" w:id="1164628165">
        <w:r w:rsidRPr="4E15ECE3" w:rsidDel="629C9CEA">
          <w:rPr>
            <w:rFonts w:cs="Arial" w:cstheme="minorBidi"/>
          </w:rPr>
          <w:delText>................</w:delText>
        </w:r>
      </w:del>
      <w:r w:rsidRPr="4E15ECE3" w:rsidR="629C9CEA">
        <w:rPr>
          <w:rFonts w:cs="Arial" w:cstheme="minorBidi"/>
        </w:rPr>
        <w:t xml:space="preserve">, </w:t>
      </w:r>
      <w:del w:author="Isabela Alves Pereira Oliveira" w:date="2025-12-11T15:30:00Z" w16du:dateUtc="2025-12-11T15:30:00Z" w:id="1686441025">
        <w:r w:rsidRPr="4E15ECE3" w:rsidDel="629C9CEA">
          <w:rPr>
            <w:rFonts w:cs="Arial" w:cstheme="minorBidi"/>
          </w:rPr>
          <w:delText xml:space="preserve">nacionalidade, estado civil, </w:delText>
        </w:r>
        <w:r w:rsidRPr="4E15ECE3" w:rsidDel="629C9CEA">
          <w:rPr>
            <w:rFonts w:cs="Arial" w:cstheme="minorBidi"/>
          </w:rPr>
          <w:delText>profissão,</w:delText>
        </w:r>
      </w:del>
      <w:ins w:author="Isabela Alves Pereira Oliveira" w:date="2025-12-12T11:51:00Z" w16du:dateUtc="2025-12-12T11:51:00Z" w:id="275810311">
        <w:r w:rsidRPr="4E15ECE3" w:rsidR="7D784B5C">
          <w:rPr>
            <w:rFonts w:cs="Arial" w:cstheme="minorBidi"/>
          </w:rPr>
          <w:t>,</w:t>
        </w:r>
        <w:r w:rsidRPr="4E15ECE3" w:rsidR="7D784B5C">
          <w:rPr>
            <w:rFonts w:cs="Arial" w:cstheme="minorBidi"/>
          </w:rPr>
          <w:t xml:space="preserve"> doravante denominada </w:t>
        </w:r>
      </w:ins>
      <w:ins w:author="Isabela Alves Pereira Oliveira" w:date="2025-12-12T12:03:00Z" w16du:dateUtc="2025-12-12T12:03:00Z" w:id="1066940272">
        <w:r w:rsidRPr="4E15ECE3" w:rsidR="4DBCC06F">
          <w:rPr>
            <w:rFonts w:cs="Arial" w:cstheme="minorBidi"/>
            <w:b w:val="1"/>
            <w:bCs w:val="1"/>
          </w:rPr>
          <w:t>AUTORIDADE PORTU</w:t>
        </w:r>
      </w:ins>
      <w:ins w:author="Isabela Alves Pereira Oliveira" w:date="2025-12-12T12:04:00Z" w16du:dateUtc="2025-12-12T12:04:00Z" w:id="1451394010">
        <w:r w:rsidRPr="4E15ECE3" w:rsidR="4DBCC06F">
          <w:rPr>
            <w:rFonts w:cs="Arial" w:cstheme="minorBidi"/>
            <w:b w:val="1"/>
            <w:bCs w:val="1"/>
          </w:rPr>
          <w:t>ÁRIA,</w:t>
        </w:r>
      </w:ins>
      <w:r w:rsidRPr="4E15ECE3" w:rsidR="629C9CEA">
        <w:rPr>
          <w:rFonts w:cs="Arial" w:cstheme="minorBidi"/>
        </w:rPr>
        <w:t xml:space="preserve"> e a empresa </w:t>
      </w:r>
      <w:ins w:author="Isaac Lucas Souza Bezerra" w:date="2026-02-20T21:02:42.117Z" w16du:dateUtc="2026-02-20T21:02:42.117Z" w:id="1210557295">
        <w:r w:rsidRPr="4E15ECE3" w:rsidR="56BEA80D">
          <w:rPr>
            <w:noProof w:val="0"/>
            <w:lang w:val="pt-BR"/>
          </w:rPr>
          <w:t xml:space="preserve">{{ </w:t>
        </w:r>
        <w:r w:rsidRPr="4E15ECE3" w:rsidR="56BEA80D">
          <w:rPr>
            <w:noProof w:val="0"/>
            <w:lang w:val="pt-BR"/>
          </w:rPr>
          <w:t>nome_arrendataria</w:t>
        </w:r>
      </w:ins>
      <w:ins w:author="Isaac Lucas Souza Bezerra" w:date="2026-02-23T19:44:56.626Z" w16du:dateUtc="2026-02-23T19:44:56.626Z" w:id="722096140">
        <w:r w:rsidRPr="4E15ECE3" w:rsidR="1406AE28">
          <w:rPr>
            <w:noProof w:val="0"/>
            <w:lang w:val="pt-BR"/>
          </w:rPr>
          <w:t xml:space="preserve"> | default(</w:t>
        </w:r>
      </w:ins>
      <w:ins w:author="Isaac Lucas Souza Bezerra" w:date="2026-02-23T20:43:33.53Z" w16du:dateUtc="2026-02-23T20:43:33.53Z" w:id="1421249702">
        <w:r w:rsidRPr="4E15ECE3" w:rsidR="2B63C21B">
          <w:rPr>
            <w:noProof w:val="0"/>
            <w:lang w:val="pt-BR"/>
          </w:rPr>
          <w:t>'</w:t>
        </w:r>
      </w:ins>
      <w:ins w:author="Isaac Lucas Souza Bezerra" w:date="2026-02-23T19:44:56.626Z" w16du:dateUtc="2026-02-23T19:44:56.626Z" w:id="1150892070">
        <w:r w:rsidRPr="4E15ECE3" w:rsidR="1406AE28">
          <w:rPr>
            <w:noProof w:val="0"/>
            <w:lang w:val="pt-BR"/>
          </w:rPr>
          <w:t>[•] [•] [•]</w:t>
        </w:r>
      </w:ins>
      <w:ins w:author="Isaac Lucas Souza Bezerra" w:date="2026-02-23T20:43:33.534Z" w16du:dateUtc="2026-02-23T20:43:33.534Z" w:id="343799746">
        <w:r w:rsidRPr="4E15ECE3" w:rsidR="2B63C21B">
          <w:rPr>
            <w:noProof w:val="0"/>
            <w:lang w:val="pt-BR"/>
          </w:rPr>
          <w:t>'</w:t>
        </w:r>
      </w:ins>
      <w:ins w:author="Isaac Lucas Souza Bezerra" w:date="2026-02-23T19:44:56.626Z" w16du:dateUtc="2026-02-23T19:44:56.626Z" w:id="444738952">
        <w:r w:rsidRPr="4E15ECE3" w:rsidR="1406AE28">
          <w:rPr>
            <w:noProof w:val="0"/>
            <w:lang w:val="pt-BR"/>
          </w:rPr>
          <w:t xml:space="preserve">, </w:t>
        </w:r>
        <w:r w:rsidRPr="4E15ECE3" w:rsidR="1406AE28">
          <w:rPr>
            <w:noProof w:val="0"/>
            <w:lang w:val="pt-BR"/>
          </w:rPr>
          <w:t>true</w:t>
        </w:r>
        <w:r w:rsidRPr="4E15ECE3" w:rsidR="1406AE28">
          <w:rPr>
            <w:noProof w:val="0"/>
            <w:lang w:val="pt-BR"/>
          </w:rPr>
          <w:t>)</w:t>
        </w:r>
        <w:r w:rsidRPr="4E15ECE3" w:rsidR="1406AE28">
          <w:rPr>
            <w:noProof w:val="0"/>
            <w:lang w:val="pt-BR"/>
          </w:rPr>
          <w:t xml:space="preserve"> }}</w:t>
        </w:r>
      </w:ins>
      <w:del w:author="Isaac Lucas Souza Bezerra" w:date="2026-02-20T21:02:41.568Z" w16du:dateUtc="2026-02-20T21:02:41.568Z" w:id="41707533">
        <w:r w:rsidRPr="4E15ECE3" w:rsidDel="629C9CEA">
          <w:rPr>
            <w:rFonts w:cs="Arial" w:cstheme="minorBidi"/>
          </w:rPr>
          <w:delText>...............................</w:delText>
        </w:r>
      </w:del>
      <w:r w:rsidRPr="4E15ECE3" w:rsidR="629C9CEA">
        <w:rPr>
          <w:rFonts w:cs="Arial" w:cstheme="minorBidi"/>
          <w:lang w:eastAsia="ar-SA"/>
        </w:rPr>
        <w:t xml:space="preserve">, [sociedade de propósito específico], </w:t>
      </w:r>
      <w:r w:rsidRPr="4E15ECE3" w:rsidR="629C9CEA">
        <w:rPr>
          <w:rFonts w:cs="Arial" w:cstheme="minorBidi"/>
        </w:rPr>
        <w:t xml:space="preserve">com sede na </w:t>
      </w:r>
      <w:ins w:author="Isaac Lucas Souza Bezerra" w:date="2026-02-20T21:03:01.712Z" w16du:dateUtc="2026-02-20T21:03:01.712Z" w:id="1880808115">
        <w:r w:rsidRPr="4E15ECE3" w:rsidR="7EC1DA49">
          <w:rPr>
            <w:noProof w:val="0"/>
            <w:lang w:val="pt-BR"/>
          </w:rPr>
          <w:t xml:space="preserve">{{ </w:t>
        </w:r>
        <w:r w:rsidRPr="4E15ECE3" w:rsidR="7EC1DA49">
          <w:rPr>
            <w:noProof w:val="0"/>
            <w:lang w:val="pt-BR"/>
          </w:rPr>
          <w:t>sede_arrendataria</w:t>
        </w:r>
      </w:ins>
      <w:ins w:author="Isaac Lucas Souza Bezerra" w:date="2026-02-23T19:35:28.455Z" w16du:dateUtc="2026-02-23T19:35:28.455Z" w:id="289811983">
        <w:r w:rsidRPr="4E15ECE3" w:rsidR="3692C388">
          <w:rPr>
            <w:noProof w:val="0"/>
            <w:lang w:val="pt-BR"/>
          </w:rPr>
          <w:t xml:space="preserve"> | </w:t>
        </w:r>
        <w:r w:rsidRPr="4E15ECE3" w:rsidR="3692C388">
          <w:rPr>
            <w:noProof w:val="0"/>
            <w:lang w:val="pt-BR"/>
          </w:rPr>
          <w:t>default(</w:t>
        </w:r>
      </w:ins>
      <w:ins w:author="Isaac Lucas Souza Bezerra" w:date="2026-02-23T20:43:33.538Z" w16du:dateUtc="2026-02-23T20:43:33.538Z" w:id="711626036">
        <w:r w:rsidRPr="4E15ECE3" w:rsidR="2B63C21B">
          <w:rPr>
            <w:noProof w:val="0"/>
            <w:lang w:val="pt-BR"/>
          </w:rPr>
          <w:t>'</w:t>
        </w:r>
      </w:ins>
      <w:ins w:author="Isaac Lucas Souza Bezerra" w:date="2026-02-23T19:35:28.455Z" w16du:dateUtc="2026-02-23T19:35:28.455Z" w:id="348491940">
        <w:r w:rsidRPr="4E15ECE3" w:rsidR="3692C388">
          <w:rPr>
            <w:noProof w:val="0"/>
            <w:lang w:val="pt-BR"/>
          </w:rPr>
          <w:t>[•] [•] [•]</w:t>
        </w:r>
      </w:ins>
      <w:ins w:author="Isaac Lucas Souza Bezerra" w:date="2026-02-23T20:43:33.543Z" w16du:dateUtc="2026-02-23T20:43:33.543Z" w:id="649529254">
        <w:r w:rsidRPr="4E15ECE3" w:rsidR="2B63C21B">
          <w:rPr>
            <w:noProof w:val="0"/>
            <w:lang w:val="pt-BR"/>
          </w:rPr>
          <w:t>'</w:t>
        </w:r>
      </w:ins>
      <w:ins w:author="Isaac Lucas Souza Bezerra" w:date="2026-02-23T19:35:28.455Z" w16du:dateUtc="2026-02-23T19:35:28.455Z" w:id="922821431">
        <w:r w:rsidRPr="4E15ECE3" w:rsidR="3692C388">
          <w:rPr>
            <w:noProof w:val="0"/>
            <w:lang w:val="pt-BR"/>
          </w:rPr>
          <w:t xml:space="preserve">, </w:t>
        </w:r>
        <w:r w:rsidRPr="4E15ECE3" w:rsidR="3692C388">
          <w:rPr>
            <w:noProof w:val="0"/>
            <w:lang w:val="pt-BR"/>
          </w:rPr>
          <w:t>true</w:t>
        </w:r>
        <w:r w:rsidRPr="4E15ECE3" w:rsidR="3692C388">
          <w:rPr>
            <w:noProof w:val="0"/>
            <w:lang w:val="pt-BR"/>
          </w:rPr>
          <w:t xml:space="preserve">) </w:t>
        </w:r>
      </w:ins>
      <w:ins w:author="Isaac Lucas Souza Bezerra" w:date="2026-02-23T20:26:50.786Z" w16du:dateUtc="2026-02-23T20:26:50.786Z" w:id="1658558099">
        <w:r w:rsidRPr="4E15ECE3" w:rsidR="40408752">
          <w:rPr>
            <w:noProof w:val="0"/>
            <w:lang w:val="pt-BR"/>
          </w:rPr>
          <w:t>}}</w:t>
        </w:r>
      </w:ins>
      <w:del w:author="Isaac Lucas Souza Bezerra" w:date="2026-02-20T21:03:01.095Z" w16du:dateUtc="2026-02-20T21:03:01.095Z" w:id="1643679309">
        <w:r w:rsidRPr="4E15ECE3" w:rsidDel="629C9CEA">
          <w:rPr>
            <w:rFonts w:cs="Arial" w:cstheme="minorBidi"/>
          </w:rPr>
          <w:delText>............................</w:delText>
        </w:r>
      </w:del>
      <w:r w:rsidRPr="4E15ECE3" w:rsidR="629C9CEA">
        <w:rPr>
          <w:rFonts w:cs="Arial" w:cstheme="minorBidi"/>
        </w:rPr>
        <w:t xml:space="preserve">, inscrita no CNPJ sob o nº </w:t>
      </w:r>
      <w:ins w:author="Isaac Lucas Souza Bezerra" w:date="2026-02-20T21:03:17.841Z" w16du:dateUtc="2026-02-20T21:03:17.841Z" w:id="1937915615">
        <w:r w:rsidRPr="4E15ECE3" w:rsidR="3EE461B1">
          <w:rPr>
            <w:noProof w:val="0"/>
            <w:lang w:val="pt-BR"/>
          </w:rPr>
          <w:t xml:space="preserve">{{ </w:t>
        </w:r>
        <w:r w:rsidRPr="4E15ECE3" w:rsidR="3EE461B1">
          <w:rPr>
            <w:noProof w:val="0"/>
            <w:lang w:val="pt-BR"/>
          </w:rPr>
          <w:t>cnpj_arrendataria</w:t>
        </w:r>
      </w:ins>
      <w:ins w:author="Isaac Lucas Souza Bezerra" w:date="2026-02-23T19:45:19.433Z" w16du:dateUtc="2026-02-23T19:45:19.433Z" w:id="1828319366">
        <w:r w:rsidRPr="4E15ECE3" w:rsidR="5DAA34B1">
          <w:rPr>
            <w:noProof w:val="0"/>
            <w:lang w:val="pt-BR"/>
          </w:rPr>
          <w:t xml:space="preserve"> | default(</w:t>
        </w:r>
      </w:ins>
      <w:ins w:author="Isaac Lucas Souza Bezerra" w:date="2026-02-23T20:43:33.547Z" w16du:dateUtc="2026-02-23T20:43:33.547Z" w:id="848243254">
        <w:r w:rsidRPr="4E15ECE3" w:rsidR="2B63C21B">
          <w:rPr>
            <w:noProof w:val="0"/>
            <w:lang w:val="pt-BR"/>
          </w:rPr>
          <w:t>'</w:t>
        </w:r>
      </w:ins>
      <w:ins w:author="Isaac Lucas Souza Bezerra" w:date="2026-02-23T19:45:19.433Z" w16du:dateUtc="2026-02-23T19:45:19.433Z" w:id="723692217">
        <w:r w:rsidRPr="4E15ECE3" w:rsidR="5DAA34B1">
          <w:rPr>
            <w:noProof w:val="0"/>
            <w:lang w:val="pt-BR"/>
          </w:rPr>
          <w:t>[•] [•] [•]</w:t>
        </w:r>
      </w:ins>
      <w:ins w:author="Isaac Lucas Souza Bezerra" w:date="2026-02-23T20:43:33.551Z" w16du:dateUtc="2026-02-23T20:43:33.551Z" w:id="2138124104">
        <w:r w:rsidRPr="4E15ECE3" w:rsidR="2B63C21B">
          <w:rPr>
            <w:noProof w:val="0"/>
            <w:lang w:val="pt-BR"/>
          </w:rPr>
          <w:t>'</w:t>
        </w:r>
      </w:ins>
      <w:ins w:author="Isaac Lucas Souza Bezerra" w:date="2026-02-23T19:45:19.433Z" w16du:dateUtc="2026-02-23T19:45:19.433Z" w:id="1873073396">
        <w:r w:rsidRPr="4E15ECE3" w:rsidR="5DAA34B1">
          <w:rPr>
            <w:noProof w:val="0"/>
            <w:lang w:val="pt-BR"/>
          </w:rPr>
          <w:t xml:space="preserve">, </w:t>
        </w:r>
        <w:r w:rsidRPr="4E15ECE3" w:rsidR="5DAA34B1">
          <w:rPr>
            <w:noProof w:val="0"/>
            <w:lang w:val="pt-BR"/>
          </w:rPr>
          <w:t>true</w:t>
        </w:r>
        <w:r w:rsidRPr="4E15ECE3" w:rsidR="5DAA34B1">
          <w:rPr>
            <w:noProof w:val="0"/>
            <w:lang w:val="pt-BR"/>
          </w:rPr>
          <w:t>)</w:t>
        </w:r>
        <w:r w:rsidRPr="4E15ECE3" w:rsidR="5DAA34B1">
          <w:rPr>
            <w:noProof w:val="0"/>
            <w:lang w:val="pt-BR"/>
          </w:rPr>
          <w:t xml:space="preserve"> }}</w:t>
        </w:r>
      </w:ins>
      <w:del w:author="Isaac Lucas Souza Bezerra" w:date="2026-02-20T21:03:17.136Z" w16du:dateUtc="2026-02-20T21:03:17.136Z" w:id="1907380731">
        <w:r w:rsidRPr="4E15ECE3" w:rsidDel="629C9CEA">
          <w:rPr>
            <w:rFonts w:cs="Arial" w:cstheme="minorBidi"/>
          </w:rPr>
          <w:delText>......................</w:delText>
        </w:r>
      </w:del>
      <w:r w:rsidRPr="4E15ECE3" w:rsidR="629C9CEA">
        <w:rPr>
          <w:rFonts w:cs="Arial" w:cstheme="minorBidi"/>
        </w:rPr>
        <w:t xml:space="preserve">, doravante denominada </w:t>
      </w:r>
      <w:r w:rsidRPr="4E15ECE3" w:rsidR="629C9CEA">
        <w:rPr>
          <w:rFonts w:cs="Arial" w:cstheme="minorBidi"/>
          <w:b w:val="1"/>
          <w:bCs w:val="1"/>
        </w:rPr>
        <w:t>ARRENDATÁRIA</w:t>
      </w:r>
      <w:r w:rsidRPr="4E15ECE3" w:rsidR="629C9CEA">
        <w:rPr>
          <w:rFonts w:cs="Arial" w:cstheme="minorBidi"/>
        </w:rPr>
        <w:t xml:space="preserve">, neste ato representada pelo Sr. </w:t>
      </w:r>
      <w:ins w:author="Isaac Lucas Souza Bezerra" w:date="2026-02-20T21:03:59.243Z" w16du:dateUtc="2026-02-20T21:03:59.243Z" w:id="1241119468">
        <w:r w:rsidRPr="4E15ECE3" w:rsidR="10C1AF67">
          <w:rPr>
            <w:noProof w:val="0"/>
            <w:lang w:val="pt-BR"/>
          </w:rPr>
          <w:t xml:space="preserve">{{ </w:t>
        </w:r>
        <w:r w:rsidRPr="4E15ECE3" w:rsidR="10C1AF67">
          <w:rPr>
            <w:noProof w:val="0"/>
            <w:lang w:val="pt-BR"/>
          </w:rPr>
          <w:t>nome_representante_arrendataria</w:t>
        </w:r>
      </w:ins>
      <w:ins w:author="Isaac Lucas Souza Bezerra" w:date="2026-02-23T19:35:28.98Z" w16du:dateUtc="2026-02-23T19:35:28.98Z" w:id="324380108">
        <w:r w:rsidRPr="4E15ECE3" w:rsidR="3692C388">
          <w:rPr>
            <w:noProof w:val="0"/>
            <w:lang w:val="pt-BR"/>
          </w:rPr>
          <w:t xml:space="preserve"> | </w:t>
        </w:r>
        <w:r w:rsidRPr="4E15ECE3" w:rsidR="3692C388">
          <w:rPr>
            <w:noProof w:val="0"/>
            <w:lang w:val="pt-BR"/>
          </w:rPr>
          <w:t>default(</w:t>
        </w:r>
      </w:ins>
      <w:ins w:author="Isaac Lucas Souza Bezerra" w:date="2026-02-23T20:43:33.555Z" w16du:dateUtc="2026-02-23T20:43:33.555Z" w:id="1354469112">
        <w:r w:rsidRPr="4E15ECE3" w:rsidR="2B63C21B">
          <w:rPr>
            <w:noProof w:val="0"/>
            <w:lang w:val="pt-BR"/>
          </w:rPr>
          <w:t>'</w:t>
        </w:r>
      </w:ins>
      <w:ins w:author="Isaac Lucas Souza Bezerra" w:date="2026-02-23T19:35:28.98Z" w16du:dateUtc="2026-02-23T19:35:28.98Z" w:id="1112954285">
        <w:r w:rsidRPr="4E15ECE3" w:rsidR="3692C388">
          <w:rPr>
            <w:noProof w:val="0"/>
            <w:lang w:val="pt-BR"/>
          </w:rPr>
          <w:t>[•] [•] [•]</w:t>
        </w:r>
      </w:ins>
      <w:ins w:author="Isaac Lucas Souza Bezerra" w:date="2026-02-23T20:43:33.561Z" w16du:dateUtc="2026-02-23T20:43:33.561Z" w:id="1882246602">
        <w:r w:rsidRPr="4E15ECE3" w:rsidR="2B63C21B">
          <w:rPr>
            <w:noProof w:val="0"/>
            <w:lang w:val="pt-BR"/>
          </w:rPr>
          <w:t>'</w:t>
        </w:r>
      </w:ins>
      <w:ins w:author="Isaac Lucas Souza Bezerra" w:date="2026-02-23T19:35:28.98Z" w16du:dateUtc="2026-02-23T19:35:28.98Z" w:id="1249558671">
        <w:r w:rsidRPr="4E15ECE3" w:rsidR="3692C388">
          <w:rPr>
            <w:noProof w:val="0"/>
            <w:lang w:val="pt-BR"/>
          </w:rPr>
          <w:t xml:space="preserve">, </w:t>
        </w:r>
        <w:r w:rsidRPr="4E15ECE3" w:rsidR="3692C388">
          <w:rPr>
            <w:noProof w:val="0"/>
            <w:lang w:val="pt-BR"/>
          </w:rPr>
          <w:t>true</w:t>
        </w:r>
        <w:r w:rsidRPr="4E15ECE3" w:rsidR="3692C388">
          <w:rPr>
            <w:noProof w:val="0"/>
            <w:lang w:val="pt-BR"/>
          </w:rPr>
          <w:t xml:space="preserve">) </w:t>
        </w:r>
      </w:ins>
      <w:ins w:author="Isaac Lucas Souza Bezerra" w:date="2026-02-23T20:26:50.79Z" w16du:dateUtc="2026-02-23T20:26:50.79Z" w:id="356037477">
        <w:r w:rsidRPr="4E15ECE3" w:rsidR="40408752">
          <w:rPr>
            <w:noProof w:val="0"/>
            <w:lang w:val="pt-BR"/>
          </w:rPr>
          <w:t>}}</w:t>
        </w:r>
      </w:ins>
      <w:del w:author="Isaac Lucas Souza Bezerra" w:date="2026-02-20T21:03:49.202Z" w16du:dateUtc="2026-02-20T21:03:49.202Z" w:id="647185091">
        <w:r w:rsidRPr="4E15ECE3" w:rsidDel="629C9CEA">
          <w:rPr>
            <w:rFonts w:cs="Arial" w:cstheme="minorBidi"/>
          </w:rPr>
          <w:delText>................................</w:delText>
        </w:r>
      </w:del>
      <w:r w:rsidRPr="4E15ECE3" w:rsidR="629C9CEA">
        <w:rPr>
          <w:rFonts w:cs="Arial" w:cstheme="minorBidi"/>
        </w:rPr>
        <w:t xml:space="preserve">, nacionalidade, estado civil, profissão, instrumento de outorga de poderes, ambos com o endereço comercial </w:t>
      </w:r>
      <w:ins w:author="Isaac Lucas Souza Bezerra" w:date="2026-02-20T21:04:27.062Z" w16du:dateUtc="2026-02-20T21:04:27.062Z" w:id="71298098">
        <w:r w:rsidRPr="4E15ECE3" w:rsidR="52126678">
          <w:rPr>
            <w:noProof w:val="0"/>
            <w:lang w:val="pt-BR"/>
          </w:rPr>
          <w:t xml:space="preserve">{{ </w:t>
        </w:r>
        <w:r w:rsidRPr="4E15ECE3" w:rsidR="52126678">
          <w:rPr>
            <w:noProof w:val="0"/>
            <w:lang w:val="pt-BR"/>
          </w:rPr>
          <w:t>endereco_comercial_representantes</w:t>
        </w:r>
      </w:ins>
      <w:ins w:author="Isaac Lucas Souza Bezerra" w:date="2026-02-23T19:45:25.595Z" w16du:dateUtc="2026-02-23T19:45:25.595Z" w:id="766152737">
        <w:r w:rsidRPr="4E15ECE3" w:rsidR="4ADE65DA">
          <w:rPr>
            <w:noProof w:val="0"/>
            <w:lang w:val="pt-BR"/>
          </w:rPr>
          <w:t xml:space="preserve"> | default(</w:t>
        </w:r>
      </w:ins>
      <w:ins w:author="Isaac Lucas Souza Bezerra" w:date="2026-02-23T20:43:33.565Z" w16du:dateUtc="2026-02-23T20:43:33.565Z" w:id="890372591">
        <w:r w:rsidRPr="4E15ECE3" w:rsidR="2B63C21B">
          <w:rPr>
            <w:noProof w:val="0"/>
            <w:lang w:val="pt-BR"/>
          </w:rPr>
          <w:t>'</w:t>
        </w:r>
      </w:ins>
      <w:ins w:author="Isaac Lucas Souza Bezerra" w:date="2026-02-23T19:45:25.595Z" w16du:dateUtc="2026-02-23T19:45:25.595Z" w:id="1924049019">
        <w:r w:rsidRPr="4E15ECE3" w:rsidR="4ADE65DA">
          <w:rPr>
            <w:noProof w:val="0"/>
            <w:lang w:val="pt-BR"/>
          </w:rPr>
          <w:t>[•] [•] [•]</w:t>
        </w:r>
      </w:ins>
      <w:ins w:author="Isaac Lucas Souza Bezerra" w:date="2026-02-23T20:43:33.57Z" w16du:dateUtc="2026-02-23T20:43:33.57Z" w:id="1591044231">
        <w:r w:rsidRPr="4E15ECE3" w:rsidR="2B63C21B">
          <w:rPr>
            <w:noProof w:val="0"/>
            <w:lang w:val="pt-BR"/>
          </w:rPr>
          <w:t>'</w:t>
        </w:r>
      </w:ins>
      <w:ins w:author="Isaac Lucas Souza Bezerra" w:date="2026-02-23T19:45:25.595Z" w16du:dateUtc="2026-02-23T19:45:25.595Z" w:id="1517807790">
        <w:r w:rsidRPr="4E15ECE3" w:rsidR="4ADE65DA">
          <w:rPr>
            <w:noProof w:val="0"/>
            <w:lang w:val="pt-BR"/>
          </w:rPr>
          <w:t xml:space="preserve">, </w:t>
        </w:r>
        <w:r w:rsidRPr="4E15ECE3" w:rsidR="4ADE65DA">
          <w:rPr>
            <w:noProof w:val="0"/>
            <w:lang w:val="pt-BR"/>
          </w:rPr>
          <w:t>true</w:t>
        </w:r>
        <w:r w:rsidRPr="4E15ECE3" w:rsidR="4ADE65DA">
          <w:rPr>
            <w:noProof w:val="0"/>
            <w:lang w:val="pt-BR"/>
          </w:rPr>
          <w:t>) }}</w:t>
        </w:r>
      </w:ins>
      <w:del w:author="Isaac Lucas Souza Bezerra" w:date="2026-02-20T21:04:26.266Z" w16du:dateUtc="2026-02-20T21:04:26.266Z" w:id="275725397">
        <w:r w:rsidRPr="4E15ECE3" w:rsidDel="629C9CEA">
          <w:rPr>
            <w:rFonts w:cs="Arial" w:cstheme="minorBidi"/>
          </w:rPr>
          <w:delText>...........................</w:delText>
        </w:r>
      </w:del>
      <w:r w:rsidRPr="4E15ECE3" w:rsidR="629C9CEA">
        <w:rPr>
          <w:rFonts w:cs="Arial" w:cstheme="minorBidi"/>
        </w:rPr>
        <w:t xml:space="preserve">, tendo em vista o que consta do Processo Administrativo nº </w:t>
      </w:r>
      <w:ins w:author="Isaac Lucas Souza Bezerra" w:date="2026-02-20T21:04:35.916Z" w16du:dateUtc="2026-02-20T21:04:35.916Z" w:id="1911782655">
        <w:r w:rsidRPr="4E15ECE3" w:rsidR="6403F5CB">
          <w:rPr>
            <w:noProof w:val="0"/>
            <w:lang w:val="pt-BR"/>
          </w:rPr>
          <w:t xml:space="preserve">{{ </w:t>
        </w:r>
        <w:r w:rsidRPr="4E15ECE3" w:rsidR="6403F5CB">
          <w:rPr>
            <w:noProof w:val="0"/>
            <w:lang w:val="pt-BR"/>
          </w:rPr>
          <w:t>numero_processo_administrativo</w:t>
        </w:r>
      </w:ins>
      <w:ins w:author="Isaac Lucas Souza Bezerra" w:date="2026-02-23T19:35:29.658Z" w16du:dateUtc="2026-02-23T19:35:29.658Z" w:id="1431548231">
        <w:r w:rsidRPr="4E15ECE3" w:rsidR="59C5A964">
          <w:rPr>
            <w:noProof w:val="0"/>
            <w:lang w:val="pt-BR"/>
          </w:rPr>
          <w:t xml:space="preserve"> | default(</w:t>
        </w:r>
      </w:ins>
      <w:ins w:author="Isaac Lucas Souza Bezerra" w:date="2026-02-23T20:43:33.574Z" w16du:dateUtc="2026-02-23T20:43:33.574Z" w:id="1986771571">
        <w:r w:rsidRPr="4E15ECE3" w:rsidR="2B63C21B">
          <w:rPr>
            <w:noProof w:val="0"/>
            <w:lang w:val="pt-BR"/>
          </w:rPr>
          <w:t>'</w:t>
        </w:r>
      </w:ins>
      <w:ins w:author="Isaac Lucas Souza Bezerra" w:date="2026-02-23T19:35:29.658Z" w16du:dateUtc="2026-02-23T19:35:29.658Z" w:id="324870430">
        <w:r w:rsidRPr="4E15ECE3" w:rsidR="59C5A964">
          <w:rPr>
            <w:noProof w:val="0"/>
            <w:lang w:val="pt-BR"/>
          </w:rPr>
          <w:t>[•] [•] [•]</w:t>
        </w:r>
      </w:ins>
      <w:ins w:author="Isaac Lucas Souza Bezerra" w:date="2026-02-23T20:43:33.578Z" w16du:dateUtc="2026-02-23T20:43:33.578Z" w:id="1238937596">
        <w:r w:rsidRPr="4E15ECE3" w:rsidR="2B63C21B">
          <w:rPr>
            <w:noProof w:val="0"/>
            <w:lang w:val="pt-BR"/>
          </w:rPr>
          <w:t>'</w:t>
        </w:r>
      </w:ins>
      <w:ins w:author="Isaac Lucas Souza Bezerra" w:date="2026-02-23T19:35:29.658Z" w16du:dateUtc="2026-02-23T19:35:29.658Z" w:id="1812024669">
        <w:r w:rsidRPr="4E15ECE3" w:rsidR="59C5A964">
          <w:rPr>
            <w:noProof w:val="0"/>
            <w:lang w:val="pt-BR"/>
          </w:rPr>
          <w:t xml:space="preserve">, </w:t>
        </w:r>
        <w:r w:rsidRPr="4E15ECE3" w:rsidR="59C5A964">
          <w:rPr>
            <w:noProof w:val="0"/>
            <w:lang w:val="pt-BR"/>
          </w:rPr>
          <w:t>true</w:t>
        </w:r>
        <w:r w:rsidRPr="4E15ECE3" w:rsidR="59C5A964">
          <w:rPr>
            <w:noProof w:val="0"/>
            <w:lang w:val="pt-BR"/>
          </w:rPr>
          <w:t xml:space="preserve">) </w:t>
        </w:r>
      </w:ins>
      <w:ins w:author="Isaac Lucas Souza Bezerra" w:date="2026-02-23T20:26:50.793Z" w16du:dateUtc="2026-02-23T20:26:50.793Z" w:id="1127647999">
        <w:r w:rsidRPr="4E15ECE3" w:rsidR="40408752">
          <w:rPr>
            <w:noProof w:val="0"/>
            <w:lang w:val="pt-BR"/>
          </w:rPr>
          <w:t>}}</w:t>
        </w:r>
      </w:ins>
      <w:del w:author="Isaac Lucas Souza Bezerra" w:date="2026-02-20T21:04:34.916Z" w16du:dateUtc="2026-02-20T21:04:34.916Z" w:id="2103289193">
        <w:r w:rsidRPr="4E15ECE3" w:rsidDel="629C9CEA">
          <w:rPr>
            <w:rFonts w:cs="Arial" w:cstheme="minorBidi"/>
          </w:rPr>
          <w:delText>.........................</w:delText>
        </w:r>
      </w:del>
      <w:r w:rsidRPr="4E15ECE3" w:rsidR="629C9CEA">
        <w:rPr>
          <w:rFonts w:cs="Arial" w:cstheme="minorBidi"/>
        </w:rPr>
        <w:t xml:space="preserve">, resolvem celebrar o presente </w:t>
      </w:r>
      <w:r w:rsidRPr="4E15ECE3" w:rsidR="629C9CEA">
        <w:rPr>
          <w:rFonts w:cs="Arial" w:cstheme="minorBidi"/>
          <w:b w:val="1"/>
          <w:bCs w:val="1"/>
        </w:rPr>
        <w:t>Contrato</w:t>
      </w:r>
      <w:r w:rsidRPr="4E15ECE3" w:rsidR="629C9CEA">
        <w:rPr>
          <w:rFonts w:cs="Arial" w:cstheme="minorBidi"/>
        </w:rPr>
        <w:t>, que se regerá pelas seguintes Cláusulas e condiçõe</w:t>
      </w:r>
      <w:r w:rsidRPr="4E15ECE3" w:rsidR="75ED5905">
        <w:rPr>
          <w:rFonts w:cs="Arial" w:cstheme="minorBidi"/>
        </w:rPr>
        <w:t>s:</w:t>
      </w:r>
    </w:p>
    <w:p w:rsidRPr="00153E69" w:rsidR="00A44677" w:rsidP="005F6644" w:rsidRDefault="00A44677" w14:paraId="498DB8B6" w14:textId="284E3AC6">
      <w:pPr>
        <w:jc w:val="center"/>
        <w:rPr>
          <w:b/>
          <w:bCs/>
        </w:rPr>
      </w:pPr>
    </w:p>
    <w:p w:rsidRPr="0083258E" w:rsidR="00A97D48" w:rsidP="0083258E" w:rsidRDefault="00FA536F" w14:paraId="3F0EB4E3" w14:textId="2F0D1283">
      <w:pPr>
        <w:pStyle w:val="MinutadeContrato"/>
        <w:numPr>
          <w:ilvl w:val="0"/>
          <w:numId w:val="2"/>
        </w:numPr>
        <w:outlineLvl w:val="0"/>
        <w:rPr>
          <w:b/>
          <w:bCs w:val="0"/>
        </w:rPr>
      </w:pPr>
      <w:bookmarkStart w:name="_Toc216433080" w:id="237"/>
      <w:r>
        <w:rPr>
          <w:b/>
          <w:bCs w:val="0"/>
        </w:rPr>
        <w:t>Das Disposições Iniciais</w:t>
      </w:r>
      <w:bookmarkEnd w:id="237"/>
    </w:p>
    <w:p w:rsidRPr="00894D29" w:rsidR="00A97D48" w:rsidP="00A97D48" w:rsidRDefault="00A97D48" w14:paraId="37A76B68" w14:textId="77777777">
      <w:pPr>
        <w:pStyle w:val="MinutadeContrato"/>
        <w:rPr>
          <w:b/>
        </w:rPr>
      </w:pPr>
    </w:p>
    <w:p w:rsidR="00FA536F" w:rsidP="005E09F8" w:rsidRDefault="00FA536F" w14:paraId="4D576308" w14:textId="32A17B2B">
      <w:pPr>
        <w:pStyle w:val="MinutadeContrato"/>
        <w:numPr>
          <w:ilvl w:val="1"/>
          <w:numId w:val="2"/>
        </w:numPr>
      </w:pPr>
      <w:bookmarkStart w:name="_Toc214366578" w:id="238"/>
      <w:r>
        <w:t>Das Definições</w:t>
      </w:r>
      <w:bookmarkEnd w:id="238"/>
    </w:p>
    <w:p w:rsidR="00FA536F" w:rsidP="00FA536F" w:rsidRDefault="00FA536F" w14:paraId="1DAE9FDB" w14:textId="77777777">
      <w:pPr>
        <w:pStyle w:val="MinutadeContrato"/>
      </w:pPr>
    </w:p>
    <w:p w:rsidR="005F6644" w:rsidP="00FA536F" w:rsidRDefault="005F6644" w14:paraId="40642DA5" w14:textId="238C02E2">
      <w:pPr>
        <w:pStyle w:val="MinutadeContrato"/>
        <w:numPr>
          <w:ilvl w:val="2"/>
          <w:numId w:val="2"/>
        </w:numPr>
      </w:pPr>
      <w:r w:rsidRPr="00186B76">
        <w:t xml:space="preserve">Para os fins do presente </w:t>
      </w:r>
      <w:r w:rsidRPr="00186B76">
        <w:rPr>
          <w:b/>
        </w:rPr>
        <w:t>Contrato</w:t>
      </w:r>
      <w:r w:rsidRPr="00186B76">
        <w:t>, e sem prejuízo de outras definições aqui estabelecidas, as seguintes definições aplicam-se às respectivas expressões:</w:t>
      </w:r>
    </w:p>
    <w:p w:rsidR="005F6644" w:rsidP="00500E8F" w:rsidRDefault="005F6644" w14:paraId="5E37F06A" w14:textId="77777777">
      <w:pPr>
        <w:pStyle w:val="MinutadeContrato"/>
      </w:pPr>
    </w:p>
    <w:p w:rsidR="005F6644" w:rsidDel="008F7824" w:rsidP="00FA536F" w:rsidRDefault="00E23F2C" w14:paraId="230EF005" w14:textId="7E6769AA">
      <w:pPr>
        <w:pStyle w:val="MinutadeContrato"/>
        <w:numPr>
          <w:ilvl w:val="3"/>
          <w:numId w:val="2"/>
        </w:numPr>
        <w:rPr>
          <w:del w:author="Isabela Alves Pereira Oliveira" w:date="2025-12-12T11:54:00Z" w16du:dateUtc="2025-12-12T14:54:00Z" w:id="239"/>
        </w:rPr>
      </w:pPr>
      <w:del w:author="Isabela Alves Pereira Oliveira" w:date="2025-12-12T11:53:00Z" w16du:dateUtc="2025-12-12T14:53:00Z" w:id="240">
        <w:r w:rsidDel="009A4CA7">
          <w:rPr>
            <w:b/>
          </w:rPr>
          <w:delText>A</w:delText>
        </w:r>
        <w:r w:rsidDel="009A4CA7" w:rsidR="00185715">
          <w:rPr>
            <w:b/>
          </w:rPr>
          <w:delText>dministração do Porto</w:delText>
        </w:r>
      </w:del>
      <w:del w:author="Isabela Alves Pereira Oliveira" w:date="2025-12-12T11:54:00Z" w16du:dateUtc="2025-12-12T14:54:00Z" w:id="241">
        <w:r w:rsidRPr="00186B76" w:rsidDel="008F7824" w:rsidR="005F6644">
          <w:delText xml:space="preserve">: </w:delText>
        </w:r>
        <w:bookmarkStart w:name="_Hlk170309727" w:id="242"/>
        <w:r w:rsidRPr="00186B76" w:rsidDel="008F7824" w:rsidR="00185715">
          <w:delText xml:space="preserve">pessoa jurídica encarregada da </w:delText>
        </w:r>
        <w:r w:rsidRPr="00186B76" w:rsidDel="008F7824" w:rsidR="00185715">
          <w:rPr>
            <w:b/>
          </w:rPr>
          <w:delText>Administração do Porto Organizado</w:delText>
        </w:r>
        <w:r w:rsidRPr="00186B76" w:rsidDel="008F7824" w:rsidR="00185715">
          <w:delText xml:space="preserve"> por delegação ou concessão do </w:delText>
        </w:r>
        <w:r w:rsidRPr="00186B76" w:rsidDel="008F7824" w:rsidR="00185715">
          <w:rPr>
            <w:b/>
          </w:rPr>
          <w:delText>Poder Concedente</w:delText>
        </w:r>
        <w:r w:rsidRPr="00186B76" w:rsidDel="008F7824" w:rsidR="00185715">
          <w:delText>, ou a União diretamente, nos casos de Portos não delegados e não concedidos</w:delText>
        </w:r>
        <w:r w:rsidRPr="00186B76" w:rsidDel="008F7824" w:rsidR="005F6644">
          <w:delText>.</w:delText>
        </w:r>
        <w:bookmarkEnd w:id="242"/>
      </w:del>
    </w:p>
    <w:p w:rsidR="005F6644" w:rsidP="00500E8F" w:rsidRDefault="005F6644" w14:paraId="0F1ABDAC" w14:textId="77777777">
      <w:pPr>
        <w:pStyle w:val="MinutadeContrato"/>
      </w:pPr>
    </w:p>
    <w:p w:rsidR="005F6644" w:rsidP="00FA536F" w:rsidRDefault="005F6644" w14:paraId="0FEB1866" w14:textId="77777777">
      <w:pPr>
        <w:pStyle w:val="MinutadeContrato"/>
        <w:numPr>
          <w:ilvl w:val="3"/>
          <w:numId w:val="2"/>
        </w:numPr>
      </w:pPr>
      <w:r w:rsidRPr="00636378">
        <w:rPr>
          <w:b/>
        </w:rPr>
        <w:t>Ano</w:t>
      </w:r>
      <w:r w:rsidRPr="00636378">
        <w:t>: período</w:t>
      </w:r>
      <w:r>
        <w:t xml:space="preserve"> de 12 meses</w:t>
      </w:r>
      <w:r w:rsidRPr="00636378">
        <w:t xml:space="preserve"> contado a partir da </w:t>
      </w:r>
      <w:r w:rsidRPr="00636378">
        <w:rPr>
          <w:b/>
        </w:rPr>
        <w:t>Data de Assunção</w:t>
      </w:r>
      <w:r w:rsidRPr="00636378">
        <w:t>, salvo quando possuir referência expressa em outro sentido.</w:t>
      </w:r>
    </w:p>
    <w:p w:rsidR="005F6644" w:rsidP="00500E8F" w:rsidRDefault="005F6644" w14:paraId="4913BB46" w14:textId="77777777">
      <w:pPr>
        <w:pStyle w:val="MinutadeContrato"/>
      </w:pPr>
    </w:p>
    <w:p w:rsidR="005F6644" w:rsidP="00FA536F" w:rsidRDefault="005F6644" w14:paraId="15044B71" w14:textId="77777777">
      <w:pPr>
        <w:pStyle w:val="MinutadeContrato"/>
        <w:numPr>
          <w:ilvl w:val="3"/>
          <w:numId w:val="2"/>
        </w:numPr>
      </w:pPr>
      <w:r w:rsidRPr="00701B87">
        <w:rPr>
          <w:b/>
        </w:rPr>
        <w:t>ANTAQ</w:t>
      </w:r>
      <w:r w:rsidRPr="00186B76">
        <w:t xml:space="preserve">: Agência Nacional de Transportes Aquaviários, autarquia especial, criada pela Lei nº 10.233, de 2001, e que figura como interveniente-anuente neste </w:t>
      </w:r>
      <w:r w:rsidRPr="009D5109">
        <w:rPr>
          <w:b/>
          <w:bCs w:val="0"/>
        </w:rPr>
        <w:t>Contrato</w:t>
      </w:r>
      <w:r w:rsidRPr="00186B76">
        <w:t>.</w:t>
      </w:r>
    </w:p>
    <w:p w:rsidR="005F6644" w:rsidP="00500E8F" w:rsidRDefault="005F6644" w14:paraId="60CEEDD0" w14:textId="77777777">
      <w:pPr>
        <w:pStyle w:val="MinutadeContrato"/>
      </w:pPr>
    </w:p>
    <w:p w:rsidR="005F6644" w:rsidP="00FA536F" w:rsidRDefault="005F6644" w14:paraId="7D863480" w14:textId="77777777">
      <w:pPr>
        <w:pStyle w:val="MinutadeContrato"/>
        <w:numPr>
          <w:ilvl w:val="3"/>
          <w:numId w:val="2"/>
        </w:numPr>
      </w:pPr>
      <w:r w:rsidRPr="009711D6">
        <w:rPr>
          <w:b/>
        </w:rPr>
        <w:t>Área de Influência do Porto Organizado</w:t>
      </w:r>
      <w:r w:rsidRPr="00186B76">
        <w:t xml:space="preserve">: Áreas geográficas, contínuas ou não, das quais ou para as quais podem ser transportadas as mercadorias embarcadas ou desembarcadas no </w:t>
      </w:r>
      <w:r w:rsidRPr="009711D6">
        <w:rPr>
          <w:b/>
        </w:rPr>
        <w:t>Porto Organizado</w:t>
      </w:r>
      <w:r w:rsidRPr="00186B76">
        <w:t xml:space="preserve">, considerada a viabilidade econômica de utilização do </w:t>
      </w:r>
      <w:r w:rsidRPr="00E23F2C">
        <w:rPr>
          <w:b/>
          <w:bCs w:val="0"/>
        </w:rPr>
        <w:t>Porto Organizado</w:t>
      </w:r>
      <w:r w:rsidRPr="00186B76">
        <w:t xml:space="preserve"> e a sua capacidade instalada.</w:t>
      </w:r>
    </w:p>
    <w:p w:rsidR="005F6644" w:rsidP="00500E8F" w:rsidRDefault="005F6644" w14:paraId="209920F1" w14:textId="77777777">
      <w:pPr>
        <w:pStyle w:val="MinutadeContrato"/>
      </w:pPr>
    </w:p>
    <w:p w:rsidRPr="009711D6" w:rsidR="005F6644" w:rsidP="00FA536F" w:rsidRDefault="005F6644" w14:paraId="2D917C91" w14:textId="14D6CC36">
      <w:pPr>
        <w:pStyle w:val="MinutadeContrato"/>
        <w:numPr>
          <w:ilvl w:val="3"/>
          <w:numId w:val="2"/>
        </w:numPr>
        <w:rPr>
          <w:b/>
        </w:rPr>
      </w:pPr>
      <w:r w:rsidRPr="009711D6">
        <w:rPr>
          <w:b/>
        </w:rPr>
        <w:t>Área do Arrendamento</w:t>
      </w:r>
      <w:r w:rsidRPr="00636378">
        <w:t xml:space="preserve">: </w:t>
      </w:r>
      <w:r w:rsidRPr="00186B76">
        <w:t xml:space="preserve">as áreas, </w:t>
      </w:r>
      <w:r w:rsidRPr="00B46CE6" w:rsidR="00B46CE6">
        <w:rPr>
          <w:b/>
          <w:bCs w:val="0"/>
        </w:rPr>
        <w:t>I</w:t>
      </w:r>
      <w:r w:rsidRPr="00B46CE6">
        <w:rPr>
          <w:b/>
          <w:bCs w:val="0"/>
        </w:rPr>
        <w:t xml:space="preserve">nstalações </w:t>
      </w:r>
      <w:r w:rsidRPr="00B46CE6" w:rsidR="00B46CE6">
        <w:rPr>
          <w:b/>
          <w:bCs w:val="0"/>
        </w:rPr>
        <w:t>P</w:t>
      </w:r>
      <w:r w:rsidRPr="00B46CE6">
        <w:rPr>
          <w:b/>
          <w:bCs w:val="0"/>
        </w:rPr>
        <w:t>ortuárias</w:t>
      </w:r>
      <w:r w:rsidRPr="00186B76">
        <w:t xml:space="preserve"> e infraestrutura públicas, localizadas dentro do </w:t>
      </w:r>
      <w:r w:rsidRPr="00E23F2C">
        <w:rPr>
          <w:b/>
          <w:bCs w:val="0"/>
        </w:rPr>
        <w:t>Porto Organizado</w:t>
      </w:r>
      <w:r w:rsidRPr="00186B76">
        <w:t xml:space="preserve"> objeto do presente </w:t>
      </w:r>
      <w:r w:rsidR="009D5109">
        <w:rPr>
          <w:b/>
          <w:bCs w:val="0"/>
        </w:rPr>
        <w:t>C</w:t>
      </w:r>
      <w:r w:rsidRPr="009D5109">
        <w:rPr>
          <w:b/>
          <w:bCs w:val="0"/>
        </w:rPr>
        <w:t>ontrato</w:t>
      </w:r>
      <w:r w:rsidRPr="00186B76">
        <w:t>.</w:t>
      </w:r>
    </w:p>
    <w:p w:rsidR="005F6644" w:rsidP="00500E8F" w:rsidRDefault="005F6644" w14:paraId="4164974D" w14:textId="77777777">
      <w:pPr>
        <w:pStyle w:val="MinutadeContrato"/>
        <w:rPr>
          <w:b/>
        </w:rPr>
      </w:pPr>
    </w:p>
    <w:p w:rsidR="005F6644" w:rsidP="00FA536F" w:rsidRDefault="005F6644" w14:paraId="4B0D2988" w14:textId="77777777">
      <w:pPr>
        <w:pStyle w:val="MinutadeContrato"/>
        <w:numPr>
          <w:ilvl w:val="3"/>
          <w:numId w:val="2"/>
        </w:numPr>
        <w:rPr>
          <w:b/>
        </w:rPr>
      </w:pPr>
      <w:r w:rsidRPr="009711D6">
        <w:rPr>
          <w:b/>
        </w:rPr>
        <w:t>Área do Porto Organizado</w:t>
      </w:r>
      <w:r w:rsidRPr="00636378">
        <w:t>:</w:t>
      </w:r>
      <w:r w:rsidRPr="00186B76">
        <w:t xml:space="preserve"> área delimitada por ato do Poder Executivo Federal, compreendendo as instalações portuárias e a infraestrutura de proteção e de acesso ao </w:t>
      </w:r>
      <w:r w:rsidRPr="009711D6">
        <w:rPr>
          <w:b/>
        </w:rPr>
        <w:t>Porto Organizado.</w:t>
      </w:r>
    </w:p>
    <w:p w:rsidR="00500E8F" w:rsidP="00500E8F" w:rsidRDefault="00500E8F" w14:paraId="65E9082E" w14:textId="77777777">
      <w:pPr>
        <w:pStyle w:val="PargrafodaLista"/>
        <w:rPr>
          <w:b/>
        </w:rPr>
      </w:pPr>
    </w:p>
    <w:p w:rsidR="005F6644" w:rsidP="00FA536F" w:rsidRDefault="005F6644" w14:paraId="52FF27F6" w14:textId="1011E4CE">
      <w:pPr>
        <w:pStyle w:val="MinutadeContrato"/>
        <w:numPr>
          <w:ilvl w:val="3"/>
          <w:numId w:val="2"/>
        </w:numPr>
      </w:pPr>
      <w:r w:rsidRPr="00186B76">
        <w:rPr>
          <w:b/>
        </w:rPr>
        <w:t>Arrendamento</w:t>
      </w:r>
      <w:r w:rsidRPr="00636378">
        <w:t>:</w:t>
      </w:r>
      <w:r w:rsidRPr="00186B76">
        <w:t xml:space="preserve"> a presente cessão onerosa da</w:t>
      </w:r>
      <w:r w:rsidRPr="00636378">
        <w:t xml:space="preserve"> </w:t>
      </w:r>
      <w:r w:rsidRPr="009D5109">
        <w:rPr>
          <w:b/>
          <w:bCs w:val="0"/>
        </w:rPr>
        <w:t>Área do Arrendamento</w:t>
      </w:r>
      <w:r w:rsidRPr="00186B76">
        <w:t xml:space="preserve">, localizada dentro do </w:t>
      </w:r>
      <w:r w:rsidRPr="00186B76">
        <w:rPr>
          <w:b/>
        </w:rPr>
        <w:t>Porto Organizado</w:t>
      </w:r>
      <w:r w:rsidRPr="00186B76">
        <w:t>, para exploração por prazo determinado.</w:t>
      </w:r>
    </w:p>
    <w:p w:rsidR="004C0AE0" w:rsidP="004C0AE0" w:rsidRDefault="004C0AE0" w14:paraId="5756F643" w14:textId="77777777">
      <w:pPr>
        <w:pStyle w:val="PargrafodaLista"/>
      </w:pPr>
    </w:p>
    <w:p w:rsidR="005F6644" w:rsidP="00FA536F" w:rsidRDefault="005F6644" w14:paraId="21ACF53D" w14:textId="77777777">
      <w:pPr>
        <w:pStyle w:val="MinutadeContrato"/>
        <w:numPr>
          <w:ilvl w:val="3"/>
          <w:numId w:val="2"/>
        </w:numPr>
      </w:pPr>
      <w:r w:rsidRPr="004C0AE0">
        <w:rPr>
          <w:b/>
        </w:rPr>
        <w:t>Arrendatária</w:t>
      </w:r>
      <w:r w:rsidRPr="00636378">
        <w:t xml:space="preserve">: </w:t>
      </w:r>
      <w:r w:rsidRPr="00186B76">
        <w:t xml:space="preserve">titular da cessão onerosa de área e infraestrutura públicas localizadas dentro do </w:t>
      </w:r>
      <w:r w:rsidRPr="004C0AE0">
        <w:rPr>
          <w:b/>
          <w:bCs w:val="0"/>
        </w:rPr>
        <w:t>Porto Organizado</w:t>
      </w:r>
      <w:r w:rsidRPr="00186B76">
        <w:t xml:space="preserve">, para exploração por prazo determinado, identificada no preâmbulo deste </w:t>
      </w:r>
      <w:r w:rsidRPr="004C0AE0">
        <w:rPr>
          <w:b/>
          <w:bCs w:val="0"/>
        </w:rPr>
        <w:t>Contrato</w:t>
      </w:r>
      <w:r>
        <w:t>.</w:t>
      </w:r>
      <w:r w:rsidRPr="00186B76">
        <w:t xml:space="preserve"> </w:t>
      </w:r>
    </w:p>
    <w:p w:rsidRPr="00186B76" w:rsidR="00574C18" w:rsidP="00574C18" w:rsidRDefault="00574C18" w14:paraId="20275990" w14:textId="77777777">
      <w:pPr>
        <w:pStyle w:val="MinutadeContrato"/>
      </w:pPr>
    </w:p>
    <w:p w:rsidR="005F6644" w:rsidP="00FA536F" w:rsidRDefault="005F6644" w14:paraId="0348FC15" w14:textId="77777777">
      <w:pPr>
        <w:pStyle w:val="MinutadeContrato"/>
        <w:numPr>
          <w:ilvl w:val="3"/>
          <w:numId w:val="2"/>
        </w:numPr>
        <w:rPr>
          <w:ins w:author="Isabela Alves Pereira Oliveira" w:date="2025-12-12T11:54:00Z" w16du:dateUtc="2025-12-12T14:54:00Z" w:id="243"/>
        </w:rPr>
      </w:pPr>
      <w:r w:rsidRPr="00186B76">
        <w:rPr>
          <w:b/>
        </w:rPr>
        <w:t>Atividades</w:t>
      </w:r>
      <w:r w:rsidRPr="00636378">
        <w:t>:</w:t>
      </w:r>
      <w:r w:rsidRPr="00186B76">
        <w:t xml:space="preserve"> atividades portuárias a serem exploradas pela </w:t>
      </w:r>
      <w:r w:rsidRPr="009D5109">
        <w:rPr>
          <w:b/>
          <w:bCs w:val="0"/>
        </w:rPr>
        <w:t>Arrendatária</w:t>
      </w:r>
      <w:r w:rsidRPr="00186B76">
        <w:t xml:space="preserve"> dentro da </w:t>
      </w:r>
      <w:r w:rsidRPr="009D5109">
        <w:rPr>
          <w:b/>
          <w:bCs w:val="0"/>
        </w:rPr>
        <w:t>Área do Arrendamento</w:t>
      </w:r>
      <w:r w:rsidRPr="00186B76">
        <w:t xml:space="preserve">, na forma </w:t>
      </w:r>
      <w:r w:rsidRPr="00636378">
        <w:t xml:space="preserve">deste </w:t>
      </w:r>
      <w:r w:rsidRPr="009D5109">
        <w:rPr>
          <w:b/>
          <w:bCs w:val="0"/>
        </w:rPr>
        <w:t>Contrato</w:t>
      </w:r>
      <w:r w:rsidRPr="00636378">
        <w:t xml:space="preserve"> e seus Anexos</w:t>
      </w:r>
      <w:r w:rsidRPr="00186B76">
        <w:t>.</w:t>
      </w:r>
    </w:p>
    <w:p w:rsidR="008F7824" w:rsidRDefault="008F7824" w14:paraId="75D9C2C3" w14:textId="77777777">
      <w:pPr>
        <w:pStyle w:val="PargrafodaLista"/>
        <w:rPr>
          <w:ins w:author="Isabela Alves Pereira Oliveira" w:date="2025-12-12T11:54:00Z" w16du:dateUtc="2025-12-12T14:54:00Z" w:id="244"/>
        </w:rPr>
        <w:pPrChange w:author="Isabela Alves Pereira Oliveira" w:date="2025-12-12T11:54:00Z" w16du:dateUtc="2025-12-12T14:54:00Z" w:id="245">
          <w:pPr>
            <w:pStyle w:val="MinutadeContrato"/>
            <w:numPr>
              <w:ilvl w:val="3"/>
              <w:numId w:val="2"/>
            </w:numPr>
          </w:pPr>
        </w:pPrChange>
      </w:pPr>
    </w:p>
    <w:p w:rsidR="008F7824" w:rsidP="008F7824" w:rsidRDefault="008F7824" w14:paraId="68ADFD42" w14:textId="6975A4FF">
      <w:pPr>
        <w:pStyle w:val="MinutadeContrato"/>
        <w:numPr>
          <w:ilvl w:val="3"/>
          <w:numId w:val="2"/>
        </w:numPr>
      </w:pPr>
      <w:ins w:author="Isabela Alves Pereira Oliveira" w:date="2025-12-12T11:54:00Z" w16du:dateUtc="2025-12-12T14:54:00Z" w:id="246">
        <w:r w:rsidRPr="008F7824">
          <w:rPr>
            <w:b/>
            <w:bCs w:val="0"/>
            <w:rPrChange w:author="Isabela Alves Pereira Oliveira" w:date="2025-12-12T11:54:00Z" w16du:dateUtc="2025-12-12T14:54:00Z" w:id="247">
              <w:rPr/>
            </w:rPrChange>
          </w:rPr>
          <w:t>Autoridade Portuária</w:t>
        </w:r>
        <w:r w:rsidRPr="00186B76">
          <w:t xml:space="preserve">: pessoa jurídica encarregada da </w:t>
        </w:r>
        <w:r w:rsidRPr="008F7824">
          <w:rPr>
            <w:bCs w:val="0"/>
            <w:rPrChange w:author="Isabela Alves Pereira Oliveira" w:date="2025-12-12T11:54:00Z" w16du:dateUtc="2025-12-12T14:54:00Z" w:id="248">
              <w:rPr>
                <w:b/>
              </w:rPr>
            </w:rPrChange>
          </w:rPr>
          <w:t>administração do</w:t>
        </w:r>
        <w:r w:rsidRPr="008F7824">
          <w:rPr>
            <w:b/>
          </w:rPr>
          <w:t xml:space="preserve"> Porto Organizado</w:t>
        </w:r>
        <w:r w:rsidRPr="00186B76">
          <w:t xml:space="preserve"> por delegação ou concessão do </w:t>
        </w:r>
        <w:r w:rsidRPr="008F7824">
          <w:rPr>
            <w:b/>
          </w:rPr>
          <w:t>Poder Concedente</w:t>
        </w:r>
        <w:r w:rsidRPr="00186B76">
          <w:t>, ou a União diretamente, nos casos de Portos não delegados e não concedidos.</w:t>
        </w:r>
      </w:ins>
    </w:p>
    <w:p w:rsidR="00AF5C19" w:rsidP="00AF5C19" w:rsidRDefault="00AF5C19" w14:paraId="03158D88" w14:textId="77777777">
      <w:pPr>
        <w:pStyle w:val="PargrafodaLista"/>
      </w:pPr>
    </w:p>
    <w:p w:rsidR="00AF5C19" w:rsidP="00FA536F" w:rsidRDefault="00AF5C19" w14:paraId="39A17BC2" w14:textId="670E9C85">
      <w:pPr>
        <w:pStyle w:val="MinutadeContrato"/>
        <w:numPr>
          <w:ilvl w:val="3"/>
          <w:numId w:val="2"/>
        </w:numPr>
      </w:pPr>
      <w:r w:rsidRPr="00AF5C19">
        <w:rPr>
          <w:b/>
          <w:bCs w:val="0"/>
          <w:highlight w:val="green"/>
        </w:rPr>
        <w:t>Bens</w:t>
      </w:r>
      <w:r w:rsidRPr="00AF5C19">
        <w:rPr>
          <w:highlight w:val="green"/>
        </w:rPr>
        <w:t xml:space="preserve"> </w:t>
      </w:r>
      <w:r w:rsidRPr="00AF5C19">
        <w:rPr>
          <w:rFonts w:cstheme="minorBidi"/>
          <w:b/>
          <w:highlight w:val="green"/>
        </w:rPr>
        <w:t>do Arrendamento</w:t>
      </w:r>
      <w:r w:rsidRPr="00AF5C19">
        <w:rPr>
          <w:rFonts w:cstheme="minorBidi"/>
          <w:highlight w:val="green"/>
        </w:rPr>
        <w:t>: bens estabelecidos na</w:t>
      </w:r>
      <w:r w:rsidRPr="27536DBF">
        <w:rPr>
          <w:rFonts w:cstheme="minorBidi"/>
        </w:rPr>
        <w:t xml:space="preserve"> </w:t>
      </w:r>
      <w:r w:rsidRPr="00AF5C19">
        <w:rPr>
          <w:rFonts w:cstheme="minorBidi"/>
          <w:highlight w:val="yellow"/>
        </w:rPr>
        <w:t>Cláusula 15</w:t>
      </w:r>
      <w:r w:rsidRPr="27536DBF">
        <w:rPr>
          <w:rFonts w:cstheme="minorBidi"/>
        </w:rPr>
        <w:t xml:space="preserve"> </w:t>
      </w:r>
      <w:r w:rsidRPr="00AF5C19">
        <w:rPr>
          <w:rFonts w:cstheme="minorBidi"/>
          <w:highlight w:val="green"/>
        </w:rPr>
        <w:t xml:space="preserve">deste </w:t>
      </w:r>
      <w:r w:rsidRPr="00AF5C19">
        <w:rPr>
          <w:rFonts w:cstheme="minorBidi"/>
          <w:b/>
          <w:bCs w:val="0"/>
          <w:highlight w:val="green"/>
        </w:rPr>
        <w:t>Contrato</w:t>
      </w:r>
      <w:r w:rsidRPr="00AF5C19">
        <w:rPr>
          <w:rFonts w:cstheme="minorBidi"/>
          <w:highlight w:val="green"/>
        </w:rPr>
        <w:t>.</w:t>
      </w:r>
    </w:p>
    <w:p w:rsidR="00574C18" w:rsidP="00AF5C19" w:rsidRDefault="00574C18" w14:paraId="000700C9" w14:textId="77777777">
      <w:pPr>
        <w:pStyle w:val="PargrafodaLista"/>
      </w:pPr>
    </w:p>
    <w:p w:rsidR="005F6644" w:rsidP="00FA536F" w:rsidRDefault="005F6644" w14:paraId="42ADA224" w14:textId="0A72D07D">
      <w:pPr>
        <w:pStyle w:val="MinutadeContrato"/>
        <w:numPr>
          <w:ilvl w:val="3"/>
          <w:numId w:val="2"/>
        </w:numPr>
      </w:pPr>
      <w:r w:rsidRPr="00186B76">
        <w:rPr>
          <w:b/>
        </w:rPr>
        <w:t>Berço</w:t>
      </w:r>
      <w:r w:rsidRPr="00636378">
        <w:t>:</w:t>
      </w:r>
      <w:r w:rsidRPr="00186B76">
        <w:t xml:space="preserve"> local a ser utilizado para atracação das embarcações que pretendem realizar embarque e desembarque de </w:t>
      </w:r>
      <w:r w:rsidRPr="008264BA" w:rsidR="008264BA">
        <w:rPr>
          <w:b/>
          <w:bCs w:val="0"/>
        </w:rPr>
        <w:t>C</w:t>
      </w:r>
      <w:r w:rsidRPr="008264BA">
        <w:rPr>
          <w:b/>
          <w:bCs w:val="0"/>
        </w:rPr>
        <w:t>argas</w:t>
      </w:r>
      <w:r w:rsidRPr="00186B76">
        <w:t xml:space="preserve"> destinadas/oriundas ao/do </w:t>
      </w:r>
      <w:r w:rsidRPr="009D5109">
        <w:rPr>
          <w:b/>
          <w:bCs w:val="0"/>
        </w:rPr>
        <w:t>Arrendamento</w:t>
      </w:r>
      <w:r w:rsidRPr="00186B76">
        <w:t>.</w:t>
      </w:r>
    </w:p>
    <w:p w:rsidR="00AF5C19" w:rsidP="00AF5C19" w:rsidRDefault="00AF5C19" w14:paraId="10FD1C77" w14:textId="77777777">
      <w:pPr>
        <w:pStyle w:val="PargrafodaLista"/>
      </w:pPr>
    </w:p>
    <w:p w:rsidRPr="00AF5C19" w:rsidR="00AF5C19" w:rsidP="00FA536F" w:rsidRDefault="00AF5C19" w14:paraId="675A5F0B" w14:textId="505F5126">
      <w:pPr>
        <w:pStyle w:val="MinutadeContrato"/>
        <w:numPr>
          <w:ilvl w:val="3"/>
          <w:numId w:val="2"/>
        </w:numPr>
        <w:rPr>
          <w:highlight w:val="green"/>
        </w:rPr>
      </w:pPr>
      <w:r w:rsidRPr="00AF5C19">
        <w:rPr>
          <w:b/>
          <w:bCs w:val="0"/>
          <w:highlight w:val="green"/>
        </w:rPr>
        <w:t>Cais</w:t>
      </w:r>
      <w:r w:rsidRPr="00AF5C19">
        <w:rPr>
          <w:highlight w:val="green"/>
        </w:rPr>
        <w:t xml:space="preserve">: plataforma a ser utilizada para embarque e desembarque de </w:t>
      </w:r>
      <w:r w:rsidRPr="00AF5C19">
        <w:rPr>
          <w:b/>
          <w:bCs w:val="0"/>
          <w:highlight w:val="green"/>
        </w:rPr>
        <w:t>Cargas</w:t>
      </w:r>
      <w:r w:rsidRPr="00AF5C19">
        <w:rPr>
          <w:highlight w:val="green"/>
        </w:rPr>
        <w:t xml:space="preserve"> destinadas/oriundas ao/do </w:t>
      </w:r>
      <w:r w:rsidRPr="00AF5C19">
        <w:rPr>
          <w:b/>
          <w:bCs w:val="0"/>
          <w:highlight w:val="green"/>
        </w:rPr>
        <w:t>Arrendamento</w:t>
      </w:r>
      <w:r w:rsidRPr="00AF5C19">
        <w:rPr>
          <w:highlight w:val="green"/>
        </w:rPr>
        <w:t>.</w:t>
      </w:r>
    </w:p>
    <w:p w:rsidR="00574C18" w:rsidP="00574C18" w:rsidRDefault="00574C18" w14:paraId="5E96AEF5" w14:textId="77777777">
      <w:pPr>
        <w:pStyle w:val="PargrafodaLista"/>
      </w:pPr>
    </w:p>
    <w:p w:rsidR="005F6644" w:rsidDel="00715BE7" w:rsidP="00FA536F" w:rsidRDefault="005F6644" w14:paraId="0E77269B" w14:textId="7EBBF146">
      <w:pPr>
        <w:pStyle w:val="MinutadeContrato"/>
        <w:numPr>
          <w:ilvl w:val="3"/>
          <w:numId w:val="2"/>
        </w:numPr>
        <w:rPr>
          <w:del w:author="Isabela Alves Pereira Oliveira" w:date="2025-12-11T15:31:00Z" w16du:dateUtc="2025-12-11T18:31:00Z" w:id="249"/>
        </w:rPr>
      </w:pPr>
      <w:del w:author="Isabela Alves Pereira Oliveira" w:date="2025-12-11T15:31:00Z" w16du:dateUtc="2025-12-11T18:31:00Z" w:id="250">
        <w:r w:rsidRPr="00636378" w:rsidDel="00715BE7">
          <w:rPr>
            <w:b/>
          </w:rPr>
          <w:delText>Capacidade Efetiva</w:delText>
        </w:r>
        <w:r w:rsidRPr="00636378" w:rsidDel="00715BE7">
          <w:delText xml:space="preserve">: quantidade de carga movimentada durante um certo </w:delText>
        </w:r>
        <w:r w:rsidRPr="00636378" w:rsidDel="00715BE7" w:rsidR="009D5109">
          <w:delText>período</w:delText>
        </w:r>
        <w:r w:rsidRPr="00636378" w:rsidDel="00715BE7">
          <w:delText xml:space="preserve"> e em um nível adequado de serviço.</w:delText>
        </w:r>
      </w:del>
    </w:p>
    <w:p w:rsidR="00574C18" w:rsidDel="000A7B40" w:rsidP="00574C18" w:rsidRDefault="00574C18" w14:paraId="2B534357" w14:textId="244C2D7F">
      <w:pPr>
        <w:pStyle w:val="PargrafodaLista"/>
        <w:rPr>
          <w:del w:author="Isabela Alves Pereira Oliveira" w:date="2025-12-11T15:31:00Z" w16du:dateUtc="2025-12-11T18:31:00Z" w:id="251"/>
        </w:rPr>
      </w:pPr>
    </w:p>
    <w:p w:rsidR="005F6644" w:rsidP="00FA536F" w:rsidRDefault="005F6644" w14:paraId="0C10D317" w14:textId="15D2AF50">
      <w:pPr>
        <w:pStyle w:val="MinutadeContrato"/>
        <w:numPr>
          <w:ilvl w:val="3"/>
          <w:numId w:val="2"/>
        </w:numPr>
      </w:pPr>
      <w:r w:rsidRPr="00636378">
        <w:rPr>
          <w:b/>
        </w:rPr>
        <w:t>Capacidade Estática</w:t>
      </w:r>
      <w:r w:rsidRPr="00636378">
        <w:t xml:space="preserve">: quantidade máxima de </w:t>
      </w:r>
      <w:del w:author="Isabela Alves Pereira Oliveira" w:date="2025-12-12T09:16:00Z" w16du:dateUtc="2025-12-12T12:16:00Z" w:id="252">
        <w:r w:rsidRPr="00636378" w:rsidDel="00A7050E">
          <w:delText xml:space="preserve">carga </w:delText>
        </w:r>
      </w:del>
      <w:ins w:author="Isabela Alves Pereira Oliveira" w:date="2025-12-12T09:16:00Z" w16du:dateUtc="2025-12-12T12:16:00Z" w:id="253">
        <w:r w:rsidRPr="00A7050E" w:rsidR="00A7050E">
          <w:rPr>
            <w:b/>
            <w:bCs w:val="0"/>
            <w:rPrChange w:author="Isabela Alves Pereira Oliveira" w:date="2025-12-12T09:17:00Z" w16du:dateUtc="2025-12-12T12:17:00Z" w:id="254">
              <w:rPr/>
            </w:rPrChange>
          </w:rPr>
          <w:t>Carga</w:t>
        </w:r>
        <w:r w:rsidRPr="00636378" w:rsidR="00A7050E">
          <w:t xml:space="preserve"> </w:t>
        </w:r>
      </w:ins>
      <w:r w:rsidRPr="00636378">
        <w:t>que pode ser armazenada a qualquer tempo.</w:t>
      </w:r>
    </w:p>
    <w:p w:rsidR="00574C18" w:rsidP="00574C18" w:rsidRDefault="00574C18" w14:paraId="4C7D57F2" w14:textId="77777777">
      <w:pPr>
        <w:pStyle w:val="PargrafodaLista"/>
      </w:pPr>
    </w:p>
    <w:p w:rsidR="005F6644" w:rsidP="00FA536F" w:rsidRDefault="005F6644" w14:paraId="7C7ED778" w14:textId="71E5554F">
      <w:pPr>
        <w:pStyle w:val="MinutadeContrato"/>
        <w:numPr>
          <w:ilvl w:val="3"/>
          <w:numId w:val="2"/>
        </w:numPr>
      </w:pPr>
      <w:r w:rsidRPr="00636378">
        <w:rPr>
          <w:b/>
        </w:rPr>
        <w:t>Carga</w:t>
      </w:r>
      <w:r w:rsidRPr="00636378">
        <w:t xml:space="preserve">: carga referida no presente </w:t>
      </w:r>
      <w:r w:rsidRPr="009D5109" w:rsidR="009D5109">
        <w:rPr>
          <w:b/>
          <w:bCs w:val="0"/>
        </w:rPr>
        <w:t>C</w:t>
      </w:r>
      <w:r w:rsidRPr="009D5109">
        <w:rPr>
          <w:b/>
          <w:bCs w:val="0"/>
        </w:rPr>
        <w:t>ontrato</w:t>
      </w:r>
      <w:r w:rsidRPr="00636378">
        <w:t xml:space="preserve"> que esteja incluída no rol de </w:t>
      </w:r>
      <w:r w:rsidRPr="009D5109">
        <w:rPr>
          <w:b/>
          <w:bCs w:val="0"/>
        </w:rPr>
        <w:t xml:space="preserve">Atividades </w:t>
      </w:r>
      <w:r w:rsidRPr="00636378">
        <w:t xml:space="preserve">do </w:t>
      </w:r>
      <w:r w:rsidRPr="009D5109">
        <w:rPr>
          <w:b/>
          <w:bCs w:val="0"/>
        </w:rPr>
        <w:t>Arrendamento</w:t>
      </w:r>
      <w:r w:rsidRPr="00636378">
        <w:t>.</w:t>
      </w:r>
    </w:p>
    <w:p w:rsidR="00574C18" w:rsidP="00574C18" w:rsidRDefault="00574C18" w14:paraId="140D184B" w14:textId="77777777">
      <w:pPr>
        <w:pStyle w:val="PargrafodaLista"/>
      </w:pPr>
    </w:p>
    <w:p w:rsidR="005F6644" w:rsidP="00FA536F" w:rsidRDefault="005F6644" w14:paraId="291D06B0" w14:textId="7E80797A">
      <w:pPr>
        <w:pStyle w:val="MinutadeContrato"/>
        <w:numPr>
          <w:ilvl w:val="3"/>
          <w:numId w:val="2"/>
        </w:numPr>
      </w:pPr>
      <w:r w:rsidRPr="00636378">
        <w:rPr>
          <w:b/>
        </w:rPr>
        <w:t>Contrato</w:t>
      </w:r>
      <w:r w:rsidR="00AF5C19">
        <w:rPr>
          <w:b/>
        </w:rPr>
        <w:t>:</w:t>
      </w:r>
      <w:r w:rsidRPr="008264BA" w:rsidR="008264BA">
        <w:rPr>
          <w:bCs w:val="0"/>
        </w:rPr>
        <w:t xml:space="preserve"> </w:t>
      </w:r>
      <w:r w:rsidRPr="00636378" w:rsidR="00AF5C19">
        <w:t>significado definido no Preâmbulo deste instrumento</w:t>
      </w:r>
      <w:r w:rsidRPr="009D5109" w:rsidR="009D5109">
        <w:t>;</w:t>
      </w:r>
    </w:p>
    <w:p w:rsidR="00574C18" w:rsidP="00574C18" w:rsidRDefault="00574C18" w14:paraId="45EF3C6A" w14:textId="77777777">
      <w:pPr>
        <w:pStyle w:val="PargrafodaLista"/>
      </w:pPr>
    </w:p>
    <w:p w:rsidR="005F6644" w:rsidP="00FA536F" w:rsidRDefault="005F6644" w14:paraId="59965D96" w14:textId="4F5B347E">
      <w:pPr>
        <w:pStyle w:val="MinutadeContrato"/>
        <w:numPr>
          <w:ilvl w:val="3"/>
          <w:numId w:val="2"/>
        </w:numPr>
      </w:pPr>
      <w:r w:rsidRPr="00636378">
        <w:rPr>
          <w:b/>
        </w:rPr>
        <w:t>Data da Assunção</w:t>
      </w:r>
      <w:r w:rsidRPr="00636378">
        <w:t xml:space="preserve">: data de celebração do Termo de Aceitação Provisória e Permissão de Uso de Ativos previsto na </w:t>
      </w:r>
      <w:r w:rsidRPr="00B21F3B">
        <w:rPr>
          <w:highlight w:val="yellow"/>
        </w:rPr>
        <w:t xml:space="preserve">Subcláusula </w:t>
      </w:r>
      <w:r w:rsidRPr="00B21F3B">
        <w:rPr>
          <w:highlight w:val="yellow"/>
        </w:rPr>
        <w:fldChar w:fldCharType="begin"/>
      </w:r>
      <w:r w:rsidRPr="00B21F3B">
        <w:rPr>
          <w:highlight w:val="yellow"/>
        </w:rPr>
        <w:instrText xml:space="preserve"> REF _Ref367195792 \r \h  \* MERGEFORMAT </w:instrText>
      </w:r>
      <w:r w:rsidRPr="00B21F3B">
        <w:rPr>
          <w:highlight w:val="yellow"/>
        </w:rPr>
      </w:r>
      <w:r w:rsidRPr="00B21F3B">
        <w:rPr>
          <w:highlight w:val="yellow"/>
        </w:rPr>
        <w:fldChar w:fldCharType="separate"/>
      </w:r>
      <w:ins w:author="Isabela Alves Pereira Oliveira" w:date="2025-12-12T11:57:00Z" w16du:dateUtc="2025-12-12T14:57:00Z" w:id="255">
        <w:r w:rsidR="00C55F81">
          <w:rPr>
            <w:highlight w:val="yellow"/>
          </w:rPr>
          <w:t>4.1.1</w:t>
        </w:r>
      </w:ins>
      <w:del w:author="Isabela Alves Pereira Oliveira" w:date="2025-12-12T09:24:00Z" w16du:dateUtc="2025-12-12T12:24:00Z" w:id="256">
        <w:r w:rsidDel="00DA0233" w:rsidR="00B46CE6">
          <w:rPr>
            <w:highlight w:val="yellow"/>
          </w:rPr>
          <w:delText>3.1.1</w:delText>
        </w:r>
      </w:del>
      <w:r w:rsidRPr="00B21F3B">
        <w:rPr>
          <w:highlight w:val="yellow"/>
        </w:rPr>
        <w:fldChar w:fldCharType="end"/>
      </w:r>
      <w:r w:rsidRPr="00773321">
        <w:t>.</w:t>
      </w:r>
      <w:r w:rsidRPr="00636378">
        <w:t xml:space="preserve"> </w:t>
      </w:r>
    </w:p>
    <w:p w:rsidR="00574C18" w:rsidP="00574C18" w:rsidRDefault="00574C18" w14:paraId="096ABBA2" w14:textId="77777777">
      <w:pPr>
        <w:pStyle w:val="PargrafodaLista"/>
      </w:pPr>
    </w:p>
    <w:p w:rsidR="005F6644" w:rsidP="00FA536F" w:rsidRDefault="005F6644" w14:paraId="7891208D" w14:textId="77777777">
      <w:pPr>
        <w:pStyle w:val="MinutadeContrato"/>
        <w:numPr>
          <w:ilvl w:val="3"/>
          <w:numId w:val="2"/>
        </w:numPr>
      </w:pPr>
      <w:r w:rsidRPr="00186B76">
        <w:rPr>
          <w:b/>
        </w:rPr>
        <w:t>DOU</w:t>
      </w:r>
      <w:r w:rsidRPr="00186B76">
        <w:t>: Diário Oficial da União.</w:t>
      </w:r>
    </w:p>
    <w:p w:rsidR="00574C18" w:rsidP="00574C18" w:rsidRDefault="00574C18" w14:paraId="6D3A5436" w14:textId="77777777">
      <w:pPr>
        <w:pStyle w:val="PargrafodaLista"/>
      </w:pPr>
    </w:p>
    <w:p w:rsidR="005F6644" w:rsidP="00FA536F" w:rsidRDefault="005F6644" w14:paraId="729AB1FD" w14:textId="6058C02F">
      <w:pPr>
        <w:pStyle w:val="MinutadeContrato"/>
        <w:numPr>
          <w:ilvl w:val="3"/>
          <w:numId w:val="2"/>
        </w:numPr>
        <w:rPr/>
      </w:pPr>
      <w:r w:rsidRPr="4E15ECE3" w:rsidR="75ED5905">
        <w:rPr>
          <w:b w:val="1"/>
          <w:bCs w:val="1"/>
        </w:rPr>
        <w:t>Edital</w:t>
      </w:r>
      <w:r w:rsidR="75ED5905">
        <w:rPr/>
        <w:t xml:space="preserve">: </w:t>
      </w:r>
      <w:r w:rsidRPr="4E15ECE3" w:rsidR="75ED5905">
        <w:rPr>
          <w:b w:val="1"/>
          <w:bCs w:val="1"/>
        </w:rPr>
        <w:t>Edital</w:t>
      </w:r>
      <w:r w:rsidR="75ED5905">
        <w:rPr/>
        <w:t xml:space="preserve"> do </w:t>
      </w:r>
      <w:r w:rsidRPr="4E15ECE3" w:rsidR="75ED5905">
        <w:rPr>
          <w:b w:val="1"/>
          <w:bCs w:val="1"/>
        </w:rPr>
        <w:t>Arrendamento</w:t>
      </w:r>
      <w:r w:rsidR="75ED5905">
        <w:rPr/>
        <w:t xml:space="preserve"> nº </w:t>
      </w:r>
      <w:ins w:author="Isaac Lucas Souza Bezerra" w:date="2026-02-23T18:19:21.42Z" w16du:dateUtc="2026-02-23T18:19:21.42Z" w:id="46163872">
        <w:r w:rsidR="13F9CDE0">
          <w:t xml:space="preserve">{{ </w:t>
        </w:r>
        <w:r w:rsidR="13F9CDE0">
          <w:t>numero_edital</w:t>
        </w:r>
      </w:ins>
      <w:ins w:author="Isaac Lucas Souza Bezerra" w:date="2026-02-23T19:35:30.68Z" w16du:dateUtc="2026-02-23T19:35:30.68Z" w:id="251444474">
        <w:r w:rsidR="73B379AB">
          <w:t xml:space="preserve"> | </w:t>
        </w:r>
        <w:r w:rsidR="73B379AB">
          <w:t>default(</w:t>
        </w:r>
      </w:ins>
      <w:ins w:author="Isaac Lucas Souza Bezerra" w:date="2026-02-23T20:43:33.607Z" w16du:dateUtc="2026-02-23T20:43:33.607Z" w:id="1476529118">
        <w:r w:rsidR="2B63C21B">
          <w:t>'</w:t>
        </w:r>
      </w:ins>
      <w:ins w:author="Isaac Lucas Souza Bezerra" w:date="2026-02-23T19:35:30.68Z" w16du:dateUtc="2026-02-23T19:35:30.68Z" w:id="1634087043">
        <w:r w:rsidR="73B379AB">
          <w:t>[•] [•] [•]</w:t>
        </w:r>
      </w:ins>
      <w:ins w:author="Isaac Lucas Souza Bezerra" w:date="2026-02-23T20:43:33.609Z" w16du:dateUtc="2026-02-23T20:43:33.609Z" w:id="140230224">
        <w:r w:rsidR="2B63C21B">
          <w:t>'</w:t>
        </w:r>
      </w:ins>
      <w:ins w:author="Isaac Lucas Souza Bezerra" w:date="2026-02-23T19:35:30.68Z" w16du:dateUtc="2026-02-23T19:35:30.68Z" w:id="311644150">
        <w:r w:rsidR="73B379AB">
          <w:t xml:space="preserve">, </w:t>
        </w:r>
        <w:r w:rsidR="73B379AB">
          <w:t>true</w:t>
        </w:r>
        <w:r w:rsidR="73B379AB">
          <w:t xml:space="preserve">) </w:t>
        </w:r>
      </w:ins>
      <w:ins w:author="Isaac Lucas Souza Bezerra" w:date="2026-02-23T20:26:50.797Z" w16du:dateUtc="2026-02-23T20:26:50.797Z" w:id="1653549405">
        <w:r w:rsidR="40408752">
          <w:t>}</w:t>
        </w:r>
        <w:r w:rsidR="40408752">
          <w:t>}</w:t>
        </w:r>
      </w:ins>
      <w:del w:author="Isaac Lucas Souza Bezerra" w:date="2026-02-23T18:19:20.275Z" w16du:dateUtc="2026-02-23T18:19:20.275Z" w:id="1009349976">
        <w:r w:rsidDel="75ED5905">
          <w:delText>[</w:delText>
        </w:r>
        <w:r w:rsidDel="75ED5905">
          <w:delText>●]/</w:delText>
        </w:r>
        <w:r w:rsidDel="75ED5905">
          <w:delText>[</w:delText>
        </w:r>
        <w:r w:rsidDel="75ED5905">
          <w:delText>●]</w:delText>
        </w:r>
      </w:del>
      <w:r w:rsidR="75ED5905">
        <w:rPr/>
        <w:t xml:space="preserve">, incluídos seus </w:t>
      </w:r>
      <w:r w:rsidR="75ED5905">
        <w:rPr/>
        <w:t>Anexos</w:t>
      </w:r>
      <w:r w:rsidR="75ED5905">
        <w:rPr/>
        <w:t>.</w:t>
      </w:r>
    </w:p>
    <w:p w:rsidR="00574C18" w:rsidP="00574C18" w:rsidRDefault="00574C18" w14:paraId="52B534E5" w14:textId="77777777">
      <w:pPr>
        <w:pStyle w:val="PargrafodaLista"/>
      </w:pPr>
    </w:p>
    <w:p w:rsidR="005F6644" w:rsidP="00FA536F" w:rsidRDefault="005F6644" w14:paraId="33AB1EFD" w14:textId="77777777">
      <w:pPr>
        <w:pStyle w:val="MinutadeContrato"/>
        <w:numPr>
          <w:ilvl w:val="3"/>
          <w:numId w:val="2"/>
        </w:numPr>
      </w:pPr>
      <w:r w:rsidRPr="00186B76">
        <w:rPr>
          <w:b/>
        </w:rPr>
        <w:t>Financiadores</w:t>
      </w:r>
      <w:r w:rsidRPr="00636378">
        <w:t xml:space="preserve">: </w:t>
      </w:r>
      <w:r w:rsidRPr="00186B76">
        <w:t xml:space="preserve">instituições financeiras responsáveis pelos financiamentos à </w:t>
      </w:r>
      <w:r w:rsidRPr="00186B76">
        <w:rPr>
          <w:b/>
        </w:rPr>
        <w:t>Arrendatária</w:t>
      </w:r>
      <w:r w:rsidRPr="00186B76">
        <w:t xml:space="preserve"> para a realização dos investimentos necessários</w:t>
      </w:r>
      <w:r>
        <w:t>.</w:t>
      </w:r>
    </w:p>
    <w:p w:rsidR="00574C18" w:rsidP="00574C18" w:rsidRDefault="00574C18" w14:paraId="5433A757" w14:textId="77777777">
      <w:pPr>
        <w:pStyle w:val="PargrafodaLista"/>
      </w:pPr>
    </w:p>
    <w:p w:rsidR="005F6644" w:rsidP="00FA536F" w:rsidRDefault="005F6644" w14:paraId="46D08EED" w14:textId="27540673">
      <w:pPr>
        <w:pStyle w:val="MinutadeContrato"/>
        <w:numPr>
          <w:ilvl w:val="3"/>
          <w:numId w:val="2"/>
        </w:numPr>
      </w:pPr>
      <w:r w:rsidRPr="160BC4F4">
        <w:rPr>
          <w:b/>
        </w:rPr>
        <w:t>Instalação Portuária</w:t>
      </w:r>
      <w:r w:rsidRPr="160BC4F4">
        <w:t xml:space="preserve">: instalação localizada dentro ou fora da </w:t>
      </w:r>
      <w:r w:rsidRPr="005B0D09" w:rsidR="005B0D09">
        <w:rPr>
          <w:b/>
          <w:bCs w:val="0"/>
        </w:rPr>
        <w:t>Á</w:t>
      </w:r>
      <w:r w:rsidRPr="005B0D09">
        <w:rPr>
          <w:b/>
          <w:bCs w:val="0"/>
        </w:rPr>
        <w:t>rea do Porto Organizado</w:t>
      </w:r>
      <w:r w:rsidRPr="160BC4F4">
        <w:t xml:space="preserve"> e utilizada em movimentação de passageiros, em movimentação ou armazenagem de mercadorias, destinadas ou provenientes de transporte aquaviário.</w:t>
      </w:r>
    </w:p>
    <w:p w:rsidR="00574C18" w:rsidP="00574C18" w:rsidRDefault="00574C18" w14:paraId="5E6F67CF" w14:textId="77777777">
      <w:pPr>
        <w:pStyle w:val="PargrafodaLista"/>
      </w:pPr>
    </w:p>
    <w:p w:rsidR="005F6644" w:rsidP="00FA536F" w:rsidRDefault="005F6644" w14:paraId="4A07EAB8" w14:textId="77777777">
      <w:pPr>
        <w:pStyle w:val="MinutadeContrato"/>
        <w:numPr>
          <w:ilvl w:val="3"/>
          <w:numId w:val="2"/>
        </w:numPr>
      </w:pPr>
      <w:r w:rsidRPr="160BC4F4">
        <w:rPr>
          <w:rFonts w:cstheme="minorBidi"/>
          <w:b/>
        </w:rPr>
        <w:t>IPCA</w:t>
      </w:r>
      <w:r w:rsidRPr="160BC4F4">
        <w:t>: Índice de Preços ao Consumidor Amplo, divulgado pelo Instituto Brasileiro de Geografia e Estatística – IBGE.</w:t>
      </w:r>
    </w:p>
    <w:p w:rsidR="00574C18" w:rsidP="00574C18" w:rsidRDefault="00574C18" w14:paraId="526FB05C" w14:textId="77777777">
      <w:pPr>
        <w:pStyle w:val="PargrafodaLista"/>
      </w:pPr>
    </w:p>
    <w:p w:rsidR="005F6644" w:rsidP="00FA536F" w:rsidRDefault="005F6644" w14:paraId="2CC47FC5" w14:textId="77777777">
      <w:pPr>
        <w:pStyle w:val="MinutadeContrato"/>
        <w:numPr>
          <w:ilvl w:val="3"/>
          <w:numId w:val="2"/>
        </w:numPr>
      </w:pPr>
      <w:r w:rsidRPr="160BC4F4">
        <w:rPr>
          <w:b/>
        </w:rPr>
        <w:t>Movimentação Efetivamente Contabilizada</w:t>
      </w:r>
      <w:r w:rsidRPr="160BC4F4">
        <w:t xml:space="preserve">: movimentação efetivamente contabilizada no período de um </w:t>
      </w:r>
      <w:r w:rsidRPr="160BC4F4">
        <w:rPr>
          <w:b/>
        </w:rPr>
        <w:t>Ano</w:t>
      </w:r>
      <w:r w:rsidRPr="160BC4F4">
        <w:t xml:space="preserve">, conforme previsto neste </w:t>
      </w:r>
      <w:r w:rsidRPr="00B21F3B">
        <w:rPr>
          <w:b/>
          <w:bCs w:val="0"/>
        </w:rPr>
        <w:t>Contrato</w:t>
      </w:r>
      <w:r w:rsidRPr="160BC4F4">
        <w:t xml:space="preserve"> e em seus Anexos.</w:t>
      </w:r>
    </w:p>
    <w:p w:rsidR="008A2B47" w:rsidP="008A2B47" w:rsidRDefault="008A2B47" w14:paraId="74059471" w14:textId="77777777">
      <w:pPr>
        <w:pStyle w:val="PargrafodaLista"/>
      </w:pPr>
    </w:p>
    <w:p w:rsidRPr="008A2B47" w:rsidR="005F6644" w:rsidP="00FA536F" w:rsidRDefault="005F6644" w14:paraId="096663C3" w14:textId="1B789B31">
      <w:pPr>
        <w:pStyle w:val="MinutadeContrato"/>
        <w:numPr>
          <w:ilvl w:val="3"/>
          <w:numId w:val="2"/>
        </w:numPr>
      </w:pPr>
      <w:r w:rsidRPr="160BC4F4">
        <w:rPr>
          <w:rFonts w:cstheme="minorBidi"/>
          <w:b/>
        </w:rPr>
        <w:t>Movimentação Mínima Exigida</w:t>
      </w:r>
      <w:r w:rsidRPr="160BC4F4">
        <w:t>:</w:t>
      </w:r>
      <w:r w:rsidRPr="160BC4F4">
        <w:rPr>
          <w:rFonts w:cstheme="minorBidi"/>
        </w:rPr>
        <w:t xml:space="preserve"> movimentação exigida, nos termos da tabela constante da </w:t>
      </w:r>
      <w:r w:rsidRPr="00B21F3B">
        <w:rPr>
          <w:rFonts w:cstheme="minorBidi"/>
          <w:highlight w:val="yellow"/>
        </w:rPr>
        <w:t xml:space="preserve">Subcláusula </w:t>
      </w:r>
      <w:r w:rsidRPr="00B21F3B">
        <w:rPr>
          <w:rFonts w:cstheme="minorBidi"/>
          <w:highlight w:val="yellow"/>
        </w:rPr>
        <w:fldChar w:fldCharType="begin"/>
      </w:r>
      <w:r w:rsidRPr="00B21F3B">
        <w:rPr>
          <w:rFonts w:cstheme="minorBidi"/>
          <w:highlight w:val="yellow"/>
        </w:rPr>
        <w:instrText xml:space="preserve"> REF _Ref528850192 \r \h  \* MERGEFORMAT </w:instrText>
      </w:r>
      <w:r w:rsidRPr="00B21F3B">
        <w:rPr>
          <w:rFonts w:cstheme="minorBidi"/>
          <w:highlight w:val="yellow"/>
        </w:rPr>
      </w:r>
      <w:r w:rsidRPr="00B21F3B">
        <w:rPr>
          <w:rFonts w:cstheme="minorBidi"/>
          <w:highlight w:val="yellow"/>
        </w:rPr>
        <w:fldChar w:fldCharType="separate"/>
      </w:r>
      <w:ins w:author="Isabela Alves Pereira Oliveira" w:date="2025-12-12T11:57:00Z" w16du:dateUtc="2025-12-12T14:57:00Z" w:id="257">
        <w:r w:rsidR="00C55F81">
          <w:rPr>
            <w:rFonts w:cstheme="minorBidi"/>
            <w:highlight w:val="yellow"/>
          </w:rPr>
          <w:t>7.1.2.1</w:t>
        </w:r>
      </w:ins>
      <w:del w:author="Isabela Alves Pereira Oliveira" w:date="2025-12-12T09:24:00Z" w16du:dateUtc="2025-12-12T12:24:00Z" w:id="258">
        <w:r w:rsidDel="00DA0233" w:rsidR="00017592">
          <w:rPr>
            <w:rFonts w:cstheme="minorBidi"/>
            <w:highlight w:val="yellow"/>
          </w:rPr>
          <w:delText>85</w:delText>
        </w:r>
      </w:del>
      <w:r w:rsidRPr="00B21F3B">
        <w:rPr>
          <w:rFonts w:cstheme="minorBidi"/>
          <w:highlight w:val="yellow"/>
        </w:rPr>
        <w:fldChar w:fldCharType="end"/>
      </w:r>
      <w:r w:rsidRPr="160BC4F4">
        <w:rPr>
          <w:rFonts w:cstheme="minorBidi"/>
        </w:rPr>
        <w:t>, quando aplicável.</w:t>
      </w:r>
    </w:p>
    <w:p w:rsidR="008A2B47" w:rsidP="008A2B47" w:rsidRDefault="008A2B47" w14:paraId="2A79D6A1" w14:textId="77777777">
      <w:pPr>
        <w:pStyle w:val="PargrafodaLista"/>
      </w:pPr>
    </w:p>
    <w:p w:rsidRPr="00113ACA" w:rsidR="005F6644" w:rsidP="00FA536F" w:rsidRDefault="005F6644" w14:paraId="380DF659" w14:textId="2F5E0238">
      <w:pPr>
        <w:pStyle w:val="MinutadeContrato"/>
        <w:numPr>
          <w:ilvl w:val="3"/>
          <w:numId w:val="2"/>
        </w:numPr>
      </w:pPr>
      <w:r w:rsidRPr="160BC4F4">
        <w:rPr>
          <w:rFonts w:cstheme="minorBidi"/>
          <w:b/>
        </w:rPr>
        <w:t>Parâmetros do Arrendamento</w:t>
      </w:r>
      <w:r w:rsidRPr="160BC4F4">
        <w:t xml:space="preserve">: </w:t>
      </w:r>
      <w:r w:rsidRPr="160BC4F4">
        <w:rPr>
          <w:rFonts w:cstheme="minorBidi"/>
        </w:rPr>
        <w:t xml:space="preserve">referências a características técnicas operacionais mínimas que definirão o dimensionamento do projeto, os investimentos e as </w:t>
      </w:r>
      <w:r w:rsidRPr="00B21F3B">
        <w:rPr>
          <w:b/>
          <w:bCs w:val="0"/>
        </w:rPr>
        <w:t>Atividades</w:t>
      </w:r>
      <w:r w:rsidRPr="160BC4F4">
        <w:rPr>
          <w:rFonts w:cstheme="minorBidi"/>
        </w:rPr>
        <w:t xml:space="preserve"> a serem desempenhadas pela </w:t>
      </w:r>
      <w:r w:rsidRPr="00B21F3B">
        <w:rPr>
          <w:b/>
          <w:bCs w:val="0"/>
        </w:rPr>
        <w:t>Arrendatária</w:t>
      </w:r>
      <w:r w:rsidRPr="160BC4F4">
        <w:t>,</w:t>
      </w:r>
      <w:r w:rsidRPr="160BC4F4">
        <w:rPr>
          <w:rFonts w:cstheme="minorBidi"/>
        </w:rPr>
        <w:t xml:space="preserve"> nos termos da </w:t>
      </w:r>
      <w:r w:rsidRPr="00B21F3B">
        <w:rPr>
          <w:rFonts w:cstheme="minorBidi"/>
          <w:highlight w:val="yellow"/>
        </w:rPr>
        <w:t xml:space="preserve">Subcláusula </w:t>
      </w:r>
      <w:r w:rsidRPr="00B21F3B">
        <w:rPr>
          <w:rFonts w:cstheme="minorBidi"/>
          <w:highlight w:val="yellow"/>
        </w:rPr>
        <w:fldChar w:fldCharType="begin"/>
      </w:r>
      <w:r w:rsidRPr="00B21F3B">
        <w:rPr>
          <w:rFonts w:cstheme="minorBidi"/>
          <w:highlight w:val="yellow"/>
        </w:rPr>
        <w:instrText xml:space="preserve"> REF _Ref72844880 \r \h  \* MERGEFORMAT </w:instrText>
      </w:r>
      <w:r w:rsidRPr="00B21F3B">
        <w:rPr>
          <w:rFonts w:cstheme="minorBidi"/>
          <w:highlight w:val="yellow"/>
        </w:rPr>
      </w:r>
      <w:r w:rsidRPr="00B21F3B">
        <w:rPr>
          <w:rFonts w:cstheme="minorBidi"/>
          <w:highlight w:val="yellow"/>
        </w:rPr>
        <w:fldChar w:fldCharType="separate"/>
      </w:r>
      <w:ins w:author="Isabela Alves Pereira Oliveira" w:date="2025-12-12T11:57:00Z" w16du:dateUtc="2025-12-12T14:57:00Z" w:id="259">
        <w:r w:rsidR="00C55F81">
          <w:rPr>
            <w:rFonts w:cstheme="minorBidi"/>
            <w:highlight w:val="yellow"/>
          </w:rPr>
          <w:t>7.1.2.4</w:t>
        </w:r>
      </w:ins>
      <w:del w:author="Isabela Alves Pereira Oliveira" w:date="2025-12-12T09:24:00Z" w16du:dateUtc="2025-12-12T12:24:00Z" w:id="260">
        <w:r w:rsidDel="00DA0233" w:rsidR="00017592">
          <w:rPr>
            <w:rFonts w:cstheme="minorBidi"/>
            <w:highlight w:val="yellow"/>
          </w:rPr>
          <w:delText>90</w:delText>
        </w:r>
      </w:del>
      <w:r w:rsidRPr="00B21F3B">
        <w:rPr>
          <w:rFonts w:cstheme="minorBidi"/>
          <w:highlight w:val="yellow"/>
        </w:rPr>
        <w:fldChar w:fldCharType="end"/>
      </w:r>
      <w:r w:rsidRPr="160BC4F4">
        <w:rPr>
          <w:rFonts w:cstheme="minorBidi"/>
        </w:rPr>
        <w:t>.</w:t>
      </w:r>
    </w:p>
    <w:p w:rsidR="00113ACA" w:rsidP="00113ACA" w:rsidRDefault="00113ACA" w14:paraId="4E48B8E3" w14:textId="77777777">
      <w:pPr>
        <w:pStyle w:val="PargrafodaLista"/>
      </w:pPr>
    </w:p>
    <w:p w:rsidRPr="00113ACA" w:rsidR="005F6644" w:rsidP="00FA536F" w:rsidRDefault="005F6644" w14:paraId="0AB08B41" w14:textId="2F997120">
      <w:pPr>
        <w:pStyle w:val="MinutadeContrato"/>
        <w:numPr>
          <w:ilvl w:val="3"/>
          <w:numId w:val="2"/>
        </w:numPr>
      </w:pPr>
      <w:r w:rsidRPr="160BC4F4">
        <w:rPr>
          <w:rFonts w:cstheme="minorBidi"/>
          <w:b/>
        </w:rPr>
        <w:t>Parâmetros Técnicos</w:t>
      </w:r>
      <w:r w:rsidRPr="160BC4F4">
        <w:rPr>
          <w:rFonts w:cstheme="minorBidi"/>
        </w:rPr>
        <w:t xml:space="preserve">: especificações técnicas mínimas que devem ser observadas pela </w:t>
      </w:r>
      <w:r w:rsidRPr="160BC4F4">
        <w:rPr>
          <w:rFonts w:cstheme="minorBidi"/>
          <w:b/>
        </w:rPr>
        <w:t>Arrendatária</w:t>
      </w:r>
      <w:r w:rsidRPr="160BC4F4">
        <w:t xml:space="preserve"> </w:t>
      </w:r>
      <w:r w:rsidRPr="160BC4F4">
        <w:rPr>
          <w:rFonts w:cstheme="minorBidi"/>
        </w:rPr>
        <w:t xml:space="preserve">quando da consecução das </w:t>
      </w:r>
      <w:r w:rsidRPr="160BC4F4">
        <w:rPr>
          <w:rFonts w:cstheme="minorBidi"/>
          <w:b/>
        </w:rPr>
        <w:t>Atividades</w:t>
      </w:r>
      <w:r w:rsidRPr="160BC4F4">
        <w:rPr>
          <w:rFonts w:cstheme="minorBidi"/>
        </w:rPr>
        <w:t xml:space="preserve"> objeto do </w:t>
      </w:r>
      <w:r w:rsidRPr="00B21F3B">
        <w:rPr>
          <w:b/>
          <w:bCs w:val="0"/>
        </w:rPr>
        <w:t>Arrendamento</w:t>
      </w:r>
      <w:r w:rsidRPr="160BC4F4">
        <w:rPr>
          <w:rFonts w:cstheme="minorBidi"/>
        </w:rPr>
        <w:t xml:space="preserve">, nos termos da </w:t>
      </w:r>
      <w:r w:rsidRPr="00B21F3B">
        <w:rPr>
          <w:rFonts w:cstheme="minorBidi"/>
          <w:highlight w:val="yellow"/>
        </w:rPr>
        <w:t xml:space="preserve">subcláusula </w:t>
      </w:r>
      <w:r w:rsidRPr="00B21F3B">
        <w:rPr>
          <w:rFonts w:cstheme="minorBidi"/>
          <w:highlight w:val="yellow"/>
        </w:rPr>
        <w:fldChar w:fldCharType="begin"/>
      </w:r>
      <w:r w:rsidRPr="00B21F3B">
        <w:rPr>
          <w:rFonts w:cstheme="minorBidi"/>
          <w:highlight w:val="yellow"/>
        </w:rPr>
        <w:instrText xml:space="preserve"> REF _Ref24040104 \r \h  \* MERGEFORMAT </w:instrText>
      </w:r>
      <w:r w:rsidRPr="00B21F3B">
        <w:rPr>
          <w:rFonts w:cstheme="minorBidi"/>
          <w:highlight w:val="yellow"/>
        </w:rPr>
      </w:r>
      <w:r w:rsidRPr="00B21F3B">
        <w:rPr>
          <w:rFonts w:cstheme="minorBidi"/>
          <w:highlight w:val="yellow"/>
        </w:rPr>
        <w:fldChar w:fldCharType="separate"/>
      </w:r>
      <w:ins w:author="Isabela Alves Pereira Oliveira" w:date="2025-12-12T11:57:00Z" w16du:dateUtc="2025-12-12T14:57:00Z" w:id="261">
        <w:r w:rsidR="00C55F81">
          <w:rPr>
            <w:rFonts w:cstheme="minorBidi"/>
            <w:highlight w:val="yellow"/>
          </w:rPr>
          <w:t>7.1.2.6</w:t>
        </w:r>
      </w:ins>
      <w:del w:author="Isabela Alves Pereira Oliveira" w:date="2025-12-12T09:24:00Z" w16du:dateUtc="2025-12-12T12:24:00Z" w:id="262">
        <w:r w:rsidDel="00DA0233" w:rsidR="00017592">
          <w:rPr>
            <w:rFonts w:cstheme="minorBidi"/>
            <w:highlight w:val="yellow"/>
          </w:rPr>
          <w:delText>100</w:delText>
        </w:r>
      </w:del>
      <w:r w:rsidRPr="00B21F3B">
        <w:rPr>
          <w:rFonts w:cstheme="minorBidi"/>
          <w:highlight w:val="yellow"/>
        </w:rPr>
        <w:fldChar w:fldCharType="end"/>
      </w:r>
      <w:r w:rsidRPr="160BC4F4">
        <w:rPr>
          <w:rFonts w:cstheme="minorBidi"/>
        </w:rPr>
        <w:t>.</w:t>
      </w:r>
    </w:p>
    <w:p w:rsidR="00113ACA" w:rsidP="00113ACA" w:rsidRDefault="00113ACA" w14:paraId="42D69219" w14:textId="77777777">
      <w:pPr>
        <w:pStyle w:val="PargrafodaLista"/>
      </w:pPr>
    </w:p>
    <w:p w:rsidRPr="00113ACA" w:rsidR="005F6644" w:rsidP="00FA536F" w:rsidRDefault="005F6644" w14:paraId="31DAE4B3" w14:textId="77777777">
      <w:pPr>
        <w:pStyle w:val="MinutadeContrato"/>
        <w:numPr>
          <w:ilvl w:val="3"/>
          <w:numId w:val="2"/>
        </w:numPr>
      </w:pPr>
      <w:r w:rsidRPr="160BC4F4">
        <w:rPr>
          <w:rFonts w:cstheme="minorBidi"/>
          <w:b/>
        </w:rPr>
        <w:t>Partes Relacionadas</w:t>
      </w:r>
      <w:r w:rsidRPr="160BC4F4">
        <w:rPr>
          <w:rFonts w:cstheme="minorBidi"/>
        </w:rPr>
        <w:t xml:space="preserve">: aquelas entidades, físicas ou jurídicas, com as quais uma companhia tenha possibilidade de contratar, em condições que não sejam as de comutatividade e independência que caracterizam as transações com terceiros alheios à companhia, ao seu controle gerencial ou a qualquer outra área de influência, estendendo-se ao relacionamento econômico: </w:t>
      </w:r>
    </w:p>
    <w:p w:rsidR="00113ACA" w:rsidP="00113ACA" w:rsidRDefault="00113ACA" w14:paraId="07EDA716" w14:textId="77777777">
      <w:pPr>
        <w:pStyle w:val="PargrafodaLista"/>
      </w:pPr>
    </w:p>
    <w:p w:rsidR="005F6644" w:rsidP="00FA536F" w:rsidRDefault="005F6644" w14:paraId="358487B0" w14:textId="77777777">
      <w:pPr>
        <w:pStyle w:val="MinutadeContrato"/>
        <w:numPr>
          <w:ilvl w:val="4"/>
          <w:numId w:val="2"/>
        </w:numPr>
      </w:pPr>
      <w:r w:rsidRPr="00186B76">
        <w:t>entre empresas que, por via direta ou indireta, respondam ao mesmo controle societário;</w:t>
      </w:r>
    </w:p>
    <w:p w:rsidR="003A1519" w:rsidP="003A1519" w:rsidRDefault="003A1519" w14:paraId="7829492D" w14:textId="77777777">
      <w:pPr>
        <w:pStyle w:val="MinutadeContrato"/>
      </w:pPr>
    </w:p>
    <w:p w:rsidR="005F6644" w:rsidP="00FA536F" w:rsidRDefault="005F6644" w14:paraId="38562A8D" w14:textId="77777777">
      <w:pPr>
        <w:pStyle w:val="MinutadeContrato"/>
        <w:numPr>
          <w:ilvl w:val="4"/>
          <w:numId w:val="2"/>
        </w:numPr>
      </w:pPr>
      <w:r w:rsidRPr="00186B76">
        <w:t>entre empresas com administradores comuns ou que possam influenciar e/ou se beneficiar de determinadas decisões nas referidas empresas, tomadas em conjunto ou individualmente;</w:t>
      </w:r>
    </w:p>
    <w:p w:rsidR="003A1519" w:rsidP="003A1519" w:rsidRDefault="003A1519" w14:paraId="18AE0801" w14:textId="77777777">
      <w:pPr>
        <w:pStyle w:val="PargrafodaLista"/>
      </w:pPr>
    </w:p>
    <w:p w:rsidR="005F6644" w:rsidP="00FA536F" w:rsidRDefault="005F6644" w14:paraId="5CAB453A" w14:textId="77777777">
      <w:pPr>
        <w:pStyle w:val="MinutadeContrato"/>
        <w:numPr>
          <w:ilvl w:val="4"/>
          <w:numId w:val="2"/>
        </w:numPr>
      </w:pPr>
      <w:r w:rsidRPr="00186B76">
        <w:t>de uma empresa com seus acionistas, cotistas e administradores (quaisquer que sejam as denominações dos cargos), e com membros da família, até o terceiro grau, dos indivíduos antes relacionados;</w:t>
      </w:r>
    </w:p>
    <w:p w:rsidR="003A1519" w:rsidP="003A1519" w:rsidRDefault="003A1519" w14:paraId="7CBD61FA" w14:textId="77777777">
      <w:pPr>
        <w:pStyle w:val="PargrafodaLista"/>
      </w:pPr>
    </w:p>
    <w:p w:rsidR="005F6644" w:rsidP="00FA536F" w:rsidRDefault="005F6644" w14:paraId="318BB264" w14:textId="77777777">
      <w:pPr>
        <w:pStyle w:val="MinutadeContrato"/>
        <w:numPr>
          <w:ilvl w:val="4"/>
          <w:numId w:val="2"/>
        </w:numPr>
      </w:pPr>
      <w:r w:rsidRPr="00186B76">
        <w:t>de uma empresa com suas controladas diretas ou indiretas e coligadas, ou com acionistas, cotistas ou administradores de suas controladoras e coligadas e vice-versa; e</w:t>
      </w:r>
    </w:p>
    <w:p w:rsidR="003A1519" w:rsidP="003A1519" w:rsidRDefault="003A1519" w14:paraId="17424E04" w14:textId="77777777">
      <w:pPr>
        <w:pStyle w:val="PargrafodaLista"/>
      </w:pPr>
    </w:p>
    <w:p w:rsidR="005F6644" w:rsidP="00FA536F" w:rsidRDefault="005F6644" w14:paraId="57476484" w14:textId="04E95E72">
      <w:pPr>
        <w:pStyle w:val="MinutadeContrato"/>
        <w:numPr>
          <w:ilvl w:val="4"/>
          <w:numId w:val="2"/>
        </w:numPr>
      </w:pPr>
      <w:r w:rsidRPr="00186B76">
        <w:t xml:space="preserve">de uma empresa com fornecedores, clientes ou </w:t>
      </w:r>
      <w:r w:rsidRPr="00B46CE6" w:rsidR="00B46CE6">
        <w:rPr>
          <w:b/>
          <w:bCs w:val="0"/>
        </w:rPr>
        <w:t>F</w:t>
      </w:r>
      <w:r w:rsidRPr="00B46CE6">
        <w:rPr>
          <w:b/>
          <w:bCs w:val="0"/>
        </w:rPr>
        <w:t>inanciadores</w:t>
      </w:r>
      <w:r w:rsidRPr="00186B76">
        <w:t xml:space="preserve"> com os quais mantenham uma relação de dependência econômica e/ou financeira, ou de outra natureza que permita essas transações.</w:t>
      </w:r>
    </w:p>
    <w:p w:rsidR="00A43E96" w:rsidP="00A43E96" w:rsidRDefault="00A43E96" w14:paraId="039FDC3C" w14:textId="77777777">
      <w:pPr>
        <w:pStyle w:val="PargrafodaLista"/>
      </w:pPr>
    </w:p>
    <w:p w:rsidRPr="00E621CC" w:rsidR="005F6644" w:rsidP="00FA536F" w:rsidRDefault="005F6644" w14:paraId="68E81303" w14:textId="77777777">
      <w:pPr>
        <w:pStyle w:val="MinutadeContrato"/>
        <w:numPr>
          <w:ilvl w:val="3"/>
          <w:numId w:val="2"/>
        </w:numPr>
        <w:rPr>
          <w:b/>
        </w:rPr>
      </w:pPr>
      <w:r w:rsidRPr="160BC4F4">
        <w:rPr>
          <w:rFonts w:cstheme="minorBidi"/>
          <w:b/>
        </w:rPr>
        <w:t xml:space="preserve">Passivos Ambientais: </w:t>
      </w:r>
      <w:r w:rsidRPr="160BC4F4">
        <w:rPr>
          <w:rFonts w:cstheme="minorBidi"/>
        </w:rPr>
        <w:t xml:space="preserve">Qualquer fato, ato ou ocorrência, conhecido ou não, que implique no atendimento a uma determinação legal ou regulamentar, relacionada ao meio ambiente, observadas as especificidades previstas no </w:t>
      </w:r>
      <w:r w:rsidRPr="160BC4F4">
        <w:rPr>
          <w:rFonts w:cstheme="minorBidi"/>
          <w:b/>
        </w:rPr>
        <w:t>Contrato.</w:t>
      </w:r>
      <w:r w:rsidRPr="160BC4F4">
        <w:rPr>
          <w:rFonts w:cstheme="minorBidi"/>
        </w:rPr>
        <w:t xml:space="preserve"> </w:t>
      </w:r>
    </w:p>
    <w:p w:rsidR="00E621CC" w:rsidP="00E621CC" w:rsidRDefault="00E621CC" w14:paraId="182E85E9" w14:textId="77777777">
      <w:pPr>
        <w:pStyle w:val="MinutadeContrato"/>
        <w:rPr>
          <w:rFonts w:cstheme="minorBidi"/>
        </w:rPr>
      </w:pPr>
    </w:p>
    <w:p w:rsidRPr="002D2986" w:rsidR="005F6644" w:rsidP="00FA536F" w:rsidRDefault="005F6644" w14:paraId="2A2E4BFC" w14:textId="48954879">
      <w:pPr>
        <w:pStyle w:val="MinutadeContrato"/>
        <w:numPr>
          <w:ilvl w:val="3"/>
          <w:numId w:val="2"/>
        </w:numPr>
        <w:rPr>
          <w:b/>
        </w:rPr>
      </w:pPr>
      <w:r w:rsidRPr="160BC4F4">
        <w:rPr>
          <w:rFonts w:cstheme="minorBidi"/>
          <w:b/>
        </w:rPr>
        <w:t>Plano Básico de Implantação</w:t>
      </w:r>
      <w:r w:rsidRPr="004C0AE0" w:rsidR="004C0AE0">
        <w:rPr>
          <w:rFonts w:cstheme="minorBidi"/>
          <w:bCs w:val="0"/>
        </w:rPr>
        <w:t xml:space="preserve"> ou</w:t>
      </w:r>
      <w:r w:rsidRPr="004C0AE0">
        <w:rPr>
          <w:rFonts w:cstheme="minorBidi"/>
          <w:bCs w:val="0"/>
        </w:rPr>
        <w:t xml:space="preserve"> </w:t>
      </w:r>
      <w:r w:rsidRPr="160BC4F4">
        <w:rPr>
          <w:rFonts w:cstheme="minorBidi"/>
          <w:b/>
        </w:rPr>
        <w:t xml:space="preserve">PBI: </w:t>
      </w:r>
      <w:r w:rsidRPr="160BC4F4">
        <w:rPr>
          <w:rFonts w:cstheme="minorBidi"/>
        </w:rPr>
        <w:t xml:space="preserve">Plano com as especificações técnicas e de desempenho a serem desenvolvidas pela </w:t>
      </w:r>
      <w:r w:rsidRPr="160BC4F4">
        <w:rPr>
          <w:rFonts w:cstheme="minorBidi"/>
          <w:b/>
        </w:rPr>
        <w:t>Arrendatária</w:t>
      </w:r>
      <w:r w:rsidRPr="160BC4F4">
        <w:rPr>
          <w:rFonts w:cstheme="minorBidi"/>
        </w:rPr>
        <w:t xml:space="preserve"> com vistas ao atendimento da </w:t>
      </w:r>
      <w:r w:rsidRPr="00E621CC">
        <w:rPr>
          <w:rFonts w:cstheme="minorBidi"/>
          <w:b/>
        </w:rPr>
        <w:t>Proposta pelo Arrendamento</w:t>
      </w:r>
      <w:r w:rsidRPr="160BC4F4">
        <w:rPr>
          <w:rFonts w:cstheme="minorBidi"/>
        </w:rPr>
        <w:t xml:space="preserve">, bem como aos </w:t>
      </w:r>
      <w:r w:rsidRPr="160BC4F4">
        <w:rPr>
          <w:rFonts w:cstheme="minorBidi"/>
          <w:b/>
        </w:rPr>
        <w:t>Parâmetros do Arrendamento</w:t>
      </w:r>
      <w:r w:rsidRPr="160BC4F4">
        <w:rPr>
          <w:rFonts w:cstheme="minorBidi"/>
        </w:rPr>
        <w:t>.</w:t>
      </w:r>
    </w:p>
    <w:p w:rsidR="002D2986" w:rsidP="002D2986" w:rsidRDefault="002D2986" w14:paraId="02CF476B" w14:textId="77777777">
      <w:pPr>
        <w:pStyle w:val="PargrafodaLista"/>
        <w:rPr>
          <w:b/>
        </w:rPr>
      </w:pPr>
    </w:p>
    <w:p w:rsidRPr="00E621CC" w:rsidR="002D2986" w:rsidP="00FA536F" w:rsidRDefault="002D2986" w14:paraId="79CB2ECC" w14:textId="4C07CDAA">
      <w:pPr>
        <w:pStyle w:val="MinutadeContrato"/>
        <w:numPr>
          <w:ilvl w:val="3"/>
          <w:numId w:val="2"/>
        </w:numPr>
        <w:rPr>
          <w:b/>
        </w:rPr>
      </w:pPr>
      <w:r w:rsidRPr="002D2986">
        <w:rPr>
          <w:b/>
          <w:highlight w:val="green"/>
        </w:rPr>
        <w:t xml:space="preserve">Plano </w:t>
      </w:r>
      <w:r w:rsidRPr="002D2986">
        <w:rPr>
          <w:rFonts w:cstheme="minorBidi"/>
          <w:b/>
          <w:highlight w:val="green"/>
        </w:rPr>
        <w:t>de Transferência Operacional (PTO):</w:t>
      </w:r>
      <w:r w:rsidRPr="002D2986">
        <w:rPr>
          <w:rFonts w:cstheme="minorBidi"/>
          <w:bCs w:val="0"/>
          <w:highlight w:val="green"/>
        </w:rPr>
        <w:t xml:space="preserve"> </w:t>
      </w:r>
      <w:r w:rsidRPr="002D2986">
        <w:rPr>
          <w:rFonts w:cstheme="minorBidi"/>
          <w:highlight w:val="green"/>
        </w:rPr>
        <w:t>Plano com as especificações técnicas, cronograma e estratégia operacional e outros elementos com vistas</w:t>
      </w:r>
      <w:r w:rsidRPr="00A92822">
        <w:rPr>
          <w:rFonts w:cstheme="minorBidi"/>
        </w:rPr>
        <w:t xml:space="preserve"> a não interrupção das </w:t>
      </w:r>
      <w:del w:author="Isabela Alves Pereira Oliveira" w:date="2025-12-12T09:00:00Z" w16du:dateUtc="2025-12-12T12:00:00Z" w:id="263">
        <w:r w:rsidRPr="00A92822" w:rsidDel="00774CAF">
          <w:rPr>
            <w:rFonts w:cstheme="minorBidi"/>
          </w:rPr>
          <w:delText xml:space="preserve">atividades </w:delText>
        </w:r>
      </w:del>
      <w:ins w:author="Isabela Alves Pereira Oliveira" w:date="2025-12-12T09:00:00Z" w16du:dateUtc="2025-12-12T12:00:00Z" w:id="264">
        <w:r w:rsidRPr="00774CAF" w:rsidR="00774CAF">
          <w:rPr>
            <w:rFonts w:cstheme="minorBidi"/>
            <w:b/>
            <w:bCs w:val="0"/>
            <w:rPrChange w:author="Isabela Alves Pereira Oliveira" w:date="2025-12-12T09:00:00Z" w16du:dateUtc="2025-12-12T12:00:00Z" w:id="265">
              <w:rPr>
                <w:rFonts w:cstheme="minorBidi"/>
              </w:rPr>
            </w:rPrChange>
          </w:rPr>
          <w:t>Atividades</w:t>
        </w:r>
        <w:r w:rsidRPr="00A92822" w:rsidR="00774CAF">
          <w:rPr>
            <w:rFonts w:cstheme="minorBidi"/>
          </w:rPr>
          <w:t xml:space="preserve"> </w:t>
        </w:r>
      </w:ins>
      <w:r w:rsidRPr="00A92822">
        <w:rPr>
          <w:rFonts w:cstheme="minorBidi"/>
        </w:rPr>
        <w:t xml:space="preserve">desenvolvidas no Terminal, conforme previsto no </w:t>
      </w:r>
      <w:r w:rsidRPr="002D2986">
        <w:rPr>
          <w:rFonts w:cstheme="minorBidi"/>
          <w:b/>
          <w:highlight w:val="yellow"/>
        </w:rPr>
        <w:t>Apêndice 26</w:t>
      </w:r>
      <w:r w:rsidRPr="00A92822">
        <w:rPr>
          <w:rFonts w:cstheme="minorBidi"/>
          <w:b/>
        </w:rPr>
        <w:t xml:space="preserve"> - Plano de Transferência Operacional de Arrendamento </w:t>
      </w:r>
      <w:r>
        <w:rPr>
          <w:rFonts w:cstheme="minorBidi"/>
          <w:bCs w:val="0"/>
        </w:rPr>
        <w:t>do</w:t>
      </w:r>
      <w:r w:rsidRPr="00A92822">
        <w:rPr>
          <w:rFonts w:cstheme="minorBidi"/>
          <w:b/>
        </w:rPr>
        <w:t xml:space="preserve"> Edital</w:t>
      </w:r>
      <w:r>
        <w:rPr>
          <w:rFonts w:cstheme="minorBidi"/>
          <w:bCs w:val="0"/>
        </w:rPr>
        <w:t>.</w:t>
      </w:r>
    </w:p>
    <w:p w:rsidR="00E621CC" w:rsidP="00E621CC" w:rsidRDefault="00E621CC" w14:paraId="30355A76" w14:textId="77777777">
      <w:pPr>
        <w:pStyle w:val="PargrafodaLista"/>
        <w:rPr>
          <w:b/>
        </w:rPr>
      </w:pPr>
    </w:p>
    <w:p w:rsidRPr="00E621CC" w:rsidR="005F6644" w:rsidP="00FA536F" w:rsidRDefault="005F6644" w14:paraId="4D25B99E" w14:textId="7BAAD402">
      <w:pPr>
        <w:pStyle w:val="MinutadeContrato"/>
        <w:numPr>
          <w:ilvl w:val="3"/>
          <w:numId w:val="2"/>
        </w:numPr>
      </w:pPr>
      <w:r w:rsidRPr="160BC4F4">
        <w:rPr>
          <w:rFonts w:cstheme="minorBidi"/>
          <w:b/>
        </w:rPr>
        <w:t>Poder Concedente</w:t>
      </w:r>
      <w:r w:rsidRPr="160BC4F4">
        <w:rPr>
          <w:rFonts w:cstheme="minorBidi"/>
        </w:rPr>
        <w:t xml:space="preserve">: a </w:t>
      </w:r>
      <w:r w:rsidRPr="00E621CC">
        <w:rPr>
          <w:rFonts w:cstheme="minorBidi"/>
          <w:bCs w:val="0"/>
        </w:rPr>
        <w:t>União</w:t>
      </w:r>
      <w:r w:rsidRPr="160BC4F4">
        <w:rPr>
          <w:rFonts w:cstheme="minorBidi"/>
        </w:rPr>
        <w:t>, através do Ministério de</w:t>
      </w:r>
      <w:r w:rsidRPr="008D6379">
        <w:rPr>
          <w:rFonts w:cstheme="minorBidi"/>
        </w:rPr>
        <w:t xml:space="preserve"> </w:t>
      </w:r>
      <w:r w:rsidRPr="00C71FFF">
        <w:rPr>
          <w:rFonts w:cstheme="minorBidi"/>
        </w:rPr>
        <w:t>Portos e Aeroportos</w:t>
      </w:r>
      <w:r w:rsidRPr="160BC4F4">
        <w:rPr>
          <w:rFonts w:cstheme="minorBidi"/>
        </w:rPr>
        <w:t>.</w:t>
      </w:r>
    </w:p>
    <w:p w:rsidR="00E621CC" w:rsidP="00E621CC" w:rsidRDefault="00E621CC" w14:paraId="4654C694" w14:textId="77777777">
      <w:pPr>
        <w:pStyle w:val="PargrafodaLista"/>
      </w:pPr>
    </w:p>
    <w:p w:rsidRPr="00E621CC" w:rsidR="005F6644" w:rsidP="00FA536F" w:rsidRDefault="005F6644" w14:paraId="3B4ECFA5" w14:textId="3E495AE8">
      <w:pPr>
        <w:pStyle w:val="MinutadeContrato"/>
        <w:numPr>
          <w:ilvl w:val="3"/>
          <w:numId w:val="2"/>
        </w:numPr>
      </w:pPr>
      <w:r w:rsidRPr="160BC4F4">
        <w:rPr>
          <w:rFonts w:cstheme="minorBidi"/>
          <w:b/>
        </w:rPr>
        <w:t>Porto Organizado</w:t>
      </w:r>
      <w:r w:rsidRPr="160BC4F4">
        <w:rPr>
          <w:rFonts w:cstheme="minorBidi"/>
        </w:rPr>
        <w:t xml:space="preserve">: bem público construído e aparelhado para atender a necessidades de navegação, de movimentação de passageiros ou de movimentação e armazenagem de mercadorias, cujo tráfego e operações portuárias estejam sob jurisdição da </w:t>
      </w:r>
      <w:del w:author="Isabela Alves Pereira Oliveira" w:date="2025-12-12T12:04:00Z" w16du:dateUtc="2025-12-12T15:04:00Z" w:id="266">
        <w:r w:rsidRPr="160BC4F4" w:rsidDel="007C5443" w:rsidR="002D2986">
          <w:rPr>
            <w:rFonts w:cstheme="minorBidi"/>
            <w:b/>
          </w:rPr>
          <w:delText>Administração do Porto</w:delText>
        </w:r>
      </w:del>
      <w:ins w:author="Isabela Alves Pereira Oliveira" w:date="2025-12-12T12:04:00Z" w16du:dateUtc="2025-12-12T15:04:00Z" w:id="267">
        <w:r w:rsidR="007C5443">
          <w:rPr>
            <w:rFonts w:cstheme="minorBidi"/>
            <w:b/>
          </w:rPr>
          <w:t>Autoridade Portuária</w:t>
        </w:r>
      </w:ins>
      <w:r w:rsidRPr="160BC4F4">
        <w:rPr>
          <w:rFonts w:cstheme="minorBidi"/>
        </w:rPr>
        <w:t>.</w:t>
      </w:r>
    </w:p>
    <w:p w:rsidR="00E621CC" w:rsidP="00E621CC" w:rsidRDefault="00E621CC" w14:paraId="3695EEEC" w14:textId="77777777">
      <w:pPr>
        <w:pStyle w:val="PargrafodaLista"/>
      </w:pPr>
    </w:p>
    <w:p w:rsidRPr="00EE6BEB" w:rsidR="005F6644" w:rsidP="00FA536F" w:rsidRDefault="005F6644" w14:paraId="5980C056" w14:textId="77777777">
      <w:pPr>
        <w:pStyle w:val="MinutadeContrato"/>
        <w:numPr>
          <w:ilvl w:val="3"/>
          <w:numId w:val="2"/>
        </w:numPr>
      </w:pPr>
      <w:r w:rsidRPr="160BC4F4">
        <w:rPr>
          <w:rFonts w:cstheme="minorBidi"/>
          <w:b/>
        </w:rPr>
        <w:t>Prazo do Arrendamento</w:t>
      </w:r>
      <w:r w:rsidRPr="160BC4F4">
        <w:rPr>
          <w:rFonts w:cstheme="minorBidi"/>
        </w:rPr>
        <w:t xml:space="preserve">: o prazo de duração do </w:t>
      </w:r>
      <w:r w:rsidRPr="160BC4F4">
        <w:rPr>
          <w:rFonts w:cstheme="minorBidi"/>
          <w:b/>
        </w:rPr>
        <w:t>Arrendamento</w:t>
      </w:r>
      <w:r w:rsidRPr="160BC4F4">
        <w:rPr>
          <w:rFonts w:cstheme="minorBidi"/>
        </w:rPr>
        <w:t xml:space="preserve">, fixado nos termos deste </w:t>
      </w:r>
      <w:r w:rsidRPr="160BC4F4">
        <w:rPr>
          <w:rFonts w:cstheme="minorBidi"/>
          <w:b/>
        </w:rPr>
        <w:t>Contrato</w:t>
      </w:r>
      <w:r w:rsidRPr="160BC4F4">
        <w:rPr>
          <w:rFonts w:cstheme="minorBidi"/>
        </w:rPr>
        <w:t xml:space="preserve">, contado a partir da </w:t>
      </w:r>
      <w:r w:rsidRPr="160BC4F4">
        <w:rPr>
          <w:rFonts w:cstheme="minorBidi"/>
          <w:b/>
        </w:rPr>
        <w:t>Data da Assunção</w:t>
      </w:r>
      <w:r w:rsidRPr="160BC4F4">
        <w:rPr>
          <w:rFonts w:cstheme="minorBidi"/>
        </w:rPr>
        <w:t>.</w:t>
      </w:r>
    </w:p>
    <w:p w:rsidR="00EE6BEB" w:rsidP="00EE6BEB" w:rsidRDefault="00EE6BEB" w14:paraId="5DB32568" w14:textId="77777777">
      <w:pPr>
        <w:pStyle w:val="PargrafodaLista"/>
      </w:pPr>
    </w:p>
    <w:p w:rsidRPr="00EE6BEB" w:rsidR="005F6644" w:rsidP="00FA536F" w:rsidRDefault="005F6644" w14:paraId="3B5F8373" w14:textId="244A122E">
      <w:pPr>
        <w:pStyle w:val="MinutadeContrato"/>
        <w:numPr>
          <w:ilvl w:val="3"/>
          <w:numId w:val="2"/>
        </w:numPr>
        <w:rPr>
          <w:b/>
        </w:rPr>
      </w:pPr>
      <w:r w:rsidRPr="160BC4F4">
        <w:rPr>
          <w:rFonts w:cstheme="minorBidi"/>
          <w:b/>
        </w:rPr>
        <w:t>Preço:</w:t>
      </w:r>
      <w:r w:rsidRPr="160BC4F4">
        <w:rPr>
          <w:rFonts w:cstheme="minorBidi"/>
        </w:rPr>
        <w:t xml:space="preserve"> valor cobrado pela </w:t>
      </w:r>
      <w:r w:rsidRPr="160BC4F4">
        <w:rPr>
          <w:rFonts w:cstheme="minorBidi"/>
          <w:b/>
        </w:rPr>
        <w:t>Arrendatária</w:t>
      </w:r>
      <w:r w:rsidRPr="160BC4F4">
        <w:rPr>
          <w:rFonts w:cstheme="minorBidi"/>
        </w:rPr>
        <w:t xml:space="preserve"> dos </w:t>
      </w:r>
      <w:r w:rsidRPr="160BC4F4">
        <w:rPr>
          <w:rFonts w:cstheme="minorBidi"/>
          <w:b/>
        </w:rPr>
        <w:t>Usuários</w:t>
      </w:r>
      <w:r w:rsidRPr="160BC4F4">
        <w:rPr>
          <w:rFonts w:cstheme="minorBidi"/>
        </w:rPr>
        <w:t xml:space="preserve"> como contrapartida às </w:t>
      </w:r>
      <w:r w:rsidRPr="160BC4F4">
        <w:rPr>
          <w:rFonts w:cstheme="minorBidi"/>
          <w:b/>
        </w:rPr>
        <w:t>Atividades</w:t>
      </w:r>
      <w:r w:rsidRPr="160BC4F4">
        <w:rPr>
          <w:rFonts w:cstheme="minorBidi"/>
        </w:rPr>
        <w:t xml:space="preserve"> prestadas, podendo ser livremente estabelecido pela </w:t>
      </w:r>
      <w:r w:rsidRPr="160BC4F4">
        <w:rPr>
          <w:rFonts w:cstheme="minorBidi"/>
          <w:b/>
        </w:rPr>
        <w:t>Arrendatária</w:t>
      </w:r>
      <w:r w:rsidRPr="160BC4F4">
        <w:rPr>
          <w:rFonts w:cstheme="minorBidi"/>
        </w:rPr>
        <w:t>.</w:t>
      </w:r>
    </w:p>
    <w:p w:rsidR="00EE6BEB" w:rsidP="00EE6BEB" w:rsidRDefault="00EE6BEB" w14:paraId="345A3913" w14:textId="77777777">
      <w:pPr>
        <w:pStyle w:val="PargrafodaLista"/>
        <w:rPr>
          <w:b/>
        </w:rPr>
      </w:pPr>
    </w:p>
    <w:p w:rsidRPr="00EE6BEB" w:rsidR="005F6644" w:rsidP="00FA536F" w:rsidRDefault="005F6644" w14:paraId="5A42B54F" w14:textId="77777777">
      <w:pPr>
        <w:pStyle w:val="MinutadeContrato"/>
        <w:numPr>
          <w:ilvl w:val="3"/>
          <w:numId w:val="2"/>
        </w:numPr>
      </w:pPr>
      <w:r w:rsidRPr="7F4002AB">
        <w:rPr>
          <w:rFonts w:cstheme="minorBidi"/>
          <w:b/>
        </w:rPr>
        <w:t>Proposta pelo Arrendamento</w:t>
      </w:r>
      <w:r w:rsidRPr="7F4002AB">
        <w:rPr>
          <w:rFonts w:cstheme="minorBidi"/>
        </w:rPr>
        <w:t xml:space="preserve"> ou </w:t>
      </w:r>
      <w:r w:rsidRPr="7F4002AB">
        <w:rPr>
          <w:rFonts w:cstheme="minorBidi"/>
          <w:b/>
        </w:rPr>
        <w:t xml:space="preserve">Proposta: </w:t>
      </w:r>
      <w:r w:rsidRPr="7F4002AB">
        <w:rPr>
          <w:rFonts w:cstheme="minorBidi"/>
        </w:rPr>
        <w:t xml:space="preserve">oferta feita pela </w:t>
      </w:r>
      <w:r w:rsidRPr="7F4002AB">
        <w:rPr>
          <w:rFonts w:cstheme="minorBidi"/>
          <w:b/>
        </w:rPr>
        <w:t>Proponente</w:t>
      </w:r>
      <w:r w:rsidRPr="7F4002AB">
        <w:rPr>
          <w:rFonts w:cstheme="minorBidi"/>
        </w:rPr>
        <w:t xml:space="preserve"> vencedora do </w:t>
      </w:r>
      <w:r w:rsidRPr="7F4002AB">
        <w:rPr>
          <w:rFonts w:cstheme="minorBidi"/>
          <w:b/>
        </w:rPr>
        <w:t>Leilão</w:t>
      </w:r>
      <w:r w:rsidRPr="7F4002AB">
        <w:rPr>
          <w:rFonts w:cstheme="minorBidi"/>
        </w:rPr>
        <w:t xml:space="preserve"> para exploração do </w:t>
      </w:r>
      <w:r w:rsidRPr="7F4002AB">
        <w:rPr>
          <w:rFonts w:cstheme="minorBidi"/>
          <w:b/>
        </w:rPr>
        <w:t>Arrendamento</w:t>
      </w:r>
      <w:r w:rsidRPr="7F4002AB">
        <w:rPr>
          <w:rFonts w:cstheme="minorBidi"/>
        </w:rPr>
        <w:t>.</w:t>
      </w:r>
    </w:p>
    <w:p w:rsidR="00EE6BEB" w:rsidP="00EE6BEB" w:rsidRDefault="00EE6BEB" w14:paraId="35774140" w14:textId="77777777">
      <w:pPr>
        <w:pStyle w:val="PargrafodaLista"/>
      </w:pPr>
    </w:p>
    <w:p w:rsidRPr="00EE6BEB" w:rsidR="005F6644" w:rsidP="00FA536F" w:rsidRDefault="005F6644" w14:paraId="4C326C11" w14:textId="77777777">
      <w:pPr>
        <w:pStyle w:val="MinutadeContrato"/>
        <w:numPr>
          <w:ilvl w:val="3"/>
          <w:numId w:val="2"/>
        </w:numPr>
      </w:pPr>
      <w:r w:rsidRPr="7F4002AB">
        <w:rPr>
          <w:rFonts w:cstheme="minorBidi"/>
          <w:b/>
        </w:rPr>
        <w:t>Prorrogação:</w:t>
      </w:r>
      <w:r w:rsidRPr="7F4002AB">
        <w:rPr>
          <w:rFonts w:cstheme="minorBidi"/>
        </w:rPr>
        <w:t xml:space="preserve"> Qualquer forma de extensão, prorrogação, renovação ou postergação do prazo de vigência deste </w:t>
      </w:r>
      <w:r w:rsidRPr="7F4002AB">
        <w:rPr>
          <w:rFonts w:cstheme="minorBidi"/>
          <w:b/>
        </w:rPr>
        <w:t>Contrato</w:t>
      </w:r>
      <w:r w:rsidRPr="7F4002AB">
        <w:rPr>
          <w:rFonts w:cstheme="minorBidi"/>
        </w:rPr>
        <w:t xml:space="preserve"> em relação ao </w:t>
      </w:r>
      <w:r w:rsidRPr="7F4002AB">
        <w:rPr>
          <w:rFonts w:cstheme="minorBidi"/>
          <w:b/>
        </w:rPr>
        <w:t>Prazo do Arrendamento</w:t>
      </w:r>
      <w:r w:rsidRPr="7F4002AB">
        <w:rPr>
          <w:rFonts w:cstheme="minorBidi"/>
        </w:rPr>
        <w:t>.</w:t>
      </w:r>
    </w:p>
    <w:p w:rsidR="00EE6BEB" w:rsidP="00EE6BEB" w:rsidRDefault="00EE6BEB" w14:paraId="64795507" w14:textId="77777777">
      <w:pPr>
        <w:pStyle w:val="PargrafodaLista"/>
      </w:pPr>
    </w:p>
    <w:p w:rsidRPr="00EE6BEB" w:rsidR="005F6644" w:rsidP="00FA536F" w:rsidRDefault="005F6644" w14:paraId="4568B63F" w14:textId="0CF423B8">
      <w:pPr>
        <w:pStyle w:val="MinutadeContrato"/>
        <w:numPr>
          <w:ilvl w:val="3"/>
          <w:numId w:val="2"/>
        </w:numPr>
        <w:rPr>
          <w:b/>
        </w:rPr>
      </w:pPr>
      <w:r w:rsidRPr="7F4002AB">
        <w:rPr>
          <w:rFonts w:cstheme="minorBidi"/>
          <w:b/>
        </w:rPr>
        <w:t>Regulamento de Exploração do Porto Organizado:</w:t>
      </w:r>
      <w:r w:rsidRPr="7F4002AB">
        <w:rPr>
          <w:rFonts w:cstheme="minorBidi"/>
        </w:rPr>
        <w:t xml:space="preserve"> ato normativo editado pela </w:t>
      </w:r>
      <w:del w:author="Isabela Alves Pereira Oliveira" w:date="2025-12-12T12:04:00Z" w16du:dateUtc="2025-12-12T15:04:00Z" w:id="268">
        <w:r w:rsidDel="007C5443" w:rsidR="00E23F2C">
          <w:rPr>
            <w:rFonts w:cstheme="minorBidi"/>
            <w:b/>
          </w:rPr>
          <w:delText>A</w:delText>
        </w:r>
        <w:r w:rsidDel="007C5443" w:rsidR="002D2986">
          <w:rPr>
            <w:rFonts w:cstheme="minorBidi"/>
            <w:b/>
          </w:rPr>
          <w:delText>dministração do Porto</w:delText>
        </w:r>
      </w:del>
      <w:ins w:author="Isabela Alves Pereira Oliveira" w:date="2025-12-12T12:04:00Z" w16du:dateUtc="2025-12-12T15:04:00Z" w:id="269">
        <w:r w:rsidR="007C5443">
          <w:rPr>
            <w:rFonts w:cstheme="minorBidi"/>
            <w:b/>
          </w:rPr>
          <w:t>Autoridade Portuária</w:t>
        </w:r>
      </w:ins>
      <w:r w:rsidRPr="7F4002AB">
        <w:rPr>
          <w:rFonts w:cstheme="minorBidi"/>
        </w:rPr>
        <w:t xml:space="preserve">, com vistas a disciplinar o uso do </w:t>
      </w:r>
      <w:r w:rsidRPr="7F4002AB">
        <w:rPr>
          <w:rFonts w:cstheme="minorBidi"/>
          <w:b/>
        </w:rPr>
        <w:t>Porto Organizado</w:t>
      </w:r>
      <w:r w:rsidRPr="7F4002AB">
        <w:rPr>
          <w:rFonts w:cstheme="minorBidi"/>
        </w:rPr>
        <w:t>.</w:t>
      </w:r>
    </w:p>
    <w:p w:rsidR="00EE6BEB" w:rsidP="00EE6BEB" w:rsidRDefault="00EE6BEB" w14:paraId="7F26C252" w14:textId="77777777">
      <w:pPr>
        <w:pStyle w:val="PargrafodaLista"/>
        <w:rPr>
          <w:b/>
        </w:rPr>
      </w:pPr>
    </w:p>
    <w:p w:rsidRPr="00F24AA3" w:rsidR="005F6644" w:rsidP="00FA536F" w:rsidRDefault="005F6644" w14:paraId="5D246235" w14:textId="77777777">
      <w:pPr>
        <w:pStyle w:val="MinutadeContrato"/>
        <w:numPr>
          <w:ilvl w:val="3"/>
          <w:numId w:val="2"/>
        </w:numPr>
        <w:rPr>
          <w:b/>
        </w:rPr>
      </w:pPr>
      <w:r w:rsidRPr="00EE6BEB">
        <w:rPr>
          <w:rFonts w:cstheme="minorBidi"/>
          <w:b/>
        </w:rPr>
        <w:t>Revisão Extraordinária:</w:t>
      </w:r>
      <w:r w:rsidRPr="00EE6BEB">
        <w:rPr>
          <w:rFonts w:cstheme="minorBidi"/>
        </w:rPr>
        <w:t xml:space="preserve"> procedimento extraordinário para apuração da necessidade de recomposição do equilíbrio econômico-financeiro.</w:t>
      </w:r>
    </w:p>
    <w:p w:rsidR="00F24AA3" w:rsidP="00F24AA3" w:rsidRDefault="00F24AA3" w14:paraId="01378FA7" w14:textId="77777777">
      <w:pPr>
        <w:pStyle w:val="PargrafodaLista"/>
        <w:rPr>
          <w:b/>
        </w:rPr>
      </w:pPr>
    </w:p>
    <w:p w:rsidRPr="00F24AA3" w:rsidR="005F6644" w:rsidP="00FA536F" w:rsidRDefault="005F6644" w14:paraId="57D8647E" w14:textId="77777777">
      <w:pPr>
        <w:pStyle w:val="MinutadeContrato"/>
        <w:numPr>
          <w:ilvl w:val="3"/>
          <w:numId w:val="2"/>
        </w:numPr>
        <w:rPr>
          <w:b/>
        </w:rPr>
      </w:pPr>
      <w:r w:rsidRPr="00F24AA3">
        <w:rPr>
          <w:rFonts w:cstheme="minorBidi"/>
          <w:b/>
        </w:rPr>
        <w:t>SPE</w:t>
      </w:r>
      <w:r w:rsidRPr="00F24AA3">
        <w:rPr>
          <w:rFonts w:cstheme="minorBidi"/>
        </w:rPr>
        <w:t xml:space="preserve">: Sociedade de Propósito Específico constituída, </w:t>
      </w:r>
      <w:r w:rsidRPr="7F4002AB">
        <w:t>quando</w:t>
      </w:r>
      <w:r w:rsidRPr="00F24AA3">
        <w:rPr>
          <w:rFonts w:cstheme="minorBidi"/>
        </w:rPr>
        <w:t xml:space="preserve"> for o caso, pela </w:t>
      </w:r>
      <w:r w:rsidRPr="00F24AA3">
        <w:rPr>
          <w:rFonts w:cstheme="minorBidi"/>
          <w:b/>
        </w:rPr>
        <w:t>Proponente</w:t>
      </w:r>
      <w:r w:rsidRPr="00F24AA3">
        <w:rPr>
          <w:rFonts w:cstheme="minorBidi"/>
        </w:rPr>
        <w:t xml:space="preserve"> vencedora.</w:t>
      </w:r>
    </w:p>
    <w:p w:rsidR="00F24AA3" w:rsidP="00F24AA3" w:rsidRDefault="00F24AA3" w14:paraId="55B49089" w14:textId="77777777">
      <w:pPr>
        <w:pStyle w:val="PargrafodaLista"/>
        <w:rPr>
          <w:b/>
        </w:rPr>
      </w:pPr>
    </w:p>
    <w:p w:rsidRPr="00F24AA3" w:rsidR="005F6644" w:rsidP="00FA536F" w:rsidRDefault="005F6644" w14:paraId="23941C6D" w14:textId="08CC8C57">
      <w:pPr>
        <w:pStyle w:val="MinutadeContrato"/>
        <w:numPr>
          <w:ilvl w:val="3"/>
          <w:numId w:val="2"/>
        </w:numPr>
        <w:rPr>
          <w:b/>
        </w:rPr>
      </w:pPr>
      <w:r w:rsidRPr="00F24AA3">
        <w:rPr>
          <w:rFonts w:cstheme="minorBidi"/>
          <w:b/>
        </w:rPr>
        <w:t xml:space="preserve">Tarifa Portuária: </w:t>
      </w:r>
      <w:r w:rsidRPr="00F24AA3">
        <w:rPr>
          <w:rFonts w:cstheme="minorBidi"/>
        </w:rPr>
        <w:t xml:space="preserve">os </w:t>
      </w:r>
      <w:r w:rsidRPr="00FA536F">
        <w:rPr>
          <w:bCs w:val="0"/>
        </w:rPr>
        <w:t>valores</w:t>
      </w:r>
      <w:r w:rsidRPr="00F24AA3">
        <w:rPr>
          <w:rFonts w:cstheme="minorBidi"/>
        </w:rPr>
        <w:t xml:space="preserve"> devidos à </w:t>
      </w:r>
      <w:del w:author="Isabela Alves Pereira Oliveira" w:date="2025-12-12T12:04:00Z" w16du:dateUtc="2025-12-12T15:04:00Z" w:id="270">
        <w:r w:rsidRPr="00F24AA3" w:rsidDel="007C5443" w:rsidR="00E23F2C">
          <w:rPr>
            <w:rFonts w:cstheme="minorBidi"/>
            <w:b/>
          </w:rPr>
          <w:delText>A</w:delText>
        </w:r>
        <w:r w:rsidDel="007C5443" w:rsidR="002D2986">
          <w:rPr>
            <w:rFonts w:cstheme="minorBidi"/>
            <w:b/>
          </w:rPr>
          <w:delText>dministração do Porto</w:delText>
        </w:r>
      </w:del>
      <w:ins w:author="Isabela Alves Pereira Oliveira" w:date="2025-12-12T12:04:00Z" w16du:dateUtc="2025-12-12T15:04:00Z" w:id="271">
        <w:r w:rsidR="007C5443">
          <w:rPr>
            <w:rFonts w:cstheme="minorBidi"/>
            <w:b/>
          </w:rPr>
          <w:t>Autoridade Portuária</w:t>
        </w:r>
      </w:ins>
      <w:r w:rsidRPr="00F24AA3">
        <w:rPr>
          <w:rFonts w:cstheme="minorBidi"/>
          <w:b/>
        </w:rPr>
        <w:t xml:space="preserve"> </w:t>
      </w:r>
      <w:r w:rsidRPr="00F24AA3">
        <w:rPr>
          <w:rFonts w:cstheme="minorBidi"/>
        </w:rPr>
        <w:t xml:space="preserve">pela </w:t>
      </w:r>
      <w:r w:rsidRPr="00F24AA3">
        <w:rPr>
          <w:rFonts w:cstheme="minorBidi"/>
          <w:b/>
        </w:rPr>
        <w:t xml:space="preserve">Arrendatária </w:t>
      </w:r>
      <w:r w:rsidRPr="00F24AA3">
        <w:rPr>
          <w:rFonts w:cstheme="minorBidi"/>
        </w:rPr>
        <w:t xml:space="preserve">relativos à utilização das </w:t>
      </w:r>
      <w:r w:rsidRPr="00B46CE6" w:rsidR="00B46CE6">
        <w:rPr>
          <w:rFonts w:cstheme="minorBidi"/>
          <w:b/>
          <w:bCs w:val="0"/>
        </w:rPr>
        <w:t>I</w:t>
      </w:r>
      <w:r w:rsidRPr="00B46CE6">
        <w:rPr>
          <w:rFonts w:cstheme="minorBidi"/>
          <w:b/>
          <w:bCs w:val="0"/>
        </w:rPr>
        <w:t xml:space="preserve">nstalações </w:t>
      </w:r>
      <w:r w:rsidRPr="00B46CE6" w:rsidR="00B46CE6">
        <w:rPr>
          <w:rFonts w:cstheme="minorBidi"/>
          <w:b/>
          <w:bCs w:val="0"/>
        </w:rPr>
        <w:t>P</w:t>
      </w:r>
      <w:r w:rsidRPr="00B46CE6">
        <w:rPr>
          <w:rFonts w:cstheme="minorBidi"/>
          <w:b/>
          <w:bCs w:val="0"/>
        </w:rPr>
        <w:t>ortuárias</w:t>
      </w:r>
      <w:r w:rsidRPr="00F24AA3">
        <w:rPr>
          <w:rFonts w:cstheme="minorBidi"/>
        </w:rPr>
        <w:t xml:space="preserve"> ou da infraestrutura portuária ou à prestação de serviços de sua competência na </w:t>
      </w:r>
      <w:r w:rsidRPr="00F24AA3">
        <w:rPr>
          <w:rFonts w:cstheme="minorBidi"/>
          <w:b/>
        </w:rPr>
        <w:t>Área do Porto Organizado</w:t>
      </w:r>
      <w:r w:rsidRPr="00F24AA3">
        <w:rPr>
          <w:rFonts w:cstheme="minorBidi"/>
        </w:rPr>
        <w:t>.</w:t>
      </w:r>
    </w:p>
    <w:p w:rsidR="00F24AA3" w:rsidP="00F24AA3" w:rsidRDefault="00F24AA3" w14:paraId="4A32F3FE" w14:textId="77777777">
      <w:pPr>
        <w:pStyle w:val="PargrafodaLista"/>
        <w:rPr>
          <w:b/>
        </w:rPr>
      </w:pPr>
    </w:p>
    <w:p w:rsidRPr="00F24AA3" w:rsidR="005F6644" w:rsidP="00FA536F" w:rsidRDefault="005F6644" w14:paraId="04135599" w14:textId="77777777">
      <w:pPr>
        <w:pStyle w:val="MinutadeContrato"/>
        <w:numPr>
          <w:ilvl w:val="3"/>
          <w:numId w:val="2"/>
        </w:numPr>
        <w:rPr>
          <w:b/>
        </w:rPr>
      </w:pPr>
      <w:r w:rsidRPr="00F24AA3">
        <w:rPr>
          <w:rFonts w:cstheme="minorBidi"/>
          <w:b/>
        </w:rPr>
        <w:t xml:space="preserve">Usuário: </w:t>
      </w:r>
      <w:r w:rsidRPr="7F4002AB">
        <w:t>todas</w:t>
      </w:r>
      <w:r w:rsidRPr="00F24AA3">
        <w:rPr>
          <w:rFonts w:cstheme="minorBidi"/>
        </w:rPr>
        <w:t xml:space="preserve"> as pessoas físicas e jurídicas que sejam tomadoras das </w:t>
      </w:r>
      <w:r w:rsidRPr="00F24AA3">
        <w:rPr>
          <w:rFonts w:cstheme="minorBidi"/>
          <w:b/>
        </w:rPr>
        <w:t>Atividades</w:t>
      </w:r>
      <w:r w:rsidRPr="00F24AA3">
        <w:rPr>
          <w:rFonts w:cstheme="minorBidi"/>
        </w:rPr>
        <w:t xml:space="preserve"> prestadas pela </w:t>
      </w:r>
      <w:r w:rsidRPr="00F24AA3">
        <w:rPr>
          <w:rFonts w:cstheme="minorBidi"/>
          <w:b/>
        </w:rPr>
        <w:t>Arrendatária</w:t>
      </w:r>
      <w:r w:rsidRPr="00F24AA3">
        <w:rPr>
          <w:rFonts w:cstheme="minorBidi"/>
        </w:rPr>
        <w:t xml:space="preserve">, ou terceiro por ela indicado, na </w:t>
      </w:r>
      <w:r w:rsidRPr="00F24AA3">
        <w:rPr>
          <w:rFonts w:cstheme="minorBidi"/>
          <w:b/>
        </w:rPr>
        <w:t>Área do</w:t>
      </w:r>
      <w:r w:rsidRPr="00F24AA3">
        <w:rPr>
          <w:rFonts w:cstheme="minorBidi"/>
        </w:rPr>
        <w:t xml:space="preserve"> </w:t>
      </w:r>
      <w:r w:rsidRPr="00F24AA3">
        <w:rPr>
          <w:rFonts w:cstheme="minorBidi"/>
          <w:b/>
        </w:rPr>
        <w:t>Porto Organizado</w:t>
      </w:r>
      <w:r w:rsidRPr="00F24AA3">
        <w:rPr>
          <w:rFonts w:cstheme="minorBidi"/>
        </w:rPr>
        <w:t>.</w:t>
      </w:r>
    </w:p>
    <w:p w:rsidR="00F24AA3" w:rsidP="00F24AA3" w:rsidRDefault="00F24AA3" w14:paraId="5951C1A5" w14:textId="77777777">
      <w:pPr>
        <w:pStyle w:val="PargrafodaLista"/>
        <w:rPr>
          <w:b/>
        </w:rPr>
      </w:pPr>
    </w:p>
    <w:p w:rsidRPr="00F24AA3" w:rsidR="005F6644" w:rsidP="00FA536F" w:rsidRDefault="005F6644" w14:paraId="74C77372" w14:textId="2874308C">
      <w:pPr>
        <w:pStyle w:val="MinutadeContrato"/>
        <w:numPr>
          <w:ilvl w:val="3"/>
          <w:numId w:val="2"/>
        </w:numPr>
        <w:rPr>
          <w:b/>
        </w:rPr>
      </w:pPr>
      <w:r w:rsidRPr="00F24AA3">
        <w:rPr>
          <w:rFonts w:cstheme="minorBidi"/>
          <w:b/>
        </w:rPr>
        <w:t>Valor do Arrendamento:</w:t>
      </w:r>
      <w:r w:rsidRPr="00F24AA3">
        <w:rPr>
          <w:rFonts w:cstheme="minorBidi"/>
        </w:rPr>
        <w:t xml:space="preserve"> é o </w:t>
      </w:r>
      <w:r w:rsidRPr="00F24AA3">
        <w:rPr>
          <w:rFonts w:cstheme="minorBidi"/>
          <w:b/>
        </w:rPr>
        <w:t>Valor do Arrendamento Fixo</w:t>
      </w:r>
      <w:r w:rsidRPr="00F24AA3">
        <w:rPr>
          <w:rFonts w:cstheme="minorBidi"/>
        </w:rPr>
        <w:t xml:space="preserve"> e o </w:t>
      </w:r>
      <w:r w:rsidRPr="00F24AA3">
        <w:rPr>
          <w:rFonts w:cstheme="minorBidi"/>
          <w:b/>
        </w:rPr>
        <w:t>Valor do Arrendamento Variável</w:t>
      </w:r>
      <w:r w:rsidRPr="00F24AA3">
        <w:rPr>
          <w:rFonts w:cstheme="minorBidi"/>
        </w:rPr>
        <w:t xml:space="preserve"> </w:t>
      </w:r>
      <w:r w:rsidRPr="00F24AA3">
        <w:rPr>
          <w:bCs w:val="0"/>
        </w:rPr>
        <w:t>devido</w:t>
      </w:r>
      <w:r w:rsidRPr="00F24AA3">
        <w:rPr>
          <w:rFonts w:cstheme="minorBidi"/>
        </w:rPr>
        <w:t xml:space="preserve"> pela </w:t>
      </w:r>
      <w:r w:rsidRPr="00F24AA3">
        <w:rPr>
          <w:rFonts w:cstheme="minorBidi"/>
          <w:b/>
        </w:rPr>
        <w:t>Arrendatária</w:t>
      </w:r>
      <w:r w:rsidRPr="00F24AA3">
        <w:rPr>
          <w:rFonts w:cstheme="minorBidi"/>
        </w:rPr>
        <w:t xml:space="preserve"> à </w:t>
      </w:r>
      <w:r w:rsidRPr="00F24AA3" w:rsidR="00E23F2C">
        <w:rPr>
          <w:rFonts w:cstheme="minorBidi"/>
          <w:b/>
        </w:rPr>
        <w:t>Autoridade Portuária</w:t>
      </w:r>
      <w:r w:rsidRPr="00F24AA3">
        <w:rPr>
          <w:rFonts w:cstheme="minorBidi"/>
        </w:rPr>
        <w:t xml:space="preserve">, em função da exploração do </w:t>
      </w:r>
      <w:r w:rsidRPr="00F24AA3">
        <w:rPr>
          <w:rFonts w:cstheme="minorBidi"/>
          <w:b/>
        </w:rPr>
        <w:t>Arrendamento</w:t>
      </w:r>
      <w:r w:rsidRPr="00F24AA3">
        <w:rPr>
          <w:rFonts w:cstheme="minorBidi"/>
        </w:rPr>
        <w:t>.</w:t>
      </w:r>
    </w:p>
    <w:p w:rsidR="00F24AA3" w:rsidP="00F24AA3" w:rsidRDefault="00F24AA3" w14:paraId="5D5F062B" w14:textId="77777777">
      <w:pPr>
        <w:pStyle w:val="PargrafodaLista"/>
        <w:rPr>
          <w:b/>
        </w:rPr>
      </w:pPr>
    </w:p>
    <w:p w:rsidRPr="00F24AA3" w:rsidR="005F6644" w:rsidP="00FA536F" w:rsidRDefault="005F6644" w14:paraId="22A4C457" w14:textId="16A60C4E">
      <w:pPr>
        <w:pStyle w:val="MinutadeContrato"/>
        <w:numPr>
          <w:ilvl w:val="3"/>
          <w:numId w:val="2"/>
        </w:numPr>
        <w:rPr>
          <w:b/>
        </w:rPr>
      </w:pPr>
      <w:r w:rsidRPr="00F24AA3">
        <w:rPr>
          <w:rFonts w:cstheme="minorBidi"/>
          <w:b/>
        </w:rPr>
        <w:t>Valor do Arrendamento Fixo:</w:t>
      </w:r>
      <w:r w:rsidRPr="00F24AA3">
        <w:rPr>
          <w:rFonts w:cstheme="minorBidi"/>
        </w:rPr>
        <w:t xml:space="preserve"> é o valor fixo </w:t>
      </w:r>
      <w:r w:rsidRPr="00F24AA3">
        <w:rPr>
          <w:bCs w:val="0"/>
        </w:rPr>
        <w:t>devido</w:t>
      </w:r>
      <w:r w:rsidRPr="00F24AA3">
        <w:rPr>
          <w:rFonts w:cstheme="minorBidi"/>
          <w:bCs w:val="0"/>
        </w:rPr>
        <w:t xml:space="preserve"> </w:t>
      </w:r>
      <w:r w:rsidRPr="00F24AA3">
        <w:rPr>
          <w:rFonts w:cstheme="minorBidi"/>
        </w:rPr>
        <w:t xml:space="preserve">pela </w:t>
      </w:r>
      <w:r w:rsidRPr="00F24AA3">
        <w:rPr>
          <w:rFonts w:cstheme="minorBidi"/>
          <w:b/>
        </w:rPr>
        <w:t>Arrendatária</w:t>
      </w:r>
      <w:r w:rsidRPr="00F24AA3">
        <w:rPr>
          <w:rFonts w:cstheme="minorBidi"/>
        </w:rPr>
        <w:t xml:space="preserve"> à </w:t>
      </w:r>
      <w:del w:author="Isabela Alves Pereira Oliveira" w:date="2025-12-12T12:06:00Z" w16du:dateUtc="2025-12-12T15:06:00Z" w:id="272">
        <w:r w:rsidRPr="00F24AA3" w:rsidDel="009F0F29" w:rsidR="002D2986">
          <w:rPr>
            <w:rFonts w:cstheme="minorBidi"/>
            <w:b/>
          </w:rPr>
          <w:delText>A</w:delText>
        </w:r>
        <w:r w:rsidDel="009F0F29" w:rsidR="002D2986">
          <w:rPr>
            <w:rFonts w:cstheme="minorBidi"/>
            <w:b/>
          </w:rPr>
          <w:delText>dministração do Porto</w:delText>
        </w:r>
      </w:del>
      <w:ins w:author="Isabela Alves Pereira Oliveira" w:date="2025-12-12T12:06:00Z" w16du:dateUtc="2025-12-12T15:06:00Z" w:id="273">
        <w:r w:rsidR="009F0F29">
          <w:rPr>
            <w:rFonts w:cstheme="minorBidi"/>
            <w:b/>
          </w:rPr>
          <w:t>Autoridade Portuária</w:t>
        </w:r>
      </w:ins>
      <w:r w:rsidRPr="00F24AA3">
        <w:rPr>
          <w:rFonts w:cstheme="minorBidi"/>
        </w:rPr>
        <w:t xml:space="preserve">, em função da exploração do </w:t>
      </w:r>
      <w:r w:rsidRPr="00F24AA3">
        <w:rPr>
          <w:rFonts w:cstheme="minorBidi"/>
          <w:b/>
        </w:rPr>
        <w:t>Arrendamento</w:t>
      </w:r>
      <w:r w:rsidR="00F24AA3">
        <w:rPr>
          <w:rFonts w:cstheme="minorBidi"/>
        </w:rPr>
        <w:t>; e</w:t>
      </w:r>
    </w:p>
    <w:p w:rsidR="00F24AA3" w:rsidP="00F24AA3" w:rsidRDefault="00F24AA3" w14:paraId="12534F56" w14:textId="77777777">
      <w:pPr>
        <w:pStyle w:val="PargrafodaLista"/>
        <w:rPr>
          <w:b/>
        </w:rPr>
      </w:pPr>
    </w:p>
    <w:p w:rsidRPr="00F24AA3" w:rsidR="005F6644" w:rsidP="00FA536F" w:rsidRDefault="005F6644" w14:paraId="260D150C" w14:textId="70B47C6E">
      <w:pPr>
        <w:pStyle w:val="MinutadeContrato"/>
        <w:numPr>
          <w:ilvl w:val="3"/>
          <w:numId w:val="2"/>
        </w:numPr>
        <w:rPr>
          <w:b/>
        </w:rPr>
      </w:pPr>
      <w:r w:rsidRPr="00F24AA3">
        <w:rPr>
          <w:rFonts w:cstheme="minorBidi"/>
          <w:b/>
        </w:rPr>
        <w:t>Valor do Arrendamento Variável:</w:t>
      </w:r>
      <w:r w:rsidRPr="00F24AA3">
        <w:rPr>
          <w:rFonts w:cstheme="minorBidi"/>
        </w:rPr>
        <w:t xml:space="preserve"> é o valor variável </w:t>
      </w:r>
      <w:r w:rsidRPr="00F24AA3">
        <w:rPr>
          <w:bCs w:val="0"/>
        </w:rPr>
        <w:t>devido</w:t>
      </w:r>
      <w:r w:rsidRPr="00F24AA3">
        <w:rPr>
          <w:rFonts w:cstheme="minorBidi"/>
          <w:bCs w:val="0"/>
        </w:rPr>
        <w:t xml:space="preserve"> </w:t>
      </w:r>
      <w:r w:rsidRPr="00F24AA3">
        <w:rPr>
          <w:rFonts w:cstheme="minorBidi"/>
        </w:rPr>
        <w:t xml:space="preserve">pela </w:t>
      </w:r>
      <w:r w:rsidRPr="00F24AA3">
        <w:rPr>
          <w:rFonts w:cstheme="minorBidi"/>
          <w:b/>
        </w:rPr>
        <w:t>Arrendatária</w:t>
      </w:r>
      <w:r w:rsidRPr="00F24AA3">
        <w:rPr>
          <w:rFonts w:cstheme="minorBidi"/>
        </w:rPr>
        <w:t xml:space="preserve"> à </w:t>
      </w:r>
      <w:del w:author="Isabela Alves Pereira Oliveira" w:date="2025-12-12T12:07:00Z" w16du:dateUtc="2025-12-12T15:07:00Z" w:id="274">
        <w:r w:rsidRPr="00F24AA3" w:rsidDel="009F0F29" w:rsidR="002D2986">
          <w:rPr>
            <w:rFonts w:cstheme="minorBidi"/>
            <w:b/>
          </w:rPr>
          <w:delText>A</w:delText>
        </w:r>
        <w:r w:rsidDel="009F0F29" w:rsidR="002D2986">
          <w:rPr>
            <w:rFonts w:cstheme="minorBidi"/>
            <w:b/>
          </w:rPr>
          <w:delText>dministração do Porto</w:delText>
        </w:r>
      </w:del>
      <w:ins w:author="Isabela Alves Pereira Oliveira" w:date="2025-12-12T12:07:00Z" w16du:dateUtc="2025-12-12T15:07:00Z" w:id="275">
        <w:r w:rsidR="009F0F29">
          <w:rPr>
            <w:rFonts w:cstheme="minorBidi"/>
            <w:b/>
          </w:rPr>
          <w:t>Autoridade Portuária</w:t>
        </w:r>
      </w:ins>
      <w:r w:rsidRPr="00F24AA3">
        <w:rPr>
          <w:rFonts w:cstheme="minorBidi"/>
        </w:rPr>
        <w:t xml:space="preserve">, em função da movimentação de </w:t>
      </w:r>
      <w:del w:author="Isabela Alves Pereira Oliveira" w:date="2025-12-12T09:17:00Z" w16du:dateUtc="2025-12-12T12:17:00Z" w:id="276">
        <w:r w:rsidRPr="00F24AA3" w:rsidDel="00A7050E">
          <w:rPr>
            <w:rFonts w:cstheme="minorBidi"/>
          </w:rPr>
          <w:delText xml:space="preserve">carga </w:delText>
        </w:r>
      </w:del>
      <w:ins w:author="Isabela Alves Pereira Oliveira" w:date="2025-12-12T09:17:00Z" w16du:dateUtc="2025-12-12T12:17:00Z" w:id="277">
        <w:r w:rsidRPr="00A7050E" w:rsidR="00A7050E">
          <w:rPr>
            <w:rFonts w:cstheme="minorBidi"/>
            <w:b/>
            <w:bCs w:val="0"/>
            <w:rPrChange w:author="Isabela Alves Pereira Oliveira" w:date="2025-12-12T09:17:00Z" w16du:dateUtc="2025-12-12T12:17:00Z" w:id="278">
              <w:rPr>
                <w:rFonts w:cstheme="minorBidi"/>
              </w:rPr>
            </w:rPrChange>
          </w:rPr>
          <w:t>Carga</w:t>
        </w:r>
        <w:r w:rsidRPr="00F24AA3" w:rsidR="00A7050E">
          <w:rPr>
            <w:rFonts w:cstheme="minorBidi"/>
          </w:rPr>
          <w:t xml:space="preserve"> </w:t>
        </w:r>
      </w:ins>
      <w:r w:rsidRPr="00F24AA3">
        <w:rPr>
          <w:rFonts w:cstheme="minorBidi"/>
        </w:rPr>
        <w:t>destinada ou proveniente do transporte aquaviário.</w:t>
      </w:r>
    </w:p>
    <w:p w:rsidR="00F24AA3" w:rsidP="00F24AA3" w:rsidRDefault="00F24AA3" w14:paraId="24D98786" w14:textId="77777777">
      <w:pPr>
        <w:pStyle w:val="PargrafodaLista"/>
        <w:rPr>
          <w:b/>
        </w:rPr>
      </w:pPr>
    </w:p>
    <w:p w:rsidRPr="00FA536F" w:rsidR="00A97D48" w:rsidP="005E09F8" w:rsidRDefault="00A97D48" w14:paraId="51519761" w14:textId="3FA9E5B8">
      <w:pPr>
        <w:pStyle w:val="MinutadeContrato"/>
        <w:numPr>
          <w:ilvl w:val="1"/>
          <w:numId w:val="2"/>
        </w:numPr>
      </w:pPr>
      <w:bookmarkStart w:name="_Toc214366579" w:id="279"/>
      <w:r w:rsidRPr="00FA536F">
        <w:rPr>
          <w:rFonts w:cstheme="minorBidi"/>
        </w:rPr>
        <w:t>Da Interpretação</w:t>
      </w:r>
      <w:bookmarkEnd w:id="279"/>
    </w:p>
    <w:p w:rsidR="00A97D48" w:rsidP="00F24AA3" w:rsidRDefault="00A97D48" w14:paraId="41F4C5CF" w14:textId="77777777">
      <w:pPr>
        <w:pStyle w:val="PargrafodaLista"/>
        <w:rPr>
          <w:b/>
        </w:rPr>
      </w:pPr>
    </w:p>
    <w:p w:rsidR="005F6644" w:rsidP="00FA536F" w:rsidRDefault="005F6644" w14:paraId="4FABE2E1" w14:textId="77777777">
      <w:pPr>
        <w:pStyle w:val="MinutadeContrato"/>
        <w:numPr>
          <w:ilvl w:val="2"/>
          <w:numId w:val="2"/>
        </w:numPr>
      </w:pPr>
      <w:r w:rsidRPr="00186B76">
        <w:t>Exceto quando o contexto não permitir tal interpretação:</w:t>
      </w:r>
    </w:p>
    <w:p w:rsidR="00F24AA3" w:rsidP="00F24AA3" w:rsidRDefault="00F24AA3" w14:paraId="7348B4AE" w14:textId="77777777">
      <w:pPr>
        <w:pStyle w:val="MinutadeContrato"/>
      </w:pPr>
    </w:p>
    <w:p w:rsidR="005F6644" w:rsidP="00FA536F" w:rsidRDefault="005F6644" w14:paraId="102BBA57" w14:textId="77777777">
      <w:pPr>
        <w:pStyle w:val="MinutadeContrato"/>
        <w:numPr>
          <w:ilvl w:val="3"/>
          <w:numId w:val="2"/>
        </w:numPr>
      </w:pPr>
      <w:r w:rsidRPr="00186B76">
        <w:t xml:space="preserve">As </w:t>
      </w:r>
      <w:r w:rsidRPr="00CA63FC">
        <w:t>definições</w:t>
      </w:r>
      <w:r w:rsidRPr="00186B76">
        <w:t xml:space="preserve"> do </w:t>
      </w:r>
      <w:r w:rsidRPr="00186B76">
        <w:rPr>
          <w:b/>
        </w:rPr>
        <w:t>Contrato</w:t>
      </w:r>
      <w:r w:rsidRPr="00186B76">
        <w:t xml:space="preserve"> serão igualmente aplicadas em suas formas singular e plural; e</w:t>
      </w:r>
    </w:p>
    <w:p w:rsidR="00A97D48" w:rsidP="00A97D48" w:rsidRDefault="00A97D48" w14:paraId="4E1C9146" w14:textId="77777777">
      <w:pPr>
        <w:pStyle w:val="MinutadeContrato"/>
      </w:pPr>
    </w:p>
    <w:p w:rsidR="005F6644" w:rsidP="00FA536F" w:rsidRDefault="005F6644" w14:paraId="789864F5" w14:textId="77777777">
      <w:pPr>
        <w:pStyle w:val="MinutadeContrato"/>
        <w:numPr>
          <w:ilvl w:val="3"/>
          <w:numId w:val="2"/>
        </w:numPr>
      </w:pPr>
      <w:r w:rsidRPr="00186B76">
        <w:t xml:space="preserve">As referências ao </w:t>
      </w:r>
      <w:r w:rsidRPr="00186B76">
        <w:rPr>
          <w:b/>
        </w:rPr>
        <w:t>Contrato</w:t>
      </w:r>
      <w:r w:rsidRPr="00186B76">
        <w:t xml:space="preserve"> ou a qualquer outro documento devem incluir eventuais alterações e aditivos que venham a ser celebrados entre as </w:t>
      </w:r>
      <w:r w:rsidRPr="00186B76">
        <w:rPr>
          <w:b/>
        </w:rPr>
        <w:t>Partes</w:t>
      </w:r>
      <w:r w:rsidRPr="00186B76">
        <w:t>.</w:t>
      </w:r>
    </w:p>
    <w:p w:rsidR="00A97D48" w:rsidP="00A97D48" w:rsidRDefault="00A97D48" w14:paraId="4742909B" w14:textId="77777777">
      <w:pPr>
        <w:pStyle w:val="PargrafodaLista"/>
      </w:pPr>
    </w:p>
    <w:p w:rsidR="005F6644" w:rsidP="00FA536F" w:rsidRDefault="005F6644" w14:paraId="0966048B" w14:textId="77777777">
      <w:pPr>
        <w:pStyle w:val="MinutadeContrato"/>
        <w:numPr>
          <w:ilvl w:val="2"/>
          <w:numId w:val="2"/>
        </w:numPr>
      </w:pPr>
      <w:r w:rsidRPr="00186B76">
        <w:t xml:space="preserve">Os títulos dos capítulos e das Cláusulas do </w:t>
      </w:r>
      <w:r w:rsidRPr="00A97D48">
        <w:rPr>
          <w:b/>
        </w:rPr>
        <w:t>Contrato</w:t>
      </w:r>
      <w:r w:rsidRPr="00186B76">
        <w:t xml:space="preserve"> e dos </w:t>
      </w:r>
      <w:r w:rsidRPr="00A97D48">
        <w:rPr>
          <w:b/>
        </w:rPr>
        <w:t>Anexos</w:t>
      </w:r>
      <w:r w:rsidRPr="00186B76">
        <w:t xml:space="preserve"> não devem ser usados na sua aplicação ou interpretação.</w:t>
      </w:r>
    </w:p>
    <w:p w:rsidR="00A97D48" w:rsidP="00A97D48" w:rsidRDefault="00A97D48" w14:paraId="6EE40197" w14:textId="77777777">
      <w:pPr>
        <w:pStyle w:val="MinutadeContrato"/>
      </w:pPr>
    </w:p>
    <w:p w:rsidR="005F6644" w:rsidP="00FA536F" w:rsidRDefault="005F6644" w14:paraId="29C8ED96" w14:textId="77777777">
      <w:pPr>
        <w:pStyle w:val="MinutadeContrato"/>
        <w:numPr>
          <w:ilvl w:val="2"/>
          <w:numId w:val="2"/>
        </w:numPr>
      </w:pPr>
      <w:r w:rsidRPr="00186B76">
        <w:t xml:space="preserve">No caso de divergência entre o </w:t>
      </w:r>
      <w:r w:rsidRPr="00186B76">
        <w:rPr>
          <w:b/>
        </w:rPr>
        <w:t>Contrato</w:t>
      </w:r>
      <w:r w:rsidRPr="00186B76">
        <w:t xml:space="preserve"> e os </w:t>
      </w:r>
      <w:r w:rsidRPr="00186B76">
        <w:rPr>
          <w:b/>
        </w:rPr>
        <w:t>Anexos</w:t>
      </w:r>
      <w:r w:rsidRPr="00186B76">
        <w:t xml:space="preserve">, prevalecerá o disposto no </w:t>
      </w:r>
      <w:r w:rsidRPr="00186B76">
        <w:rPr>
          <w:b/>
        </w:rPr>
        <w:t>Contrato</w:t>
      </w:r>
      <w:r w:rsidRPr="00186B76">
        <w:t>.</w:t>
      </w:r>
    </w:p>
    <w:p w:rsidR="00A97D48" w:rsidP="00A97D48" w:rsidRDefault="00A97D48" w14:paraId="5402F7CD" w14:textId="77777777">
      <w:pPr>
        <w:pStyle w:val="PargrafodaLista"/>
      </w:pPr>
    </w:p>
    <w:p w:rsidR="005F6644" w:rsidP="00FA536F" w:rsidRDefault="005F6644" w14:paraId="1C4F69F6" w14:textId="77777777">
      <w:pPr>
        <w:pStyle w:val="MinutadeContrato"/>
        <w:numPr>
          <w:ilvl w:val="2"/>
          <w:numId w:val="2"/>
        </w:numPr>
      </w:pPr>
      <w:r w:rsidRPr="00186B76">
        <w:t xml:space="preserve">No caso de divergência entre os </w:t>
      </w:r>
      <w:r w:rsidRPr="00A97D48">
        <w:rPr>
          <w:b/>
        </w:rPr>
        <w:t>Anexos</w:t>
      </w:r>
      <w:r w:rsidRPr="00186B76">
        <w:t xml:space="preserve">, prevalecerão aqueles emitidos pelo </w:t>
      </w:r>
      <w:r w:rsidRPr="00A97D48">
        <w:rPr>
          <w:b/>
        </w:rPr>
        <w:t>Poder Concedente</w:t>
      </w:r>
      <w:r w:rsidRPr="00186B76">
        <w:t>.</w:t>
      </w:r>
    </w:p>
    <w:p w:rsidR="00A97D48" w:rsidP="00A97D48" w:rsidRDefault="00A97D48" w14:paraId="073795CC" w14:textId="77777777">
      <w:pPr>
        <w:pStyle w:val="PargrafodaLista"/>
      </w:pPr>
    </w:p>
    <w:p w:rsidR="005F6644" w:rsidP="00FA536F" w:rsidRDefault="005F6644" w14:paraId="2DA0CD5F" w14:textId="77777777">
      <w:pPr>
        <w:pStyle w:val="MinutadeContrato"/>
        <w:numPr>
          <w:ilvl w:val="2"/>
          <w:numId w:val="2"/>
        </w:numPr>
      </w:pPr>
      <w:r w:rsidRPr="00186B76">
        <w:t xml:space="preserve">No caso de divergência entre os </w:t>
      </w:r>
      <w:r w:rsidRPr="00A97D48">
        <w:rPr>
          <w:b/>
        </w:rPr>
        <w:t>Anexos</w:t>
      </w:r>
      <w:r w:rsidRPr="00186B76">
        <w:t xml:space="preserve"> emitidos pelo </w:t>
      </w:r>
      <w:r w:rsidRPr="00A97D48">
        <w:rPr>
          <w:b/>
        </w:rPr>
        <w:t>Poder Concedente</w:t>
      </w:r>
      <w:r w:rsidRPr="00186B76">
        <w:t>, prevalecerá aquele de data mais recente.</w:t>
      </w:r>
    </w:p>
    <w:p w:rsidR="00A97D48" w:rsidP="00A97D48" w:rsidRDefault="00A97D48" w14:paraId="45FD5EF9" w14:textId="77777777">
      <w:pPr>
        <w:pStyle w:val="PargrafodaLista"/>
      </w:pPr>
    </w:p>
    <w:p w:rsidR="005F6644" w:rsidP="00FA536F" w:rsidRDefault="005F6644" w14:paraId="0CF38889" w14:textId="77777777">
      <w:pPr>
        <w:pStyle w:val="MinutadeContrato"/>
        <w:numPr>
          <w:ilvl w:val="2"/>
          <w:numId w:val="2"/>
        </w:numPr>
      </w:pPr>
      <w:r w:rsidRPr="00186B76">
        <w:t xml:space="preserve">As Cláusulas e condições do </w:t>
      </w:r>
      <w:r w:rsidRPr="00A97D48">
        <w:rPr>
          <w:b/>
        </w:rPr>
        <w:t>Contrato</w:t>
      </w:r>
      <w:r w:rsidRPr="00186B76">
        <w:t xml:space="preserve"> relativas à sua </w:t>
      </w:r>
      <w:r w:rsidRPr="00A97D48">
        <w:rPr>
          <w:b/>
        </w:rPr>
        <w:t>Prorrogação</w:t>
      </w:r>
      <w:r w:rsidRPr="00186B76">
        <w:t xml:space="preserve"> devem ser interpretadas restritivamente.</w:t>
      </w:r>
    </w:p>
    <w:p w:rsidR="00A97D48" w:rsidP="00A97D48" w:rsidRDefault="00A97D48" w14:paraId="560DE3B5" w14:textId="77777777">
      <w:pPr>
        <w:pStyle w:val="PargrafodaLista"/>
      </w:pPr>
    </w:p>
    <w:p w:rsidRPr="00AB4933" w:rsidR="005F6644" w:rsidP="005E09F8" w:rsidRDefault="00A97D48" w14:paraId="75C9AD22" w14:textId="13A0968E">
      <w:pPr>
        <w:pStyle w:val="MinutadeContrato"/>
        <w:numPr>
          <w:ilvl w:val="1"/>
          <w:numId w:val="2"/>
        </w:numPr>
        <w:rPr>
          <w:b/>
        </w:rPr>
      </w:pPr>
      <w:bookmarkStart w:name="_Toc214366580" w:id="280"/>
      <w:r w:rsidRPr="00AB4933">
        <w:rPr>
          <w:b/>
        </w:rPr>
        <w:t xml:space="preserve">Dos </w:t>
      </w:r>
      <w:r w:rsidRPr="00AB4933" w:rsidR="005F6644">
        <w:rPr>
          <w:b/>
        </w:rPr>
        <w:t>Documentos Anexos</w:t>
      </w:r>
      <w:bookmarkEnd w:id="280"/>
    </w:p>
    <w:p w:rsidRPr="00186B76" w:rsidR="00A97D48" w:rsidP="00A97D48" w:rsidRDefault="00A97D48" w14:paraId="278DB59F" w14:textId="77777777">
      <w:pPr>
        <w:pStyle w:val="MinutadeContrato"/>
      </w:pPr>
    </w:p>
    <w:p w:rsidR="005F6644" w:rsidP="00FA536F" w:rsidRDefault="005F6644" w14:paraId="5503E87D" w14:textId="77777777">
      <w:pPr>
        <w:pStyle w:val="MinutadeContrato"/>
        <w:numPr>
          <w:ilvl w:val="2"/>
          <w:numId w:val="2"/>
        </w:numPr>
      </w:pPr>
      <w:r w:rsidRPr="00186B76">
        <w:t xml:space="preserve">Integram o </w:t>
      </w:r>
      <w:r w:rsidRPr="00186B76">
        <w:rPr>
          <w:b/>
        </w:rPr>
        <w:t>Contrato</w:t>
      </w:r>
      <w:r w:rsidRPr="00186B76">
        <w:t xml:space="preserve">, para todos os efeitos legais e contratuais, os </w:t>
      </w:r>
      <w:r w:rsidRPr="00186B76">
        <w:rPr>
          <w:b/>
        </w:rPr>
        <w:t>Anexos</w:t>
      </w:r>
      <w:r w:rsidRPr="00186B76">
        <w:t xml:space="preserve"> relacionados nesta Cláusula:</w:t>
      </w:r>
    </w:p>
    <w:p w:rsidR="00716278" w:rsidP="00716278" w:rsidRDefault="00716278" w14:paraId="3E80DC4A" w14:textId="77777777">
      <w:pPr>
        <w:pStyle w:val="MinutadeContrato"/>
      </w:pPr>
    </w:p>
    <w:p w:rsidR="005F6644" w:rsidP="00FA536F" w:rsidRDefault="005F6644" w14:paraId="11FAD60F" w14:textId="1E78D4D1">
      <w:pPr>
        <w:pStyle w:val="MinutadeContrato"/>
        <w:numPr>
          <w:ilvl w:val="3"/>
          <w:numId w:val="2"/>
        </w:numPr>
      </w:pPr>
      <w:r w:rsidRPr="00636378">
        <w:t>Termo de Referência Ambiental</w:t>
      </w:r>
      <w:del w:author="Isabela Alves Pereira Oliveira" w:date="2025-12-12T13:51:00Z" w16du:dateUtc="2025-12-12T16:51:00Z" w:id="281">
        <w:r w:rsidRPr="00636378" w:rsidDel="0031741E">
          <w:delText>, quando aplicável</w:delText>
        </w:r>
      </w:del>
      <w:r w:rsidRPr="00636378">
        <w:t>;</w:t>
      </w:r>
      <w:r w:rsidRPr="00186B76">
        <w:rPr>
          <w:lang w:eastAsia="ar-SA"/>
        </w:rPr>
        <w:t xml:space="preserve"> </w:t>
      </w:r>
    </w:p>
    <w:p w:rsidR="00716278" w:rsidP="00716278" w:rsidRDefault="00716278" w14:paraId="6B6ADCD2" w14:textId="77777777">
      <w:pPr>
        <w:pStyle w:val="MinutadeContrato"/>
        <w:rPr>
          <w:lang w:eastAsia="ar-SA"/>
        </w:rPr>
      </w:pPr>
    </w:p>
    <w:p w:rsidR="005F6644" w:rsidP="00FA536F" w:rsidRDefault="005F6644" w14:paraId="5EF2BE56" w14:textId="6C0C0220">
      <w:pPr>
        <w:pStyle w:val="MinutadeContrato"/>
        <w:numPr>
          <w:ilvl w:val="3"/>
          <w:numId w:val="2"/>
        </w:numPr>
      </w:pPr>
      <w:r w:rsidRPr="00636378">
        <w:rPr>
          <w:b/>
        </w:rPr>
        <w:t xml:space="preserve">Outros Anexos: </w:t>
      </w:r>
      <w:r w:rsidRPr="00636378">
        <w:t xml:space="preserve">Composição Societária e Atos Constitutivos da </w:t>
      </w:r>
      <w:r w:rsidRPr="00636378">
        <w:rPr>
          <w:b/>
        </w:rPr>
        <w:t>Arrendatária</w:t>
      </w:r>
      <w:r w:rsidRPr="00636378">
        <w:t xml:space="preserve">, </w:t>
      </w:r>
      <w:r w:rsidRPr="00636378">
        <w:rPr>
          <w:b/>
        </w:rPr>
        <w:t>Edital</w:t>
      </w:r>
      <w:r w:rsidRPr="00636378">
        <w:t xml:space="preserve"> e </w:t>
      </w:r>
      <w:r w:rsidRPr="00716278">
        <w:rPr>
          <w:b/>
        </w:rPr>
        <w:t>Proposta pelo Arrendamento</w:t>
      </w:r>
      <w:r w:rsidRPr="00636378">
        <w:rPr>
          <w:b/>
        </w:rPr>
        <w:t xml:space="preserve"> </w:t>
      </w:r>
      <w:r w:rsidRPr="00636378">
        <w:t>(escrita)</w:t>
      </w:r>
      <w:r w:rsidR="009F1A2B">
        <w:t>; e</w:t>
      </w:r>
    </w:p>
    <w:p w:rsidR="004C0AE0" w:rsidP="004C0AE0" w:rsidRDefault="004C0AE0" w14:paraId="6CD6DE35" w14:textId="77777777">
      <w:pPr>
        <w:pStyle w:val="PargrafodaLista"/>
      </w:pPr>
    </w:p>
    <w:p w:rsidR="005F6644" w:rsidP="00FA536F" w:rsidRDefault="005F6644" w14:paraId="217CCE9F" w14:textId="77777777">
      <w:pPr>
        <w:pStyle w:val="MinutadeContrato"/>
        <w:numPr>
          <w:ilvl w:val="3"/>
          <w:numId w:val="2"/>
        </w:numPr>
      </w:pPr>
      <w:r w:rsidRPr="004C0AE0">
        <w:rPr>
          <w:b/>
        </w:rPr>
        <w:t>Apêndices:</w:t>
      </w:r>
      <w:r w:rsidRPr="18FDD54D">
        <w:t xml:space="preserve"> nº 1 (Termo de Aceitação Provisória e Permissão de Uso de Ativos); nº 2 (Termo de Aceitação Definitiva e Permissão de Uso de Ativos) e nº 3 (Requisitos do </w:t>
      </w:r>
      <w:r w:rsidRPr="004C0AE0">
        <w:rPr>
          <w:b/>
          <w:bCs w:val="0"/>
        </w:rPr>
        <w:t>Plano Básico de Implantação</w:t>
      </w:r>
      <w:r w:rsidRPr="18FDD54D">
        <w:t>).</w:t>
      </w:r>
    </w:p>
    <w:p w:rsidR="004C0AE0" w:rsidP="004C0AE0" w:rsidRDefault="004C0AE0" w14:paraId="7CB70C39" w14:textId="77777777">
      <w:pPr>
        <w:pStyle w:val="PargrafodaLista"/>
      </w:pPr>
    </w:p>
    <w:p w:rsidR="005F6644" w:rsidP="005E09F8" w:rsidRDefault="00AB4933" w14:paraId="4C0F7A62" w14:textId="65F37768">
      <w:pPr>
        <w:pStyle w:val="MinutadeContrato"/>
        <w:numPr>
          <w:ilvl w:val="1"/>
          <w:numId w:val="2"/>
        </w:numPr>
        <w:rPr>
          <w:b/>
          <w:bCs w:val="0"/>
        </w:rPr>
      </w:pPr>
      <w:bookmarkStart w:name="_Toc214366581" w:id="282"/>
      <w:r>
        <w:rPr>
          <w:b/>
          <w:bCs w:val="0"/>
        </w:rPr>
        <w:t xml:space="preserve">Da </w:t>
      </w:r>
      <w:r w:rsidRPr="004C0AE0" w:rsidR="005F6644">
        <w:rPr>
          <w:b/>
          <w:bCs w:val="0"/>
        </w:rPr>
        <w:t xml:space="preserve">Regência </w:t>
      </w:r>
      <w:r w:rsidRPr="00AB4933" w:rsidR="005F6644">
        <w:rPr>
          <w:rFonts w:eastAsia="Spranq eco sans"/>
          <w:b/>
        </w:rPr>
        <w:t>Legal</w:t>
      </w:r>
      <w:bookmarkStart w:name="_Toc173057114" w:id="283"/>
      <w:bookmarkStart w:name="_Toc173061558" w:id="284"/>
      <w:bookmarkStart w:name="_Toc173061605" w:id="285"/>
      <w:bookmarkStart w:name="_Toc178573262" w:id="286"/>
      <w:bookmarkStart w:name="_Toc185940718" w:id="287"/>
      <w:bookmarkStart w:name="_Toc187492889" w:id="288"/>
      <w:bookmarkStart w:name="_Toc125283039" w:id="289"/>
      <w:bookmarkStart w:name="_Toc140250748" w:id="290"/>
      <w:bookmarkStart w:name="_Toc140250857" w:id="291"/>
      <w:bookmarkStart w:name="_Toc158801445" w:id="292"/>
      <w:bookmarkStart w:name="_Toc161570504" w:id="293"/>
      <w:bookmarkStart w:name="_Toc344451289" w:id="294"/>
      <w:bookmarkEnd w:id="282"/>
      <w:bookmarkEnd w:id="283"/>
      <w:bookmarkEnd w:id="284"/>
      <w:bookmarkEnd w:id="285"/>
      <w:bookmarkEnd w:id="286"/>
      <w:bookmarkEnd w:id="287"/>
      <w:bookmarkEnd w:id="288"/>
    </w:p>
    <w:p w:rsidRPr="004C0AE0" w:rsidR="004C0AE0" w:rsidP="004C0AE0" w:rsidRDefault="004C0AE0" w14:paraId="402D3281" w14:textId="77777777">
      <w:pPr>
        <w:pStyle w:val="MinutadeContrato"/>
        <w:rPr>
          <w:b/>
          <w:bCs w:val="0"/>
        </w:rPr>
      </w:pPr>
    </w:p>
    <w:p w:rsidR="005F6644" w:rsidP="00FA536F" w:rsidRDefault="005F6644" w14:paraId="08D6EC87" w14:textId="77777777">
      <w:pPr>
        <w:pStyle w:val="MinutadeContrato"/>
        <w:numPr>
          <w:ilvl w:val="2"/>
          <w:numId w:val="2"/>
        </w:numPr>
        <w:rPr>
          <w:rFonts w:eastAsia="Spranq eco sans"/>
        </w:rPr>
      </w:pPr>
      <w:r w:rsidRPr="00186B76">
        <w:rPr>
          <w:rFonts w:eastAsia="Spranq eco sans"/>
        </w:rPr>
        <w:t xml:space="preserve">Este </w:t>
      </w:r>
      <w:r w:rsidRPr="00186B76">
        <w:rPr>
          <w:rFonts w:eastAsia="Spranq eco sans"/>
          <w:b/>
        </w:rPr>
        <w:t>Contrato</w:t>
      </w:r>
      <w:r w:rsidRPr="00186B76">
        <w:rPr>
          <w:rFonts w:eastAsia="Spranq eco sans"/>
        </w:rPr>
        <w:t xml:space="preserve"> é espécie do gênero contrato administrativo e se rege pelos preceitos de direito público e, supletivamente, pelo direito privado, em especial as disposições relativas às regras gerais dos contratos.</w:t>
      </w:r>
    </w:p>
    <w:p w:rsidR="003520A2" w:rsidP="003520A2" w:rsidRDefault="003520A2" w14:paraId="4F5766BD" w14:textId="77777777">
      <w:pPr>
        <w:pStyle w:val="MinutadeContrato"/>
        <w:rPr>
          <w:rFonts w:eastAsia="Spranq eco sans"/>
        </w:rPr>
      </w:pPr>
    </w:p>
    <w:p w:rsidRPr="00186B76" w:rsidR="005F6644" w:rsidP="00FA536F" w:rsidRDefault="005F6644" w14:paraId="383CB23D" w14:textId="45E72E88">
      <w:pPr>
        <w:pStyle w:val="MinutadeContrato"/>
        <w:numPr>
          <w:ilvl w:val="2"/>
          <w:numId w:val="2"/>
        </w:numPr>
        <w:rPr>
          <w:rFonts w:eastAsia="Spranq eco sans"/>
        </w:rPr>
      </w:pPr>
      <w:r w:rsidRPr="7F4002AB">
        <w:rPr>
          <w:rFonts w:eastAsia="Spranq eco sans"/>
        </w:rPr>
        <w:t xml:space="preserve">Aplicam-se a este </w:t>
      </w:r>
      <w:r w:rsidRPr="7F4002AB">
        <w:rPr>
          <w:rFonts w:eastAsia="Spranq eco sans"/>
          <w:b/>
        </w:rPr>
        <w:t>Contrato</w:t>
      </w:r>
      <w:r w:rsidRPr="7F4002AB">
        <w:rPr>
          <w:rFonts w:eastAsia="Spranq eco sans"/>
        </w:rPr>
        <w:t xml:space="preserve"> as disposições das Leis nºs 12.815, de 5 de junho de 2013; 12.529, de 30 de novembro de 2011; 10.233, </w:t>
      </w:r>
      <w:r w:rsidRPr="004210D0" w:rsidR="00B645A9">
        <w:t>de 5 de junho de 2001</w:t>
      </w:r>
      <w:r w:rsidRPr="7F4002AB">
        <w:rPr>
          <w:rFonts w:eastAsia="Spranq eco sans"/>
        </w:rPr>
        <w:t>; 14.</w:t>
      </w:r>
      <w:r>
        <w:rPr>
          <w:rFonts w:eastAsia="Spranq eco sans"/>
        </w:rPr>
        <w:t>1</w:t>
      </w:r>
      <w:r w:rsidRPr="7F4002AB">
        <w:rPr>
          <w:rFonts w:eastAsia="Spranq eco sans"/>
        </w:rPr>
        <w:t>33</w:t>
      </w:r>
      <w:r w:rsidR="003520A2">
        <w:rPr>
          <w:rFonts w:eastAsia="Spranq eco sans"/>
        </w:rPr>
        <w:t>,</w:t>
      </w:r>
      <w:r w:rsidRPr="7F4002AB">
        <w:rPr>
          <w:rFonts w:eastAsia="Spranq eco sans"/>
        </w:rPr>
        <w:t xml:space="preserve"> de 1º de abril de 2021; 9.784, de 29 de janeiro de 1999;</w:t>
      </w:r>
      <w:r>
        <w:rPr>
          <w:rFonts w:eastAsia="Spranq eco sans"/>
        </w:rPr>
        <w:t xml:space="preserve"> </w:t>
      </w:r>
      <w:r w:rsidRPr="7F4002AB">
        <w:rPr>
          <w:rFonts w:eastAsia="Spranq eco sans"/>
        </w:rPr>
        <w:t>8.987, de 13 de fevereiro de 1995; 13.334, de 13 de setembro de 2016;</w:t>
      </w:r>
      <w:r w:rsidR="00AB4933">
        <w:rPr>
          <w:rFonts w:eastAsia="Spranq eco sans"/>
        </w:rPr>
        <w:t xml:space="preserve"> </w:t>
      </w:r>
      <w:r w:rsidRPr="7F4002AB">
        <w:rPr>
          <w:rFonts w:eastAsia="Spranq eco sans"/>
        </w:rPr>
        <w:t xml:space="preserve">da </w:t>
      </w:r>
      <w:r w:rsidRPr="003520A2" w:rsidR="003520A2">
        <w:rPr>
          <w:rFonts w:eastAsia="Spranq eco sans"/>
        </w:rPr>
        <w:t xml:space="preserve">14.600, </w:t>
      </w:r>
      <w:r w:rsidR="003520A2">
        <w:rPr>
          <w:rFonts w:eastAsia="Spranq eco sans"/>
        </w:rPr>
        <w:t>de</w:t>
      </w:r>
      <w:r w:rsidRPr="003520A2" w:rsidR="003520A2">
        <w:rPr>
          <w:rFonts w:eastAsia="Spranq eco sans"/>
        </w:rPr>
        <w:t xml:space="preserve"> 19 de junho de 2023</w:t>
      </w:r>
      <w:r w:rsidRPr="7F4002AB">
        <w:rPr>
          <w:rFonts w:eastAsia="Spranq eco sans"/>
        </w:rPr>
        <w:t xml:space="preserve">; do Decreto nº 8.033, de 27 de junho de 2013; e demais normas e regulamentos aplicáveis aos bens arrendados, às áreas e infraestrutura públicas, e às </w:t>
      </w:r>
      <w:r w:rsidRPr="7F4002AB">
        <w:rPr>
          <w:rFonts w:eastAsia="Spranq eco sans"/>
          <w:b/>
        </w:rPr>
        <w:t>Atividades</w:t>
      </w:r>
      <w:r w:rsidRPr="7F4002AB">
        <w:rPr>
          <w:rFonts w:eastAsia="Spranq eco sans"/>
        </w:rPr>
        <w:t xml:space="preserve"> objeto deste </w:t>
      </w:r>
      <w:r w:rsidRPr="7F4002AB">
        <w:rPr>
          <w:rFonts w:eastAsia="Spranq eco sans"/>
          <w:b/>
        </w:rPr>
        <w:t>Contrato</w:t>
      </w:r>
      <w:r w:rsidRPr="7F4002AB">
        <w:rPr>
          <w:rFonts w:eastAsia="Spranq eco sans"/>
        </w:rPr>
        <w:t>, expedidos pelas autoridades competentes.</w:t>
      </w:r>
    </w:p>
    <w:p w:rsidR="00B645A9" w:rsidP="00B645A9" w:rsidRDefault="00B645A9" w14:paraId="765A3080" w14:textId="77777777">
      <w:pPr>
        <w:pStyle w:val="MinutadeContrato"/>
        <w:rPr>
          <w:rFonts w:eastAsia="Spranq eco sans"/>
        </w:rPr>
      </w:pPr>
    </w:p>
    <w:p w:rsidR="005F6644" w:rsidP="00FA536F" w:rsidRDefault="005F6644" w14:paraId="0B8E94AC" w14:textId="600D3940">
      <w:pPr>
        <w:pStyle w:val="MinutadeContrato"/>
        <w:numPr>
          <w:ilvl w:val="2"/>
          <w:numId w:val="2"/>
        </w:numPr>
        <w:rPr>
          <w:rFonts w:eastAsia="Spranq eco sans"/>
        </w:rPr>
      </w:pPr>
      <w:r w:rsidRPr="00186B76">
        <w:rPr>
          <w:rFonts w:eastAsia="Spranq eco sans"/>
        </w:rPr>
        <w:t xml:space="preserve">Aplicam-se a este </w:t>
      </w:r>
      <w:r w:rsidRPr="00186B76">
        <w:rPr>
          <w:rFonts w:eastAsia="Spranq eco sans"/>
          <w:b/>
        </w:rPr>
        <w:t>Contrato,</w:t>
      </w:r>
      <w:r w:rsidRPr="00186B76">
        <w:rPr>
          <w:rFonts w:eastAsia="Spranq eco sans"/>
        </w:rPr>
        <w:t xml:space="preserve"> ainda, as disposições legais e regulamentares incidentes sobre as obras e serviços de engenharia, quanto às obrigações de cunho trabalhista, previdenciário, de responsabilidade técnica, civil e criminal, de medicina e segurança do trabalho, meio ambiente, sem prejuízo de outras pertinentes. </w:t>
      </w:r>
    </w:p>
    <w:p w:rsidR="00645E5F" w:rsidP="00645E5F" w:rsidRDefault="00645E5F" w14:paraId="6A7D2BEF" w14:textId="77777777">
      <w:pPr>
        <w:pStyle w:val="MinutadeContrato"/>
        <w:rPr>
          <w:rFonts w:eastAsia="Spranq eco sans"/>
        </w:rPr>
      </w:pPr>
    </w:p>
    <w:p w:rsidR="00EA7BF4" w:rsidP="00EA7BF4" w:rsidRDefault="00EA7BF4" w14:paraId="101DAC21" w14:textId="77777777">
      <w:pPr>
        <w:pStyle w:val="MinutadeContrato"/>
        <w:numPr>
          <w:ilvl w:val="0"/>
          <w:numId w:val="2"/>
        </w:numPr>
        <w:outlineLvl w:val="0"/>
        <w:rPr>
          <w:b/>
        </w:rPr>
      </w:pPr>
      <w:bookmarkStart w:name="_Toc367195610" w:id="295"/>
      <w:bookmarkStart w:name="_Toc468105425" w:id="296"/>
      <w:bookmarkStart w:name="_Toc497310002" w:id="297"/>
      <w:bookmarkStart w:name="_Toc506983773" w:id="298"/>
      <w:bookmarkStart w:name="_Toc505936353" w:id="299"/>
      <w:bookmarkStart w:name="_Toc479169583" w:id="300"/>
      <w:bookmarkStart w:name="_Toc516653214" w:id="301"/>
      <w:bookmarkStart w:name="_Toc508876299" w:id="302"/>
      <w:bookmarkStart w:name="_Toc498342635" w:id="303"/>
      <w:bookmarkStart w:name="_Toc508098034" w:id="304"/>
      <w:bookmarkStart w:name="_Toc504641331" w:id="305"/>
      <w:bookmarkStart w:name="_Toc506986398" w:id="306"/>
      <w:bookmarkStart w:name="_Toc498417160" w:id="307"/>
      <w:bookmarkStart w:name="_Toc508101048" w:id="308"/>
      <w:bookmarkStart w:name="_Toc516670492" w:id="309"/>
      <w:bookmarkStart w:name="_Toc516653077" w:id="310"/>
      <w:bookmarkStart w:name="_Toc516685273" w:id="311"/>
      <w:bookmarkStart w:name="_Toc508011926" w:id="312"/>
      <w:bookmarkStart w:name="_Toc508905831" w:id="313"/>
      <w:bookmarkStart w:name="_Toc508906539" w:id="314"/>
      <w:bookmarkStart w:name="_Toc511292805" w:id="315"/>
      <w:bookmarkStart w:name="_Toc511294277" w:id="316"/>
      <w:bookmarkStart w:name="_Toc509418067" w:id="317"/>
      <w:bookmarkStart w:name="_Toc520129630" w:id="318"/>
      <w:bookmarkStart w:name="_Toc529542931" w:id="319"/>
      <w:bookmarkStart w:name="_Toc529543222" w:id="320"/>
      <w:bookmarkStart w:name="_Toc520135197" w:id="321"/>
      <w:bookmarkStart w:name="_Toc531161625" w:id="322"/>
      <w:bookmarkStart w:name="_Toc5721020" w:id="323"/>
      <w:bookmarkStart w:name="_Toc5779492" w:id="324"/>
      <w:bookmarkStart w:name="_Toc26373500" w:id="325"/>
      <w:bookmarkStart w:name="_Toc23416569" w:id="326"/>
      <w:bookmarkStart w:name="_Toc216433081" w:id="327"/>
      <w:r w:rsidRPr="00186B76">
        <w:rPr>
          <w:rFonts w:eastAsia="Spranq eco sans"/>
          <w:b/>
        </w:rPr>
        <w:t>Do Objeto</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rsidR="00EA7BF4" w:rsidP="00EA7BF4" w:rsidRDefault="00EA7BF4" w14:paraId="5D612BA7" w14:textId="77777777">
      <w:pPr>
        <w:pStyle w:val="MinutadeContrato"/>
        <w:rPr>
          <w:b/>
        </w:rPr>
      </w:pPr>
    </w:p>
    <w:p w:rsidR="00EA7BF4" w:rsidP="00EA7BF4" w:rsidRDefault="00EA7BF4" w14:paraId="73D49250" w14:textId="0E3B3675">
      <w:pPr>
        <w:pStyle w:val="MinutadeContrato"/>
        <w:numPr>
          <w:ilvl w:val="1"/>
          <w:numId w:val="2"/>
        </w:numPr>
      </w:pPr>
      <w:r w:rsidRPr="00186B76">
        <w:t xml:space="preserve">O Objeto deste </w:t>
      </w:r>
      <w:r w:rsidRPr="00186B76">
        <w:rPr>
          <w:b/>
        </w:rPr>
        <w:t>Contrato</w:t>
      </w:r>
      <w:r w:rsidRPr="00186B76">
        <w:t xml:space="preserve"> é o </w:t>
      </w:r>
      <w:r w:rsidRPr="00F9107C">
        <w:rPr>
          <w:b/>
          <w:bCs w:val="0"/>
        </w:rPr>
        <w:t>Arrendamento</w:t>
      </w:r>
      <w:r w:rsidRPr="00186B76">
        <w:t xml:space="preserve"> de </w:t>
      </w:r>
      <w:del w:author="Isabela Alves Pereira Oliveira" w:date="2025-12-12T10:27:00Z" w16du:dateUtc="2025-12-12T13:27:00Z" w:id="328">
        <w:r w:rsidDel="003C39D0">
          <w:delText>á</w:delText>
        </w:r>
        <w:r w:rsidRPr="00186B76" w:rsidDel="003C39D0">
          <w:delText xml:space="preserve">reas, </w:delText>
        </w:r>
        <w:r w:rsidDel="003C39D0">
          <w:delText>i</w:delText>
        </w:r>
        <w:r w:rsidRPr="00186B76" w:rsidDel="003C39D0">
          <w:delText xml:space="preserve">nfraestruturas e </w:delText>
        </w:r>
        <w:r w:rsidRPr="006956C9" w:rsidDel="003C39D0">
          <w:rPr>
            <w:b/>
            <w:bCs w:val="0"/>
          </w:rPr>
          <w:delText>Instalações Portuárias</w:delText>
        </w:r>
        <w:r w:rsidRPr="00186B76" w:rsidDel="003C39D0">
          <w:delText xml:space="preserve"> públicas</w:delText>
        </w:r>
      </w:del>
      <w:ins w:author="Isabela Alves Pereira Oliveira" w:date="2025-12-12T10:27:00Z" w16du:dateUtc="2025-12-12T13:27:00Z" w:id="329">
        <w:r w:rsidR="003C39D0">
          <w:t>área e su</w:t>
        </w:r>
        <w:r w:rsidR="006B7F00">
          <w:t>as respectivas infraestruturas,</w:t>
        </w:r>
      </w:ins>
      <w:r w:rsidRPr="00186B76">
        <w:t xml:space="preserve"> localizada</w:t>
      </w:r>
      <w:del w:author="Isabela Alves Pereira Oliveira" w:date="2025-12-12T10:27:00Z" w16du:dateUtc="2025-12-12T13:27:00Z" w:id="330">
        <w:r w:rsidRPr="00186B76" w:rsidDel="006B7F00">
          <w:delText>s</w:delText>
        </w:r>
      </w:del>
      <w:r w:rsidRPr="00186B76">
        <w:t xml:space="preserve"> no</w:t>
      </w:r>
      <w:r>
        <w:t xml:space="preserve"> </w:t>
      </w:r>
      <w:r w:rsidRPr="00F9107C">
        <w:rPr>
          <w:b/>
          <w:bCs w:val="0"/>
        </w:rPr>
        <w:t>Porto Organizado</w:t>
      </w:r>
      <w:r>
        <w:t xml:space="preserve"> de</w:t>
      </w:r>
      <w:r w:rsidR="009F1A2B">
        <w:rPr>
          <w:noProof/>
        </w:rPr>
        <w:t xml:space="preserve"> Santos</w:t>
      </w:r>
      <w:r w:rsidRPr="00773321">
        <w:t>,</w:t>
      </w:r>
      <w:r>
        <w:t xml:space="preserve"> no Estado</w:t>
      </w:r>
      <w:r w:rsidR="009F1A2B">
        <w:rPr>
          <w:noProof/>
        </w:rPr>
        <w:t xml:space="preserve"> de São Paulo</w:t>
      </w:r>
      <w:r w:rsidRPr="00773321">
        <w:t>,</w:t>
      </w:r>
      <w:r w:rsidRPr="00186B76">
        <w:t xml:space="preserve"> para a realização das </w:t>
      </w:r>
      <w:r w:rsidRPr="00186B76">
        <w:rPr>
          <w:b/>
        </w:rPr>
        <w:t>Atividades</w:t>
      </w:r>
      <w:r w:rsidRPr="00186B76">
        <w:t xml:space="preserve"> a serem desempenhadas pela </w:t>
      </w:r>
      <w:r w:rsidRPr="00186B76">
        <w:rPr>
          <w:b/>
        </w:rPr>
        <w:t>Arrendatária</w:t>
      </w:r>
      <w:r w:rsidRPr="00186B76">
        <w:t xml:space="preserve"> de forma adequada nos termos deste </w:t>
      </w:r>
      <w:r w:rsidRPr="00186B76">
        <w:rPr>
          <w:b/>
        </w:rPr>
        <w:t>Contrato</w:t>
      </w:r>
      <w:r w:rsidRPr="00186B76">
        <w:t>.</w:t>
      </w:r>
    </w:p>
    <w:p w:rsidR="00EA7BF4" w:rsidP="009F1A2B" w:rsidRDefault="00EA7BF4" w14:paraId="3CFDEF70" w14:textId="6B547AED">
      <w:pPr>
        <w:pStyle w:val="MinutadeContrato"/>
      </w:pPr>
    </w:p>
    <w:p w:rsidR="00EA7BF4" w:rsidP="00EA7BF4" w:rsidRDefault="00EA7BF4" w14:paraId="74D77693" w14:textId="2E0B1474">
      <w:pPr>
        <w:pStyle w:val="MinutadeContrato"/>
        <w:numPr>
          <w:ilvl w:val="1"/>
          <w:numId w:val="2"/>
        </w:numPr>
        <w:rPr>
          <w:rFonts w:eastAsia="Spranq eco sans"/>
        </w:rPr>
      </w:pPr>
      <w:bookmarkStart w:name="_Ref77027616" w:id="331"/>
      <w:r w:rsidRPr="00186B76">
        <w:rPr>
          <w:rFonts w:eastAsia="Spranq eco sans"/>
        </w:rPr>
        <w:t xml:space="preserve">A </w:t>
      </w:r>
      <w:r w:rsidRPr="00186B76">
        <w:rPr>
          <w:rFonts w:eastAsia="Spranq eco sans"/>
          <w:b/>
        </w:rPr>
        <w:t>Arrendatária</w:t>
      </w:r>
      <w:r w:rsidRPr="00186B76">
        <w:rPr>
          <w:rFonts w:eastAsia="Spranq eco sans"/>
        </w:rPr>
        <w:t xml:space="preserve"> terá o </w:t>
      </w:r>
      <w:r w:rsidRPr="009F1A2B">
        <w:rPr>
          <w:rFonts w:eastAsia="Spranq eco sans"/>
          <w:highlight w:val="cyan"/>
        </w:rPr>
        <w:t xml:space="preserve">prazo máximo de </w:t>
      </w:r>
      <w:r w:rsidRPr="009F1A2B" w:rsidR="009F1A2B">
        <w:rPr>
          <w:rFonts w:eastAsia="Spranq eco sans"/>
          <w:highlight w:val="cyan"/>
        </w:rPr>
        <w:t>1 (um)</w:t>
      </w:r>
      <w:r w:rsidRPr="009F1A2B">
        <w:rPr>
          <w:rFonts w:eastAsia="Spranq eco sans"/>
          <w:highlight w:val="cyan"/>
        </w:rPr>
        <w:t xml:space="preserve"> </w:t>
      </w:r>
      <w:r w:rsidRPr="009F1A2B">
        <w:rPr>
          <w:rFonts w:eastAsia="Spranq eco sans"/>
          <w:b/>
          <w:highlight w:val="cyan"/>
        </w:rPr>
        <w:t>Ano</w:t>
      </w:r>
      <w:del w:author="Isabela Alves Pereira Oliveira" w:date="2025-12-12T10:28:00Z" w16du:dateUtc="2025-12-12T13:28:00Z" w:id="332">
        <w:r w:rsidRPr="00186B76" w:rsidDel="00315359">
          <w:rPr>
            <w:rFonts w:eastAsia="Spranq eco sans"/>
          </w:rPr>
          <w:delText xml:space="preserve">, a contar da </w:delText>
        </w:r>
        <w:r w:rsidRPr="00186B76" w:rsidDel="00315359">
          <w:rPr>
            <w:rFonts w:eastAsia="Spranq eco sans"/>
            <w:b/>
          </w:rPr>
          <w:delText>Data de Assunção</w:delText>
        </w:r>
        <w:r w:rsidRPr="00186B76" w:rsidDel="00315359">
          <w:rPr>
            <w:rFonts w:eastAsia="Spranq eco sans"/>
          </w:rPr>
          <w:delText>,</w:delText>
        </w:r>
      </w:del>
      <w:r w:rsidRPr="00186B76">
        <w:rPr>
          <w:rFonts w:eastAsia="Spranq eco sans"/>
        </w:rPr>
        <w:t xml:space="preserve"> para disponibilizar a área, infraestrutura</w:t>
      </w:r>
      <w:del w:author="Isabela Alves Pereira Oliveira" w:date="2025-12-12T10:28:00Z" w16du:dateUtc="2025-12-12T13:28:00Z" w:id="333">
        <w:r w:rsidRPr="00186B76" w:rsidDel="0067403D">
          <w:rPr>
            <w:rFonts w:eastAsia="Spranq eco sans"/>
          </w:rPr>
          <w:delText xml:space="preserve">, </w:delText>
        </w:r>
        <w:r w:rsidRPr="006956C9" w:rsidDel="0067403D">
          <w:rPr>
            <w:rFonts w:eastAsia="Spranq eco sans"/>
            <w:b/>
            <w:bCs w:val="0"/>
          </w:rPr>
          <w:delText>Instalações Portuárias</w:delText>
        </w:r>
      </w:del>
      <w:ins w:author="Isabela Alves Pereira Oliveira" w:date="2025-12-12T10:28:00Z" w16du:dateUtc="2025-12-12T13:28:00Z" w:id="334">
        <w:r w:rsidR="0067403D">
          <w:rPr>
            <w:rFonts w:eastAsia="Spranq eco sans"/>
          </w:rPr>
          <w:t xml:space="preserve"> públicas, a contar da </w:t>
        </w:r>
        <w:r w:rsidRPr="0067403D" w:rsidR="0067403D">
          <w:rPr>
            <w:rFonts w:eastAsia="Spranq eco sans"/>
            <w:b/>
            <w:bCs w:val="0"/>
            <w:rPrChange w:author="Isabela Alves Pereira Oliveira" w:date="2025-12-12T10:29:00Z" w16du:dateUtc="2025-12-12T13:29:00Z" w:id="335">
              <w:rPr>
                <w:rFonts w:eastAsia="Spranq eco sans"/>
              </w:rPr>
            </w:rPrChange>
          </w:rPr>
          <w:t>Data de Assunção</w:t>
        </w:r>
        <w:r w:rsidR="0067403D">
          <w:rPr>
            <w:rFonts w:eastAsia="Spranq eco sans"/>
          </w:rPr>
          <w:t>,</w:t>
        </w:r>
      </w:ins>
      <w:r w:rsidRPr="00186B76">
        <w:rPr>
          <w:rFonts w:eastAsia="Spranq eco sans"/>
        </w:rPr>
        <w:t xml:space="preserve"> e</w:t>
      </w:r>
      <w:ins w:author="Isabela Alves Pereira Oliveira" w:date="2025-12-12T10:29:00Z" w16du:dateUtc="2025-12-12T13:29:00Z" w:id="336">
        <w:r w:rsidR="0067403D">
          <w:rPr>
            <w:rFonts w:eastAsia="Spranq eco sans"/>
          </w:rPr>
          <w:t xml:space="preserve"> exercer</w:t>
        </w:r>
      </w:ins>
      <w:r w:rsidRPr="00186B76">
        <w:rPr>
          <w:rFonts w:eastAsia="Spranq eco sans"/>
        </w:rPr>
        <w:t xml:space="preserve"> </w:t>
      </w:r>
      <w:r w:rsidRPr="00186B76">
        <w:rPr>
          <w:rFonts w:eastAsia="Spranq eco sans"/>
          <w:b/>
        </w:rPr>
        <w:t>Atividades</w:t>
      </w:r>
      <w:r w:rsidRPr="00186B76">
        <w:rPr>
          <w:rFonts w:eastAsia="Spranq eco sans"/>
        </w:rPr>
        <w:t xml:space="preserve"> de acordo com os </w:t>
      </w:r>
      <w:r w:rsidRPr="00186B76">
        <w:rPr>
          <w:rFonts w:eastAsia="Spranq eco sans"/>
          <w:b/>
        </w:rPr>
        <w:t>Parâmetros do Arrendamento</w:t>
      </w:r>
      <w:r w:rsidRPr="00186B76">
        <w:rPr>
          <w:rFonts w:eastAsia="Spranq eco sans"/>
        </w:rPr>
        <w:t xml:space="preserve"> exigidos neste </w:t>
      </w:r>
      <w:r w:rsidRPr="00186B76">
        <w:rPr>
          <w:rFonts w:eastAsia="Spranq eco sans"/>
          <w:b/>
        </w:rPr>
        <w:t>Contrato</w:t>
      </w:r>
      <w:r w:rsidRPr="00186B76">
        <w:rPr>
          <w:rFonts w:eastAsia="Spranq eco sans"/>
        </w:rPr>
        <w:t xml:space="preserve"> e em seus </w:t>
      </w:r>
      <w:r w:rsidRPr="00186B76">
        <w:rPr>
          <w:rFonts w:eastAsia="Spranq eco sans"/>
          <w:b/>
        </w:rPr>
        <w:t>Anexos</w:t>
      </w:r>
      <w:r w:rsidRPr="00186B76">
        <w:rPr>
          <w:rFonts w:eastAsia="Spranq eco sans"/>
        </w:rPr>
        <w:t>.</w:t>
      </w:r>
      <w:bookmarkEnd w:id="331"/>
    </w:p>
    <w:p w:rsidR="00EA7BF4" w:rsidP="00EA7BF4" w:rsidRDefault="00EA7BF4" w14:paraId="08ECCBE8" w14:textId="77777777">
      <w:pPr>
        <w:pStyle w:val="MinutadeContrato"/>
        <w:rPr>
          <w:rFonts w:eastAsia="Spranq eco sans"/>
        </w:rPr>
      </w:pPr>
    </w:p>
    <w:p w:rsidRPr="00F9107C" w:rsidR="00EA7BF4" w:rsidP="00EA7BF4" w:rsidRDefault="00EA7BF4" w14:paraId="7F574956" w14:textId="1C11A3AB">
      <w:pPr>
        <w:pStyle w:val="MinutadeContrato"/>
        <w:numPr>
          <w:ilvl w:val="1"/>
          <w:numId w:val="2"/>
        </w:numPr>
      </w:pPr>
      <w:r w:rsidRPr="00186B76">
        <w:rPr>
          <w:rFonts w:eastAsia="Spranq eco sans"/>
        </w:rPr>
        <w:t xml:space="preserve">A </w:t>
      </w:r>
      <w:r w:rsidRPr="00186B76">
        <w:rPr>
          <w:rFonts w:eastAsia="Spranq eco sans"/>
          <w:b/>
        </w:rPr>
        <w:t>Arrendatária</w:t>
      </w:r>
      <w:r w:rsidRPr="00186B76">
        <w:rPr>
          <w:rFonts w:eastAsia="Spranq eco sans"/>
        </w:rPr>
        <w:t xml:space="preserve"> será responsável por todos os investimentos, benfeitorias adicionais e serviços não especificados, mas que venham a ser necessários para alcançar os </w:t>
      </w:r>
      <w:r w:rsidRPr="00186B76">
        <w:rPr>
          <w:rFonts w:eastAsia="Spranq eco sans"/>
          <w:b/>
        </w:rPr>
        <w:t>Parâmetros do Arrendamento</w:t>
      </w:r>
      <w:r w:rsidRPr="00186B76">
        <w:rPr>
          <w:rFonts w:eastAsia="Spranq eco sans"/>
        </w:rPr>
        <w:t>.</w:t>
      </w:r>
    </w:p>
    <w:p w:rsidR="00EA7BF4" w:rsidP="009F1A2B" w:rsidRDefault="00EA7BF4" w14:paraId="52A56213" w14:textId="77777777">
      <w:pPr>
        <w:pStyle w:val="MinutadeContrato"/>
      </w:pPr>
    </w:p>
    <w:p w:rsidR="00EA7BF4" w:rsidP="00EA7BF4" w:rsidRDefault="00EA7BF4" w14:paraId="2DB05A3B" w14:textId="77777777">
      <w:pPr>
        <w:pStyle w:val="MinutadeContrato"/>
        <w:numPr>
          <w:ilvl w:val="1"/>
          <w:numId w:val="2"/>
        </w:numPr>
      </w:pPr>
      <w:r w:rsidRPr="00186B76">
        <w:rPr>
          <w:rFonts w:eastAsia="Spranq eco sans"/>
        </w:rPr>
        <w:t xml:space="preserve">Os projetos e construções deverão observar os </w:t>
      </w:r>
      <w:r w:rsidRPr="00186B76">
        <w:rPr>
          <w:rFonts w:eastAsia="Spranq eco sans"/>
          <w:b/>
        </w:rPr>
        <w:t>Parâmetros Técnicos</w:t>
      </w:r>
      <w:r w:rsidRPr="00186B76">
        <w:rPr>
          <w:rFonts w:eastAsia="Spranq eco sans"/>
        </w:rPr>
        <w:t>.</w:t>
      </w:r>
    </w:p>
    <w:p w:rsidRPr="00186B76" w:rsidR="00EA7BF4" w:rsidP="00645E5F" w:rsidRDefault="00EA7BF4" w14:paraId="72F674DE" w14:textId="77777777">
      <w:pPr>
        <w:pStyle w:val="MinutadeContrato"/>
        <w:rPr>
          <w:rFonts w:eastAsia="Spranq eco sans"/>
        </w:rPr>
      </w:pPr>
    </w:p>
    <w:p w:rsidRPr="00AB4933" w:rsidR="005F6644" w:rsidP="00AB4933" w:rsidRDefault="00AB4933" w14:paraId="77EA3B09" w14:textId="3644CC50">
      <w:pPr>
        <w:pStyle w:val="MinutadeContrato"/>
        <w:numPr>
          <w:ilvl w:val="0"/>
          <w:numId w:val="2"/>
        </w:numPr>
        <w:outlineLvl w:val="0"/>
        <w:rPr>
          <w:rFonts w:eastAsia="Spranq eco sans"/>
          <w:b/>
        </w:rPr>
      </w:pPr>
      <w:bookmarkStart w:name="_Toc367195607" w:id="337"/>
      <w:bookmarkStart w:name="_Toc468105422" w:id="338"/>
      <w:bookmarkStart w:name="_Toc497309999" w:id="339"/>
      <w:bookmarkStart w:name="_Toc506983770" w:id="340"/>
      <w:bookmarkStart w:name="_Toc505936350" w:id="341"/>
      <w:bookmarkStart w:name="_Toc479169580" w:id="342"/>
      <w:bookmarkStart w:name="_Toc516653211" w:id="343"/>
      <w:bookmarkStart w:name="_Toc508876296" w:id="344"/>
      <w:bookmarkStart w:name="_Toc498342632" w:id="345"/>
      <w:bookmarkStart w:name="_Toc508098031" w:id="346"/>
      <w:bookmarkStart w:name="_Toc504641328" w:id="347"/>
      <w:bookmarkStart w:name="_Toc506986395" w:id="348"/>
      <w:bookmarkStart w:name="_Toc498417157" w:id="349"/>
      <w:bookmarkStart w:name="_Toc508101045" w:id="350"/>
      <w:bookmarkStart w:name="_Toc516670489" w:id="351"/>
      <w:bookmarkStart w:name="_Toc516653074" w:id="352"/>
      <w:bookmarkStart w:name="_Toc516685270" w:id="353"/>
      <w:bookmarkStart w:name="_Toc508011923" w:id="354"/>
      <w:bookmarkStart w:name="_Toc508906536" w:id="355"/>
      <w:bookmarkStart w:name="_Toc508905828" w:id="356"/>
      <w:bookmarkStart w:name="_Toc511294274" w:id="357"/>
      <w:bookmarkStart w:name="_Toc511292802" w:id="358"/>
      <w:bookmarkStart w:name="_Toc509418064" w:id="359"/>
      <w:bookmarkStart w:name="_Toc520129627" w:id="360"/>
      <w:bookmarkStart w:name="_Toc529542928" w:id="361"/>
      <w:bookmarkStart w:name="_Toc529543219" w:id="362"/>
      <w:bookmarkStart w:name="_Toc520135194" w:id="363"/>
      <w:bookmarkStart w:name="_Toc531161622" w:id="364"/>
      <w:bookmarkStart w:name="_Toc5721017" w:id="365"/>
      <w:bookmarkStart w:name="_Toc5779489" w:id="366"/>
      <w:bookmarkStart w:name="_Toc26373498" w:id="367"/>
      <w:bookmarkStart w:name="_Toc23416566" w:id="368"/>
      <w:bookmarkStart w:name="_Toc216433082" w:id="369"/>
      <w:bookmarkEnd w:id="289"/>
      <w:bookmarkEnd w:id="290"/>
      <w:bookmarkEnd w:id="291"/>
      <w:bookmarkEnd w:id="292"/>
      <w:bookmarkEnd w:id="293"/>
      <w:bookmarkEnd w:id="294"/>
      <w:r w:rsidRPr="00AB4933">
        <w:rPr>
          <w:rFonts w:eastAsia="Spranq eco sans"/>
          <w:b/>
        </w:rPr>
        <w:t xml:space="preserve">Das </w:t>
      </w:r>
      <w:r w:rsidRPr="00AB4933" w:rsidR="005F6644">
        <w:rPr>
          <w:rFonts w:eastAsia="Spranq eco sans"/>
          <w:b/>
        </w:rPr>
        <w:t xml:space="preserve">Áreas e </w:t>
      </w:r>
      <w:r w:rsidRPr="00AB4933">
        <w:rPr>
          <w:rFonts w:eastAsia="Spranq eco sans"/>
          <w:b/>
        </w:rPr>
        <w:t xml:space="preserve">Da </w:t>
      </w:r>
      <w:r w:rsidRPr="00AB4933" w:rsidR="005F6644">
        <w:rPr>
          <w:rFonts w:eastAsia="Spranq eco sans"/>
          <w:b/>
        </w:rPr>
        <w:t>Infraestrutura Públicas do Arrendamento</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rsidRPr="00186B76" w:rsidR="00644281" w:rsidP="00D16606" w:rsidRDefault="00644281" w14:paraId="03A58C05" w14:textId="77777777">
      <w:pPr>
        <w:pStyle w:val="MinutadeContrato"/>
        <w:rPr>
          <w:b/>
        </w:rPr>
      </w:pPr>
    </w:p>
    <w:p w:rsidR="005F6644" w:rsidP="00D16606" w:rsidRDefault="005F6644" w14:paraId="6FE7BD15" w14:textId="327DB2EA">
      <w:pPr>
        <w:pStyle w:val="MinutadeContrato"/>
        <w:numPr>
          <w:ilvl w:val="1"/>
          <w:numId w:val="2"/>
        </w:numPr>
      </w:pPr>
      <w:bookmarkStart w:name="_Ref367695036" w:id="370"/>
      <w:r w:rsidRPr="00D16606">
        <w:rPr>
          <w:rFonts w:eastAsia="Spranq eco sans"/>
        </w:rPr>
        <w:t>Compõem</w:t>
      </w:r>
      <w:r w:rsidRPr="00186B76">
        <w:t xml:space="preserve"> o </w:t>
      </w:r>
      <w:r w:rsidRPr="00186B76">
        <w:rPr>
          <w:b/>
        </w:rPr>
        <w:t>Arrendamento</w:t>
      </w:r>
      <w:r w:rsidRPr="00186B76">
        <w:t xml:space="preserve"> objeto deste </w:t>
      </w:r>
      <w:r w:rsidRPr="00186B76">
        <w:rPr>
          <w:b/>
        </w:rPr>
        <w:t>Contrato</w:t>
      </w:r>
      <w:r w:rsidRPr="00186B76">
        <w:t xml:space="preserve"> as áreas e infraestruturas públicas, localizadas dentro do</w:t>
      </w:r>
      <w:r>
        <w:t xml:space="preserve"> </w:t>
      </w:r>
      <w:r w:rsidRPr="00D16606">
        <w:rPr>
          <w:b/>
          <w:bCs w:val="0"/>
        </w:rPr>
        <w:t>Porto Organizado</w:t>
      </w:r>
      <w:r>
        <w:t xml:space="preserve"> de</w:t>
      </w:r>
      <w:r w:rsidR="00776B50">
        <w:rPr>
          <w:noProof/>
        </w:rPr>
        <w:t xml:space="preserve"> Santos</w:t>
      </w:r>
      <w:r w:rsidRPr="00773321">
        <w:t>,</w:t>
      </w:r>
      <w:r w:rsidRPr="00186B76">
        <w:t xml:space="preserve"> no Estado</w:t>
      </w:r>
      <w:r w:rsidR="00776B50">
        <w:rPr>
          <w:noProof/>
        </w:rPr>
        <w:t xml:space="preserve"> de São Paulo</w:t>
      </w:r>
      <w:r w:rsidRPr="00773321">
        <w:t>.</w:t>
      </w:r>
      <w:bookmarkEnd w:id="370"/>
    </w:p>
    <w:p w:rsidRPr="00186B76" w:rsidR="00AB4933" w:rsidP="00AB4933" w:rsidRDefault="00AB4933" w14:paraId="3DC3EE8D" w14:textId="77777777">
      <w:pPr>
        <w:pStyle w:val="MinutadeContrato"/>
      </w:pPr>
    </w:p>
    <w:p w:rsidRPr="00D16606" w:rsidR="005F6644" w:rsidP="00D16606" w:rsidRDefault="005F6644" w14:paraId="284DAF5D" w14:textId="347B75C7">
      <w:pPr>
        <w:pStyle w:val="MinutadeContrato"/>
        <w:numPr>
          <w:ilvl w:val="2"/>
          <w:numId w:val="2"/>
        </w:numPr>
      </w:pPr>
      <w:bookmarkStart w:name="_Ref77030999" w:id="371"/>
      <w:r w:rsidRPr="00A25ACA">
        <w:t xml:space="preserve">A área total do </w:t>
      </w:r>
      <w:r w:rsidRPr="00A25ACA">
        <w:rPr>
          <w:b/>
        </w:rPr>
        <w:t>Arrendamento</w:t>
      </w:r>
      <w:r w:rsidRPr="00A25ACA">
        <w:t xml:space="preserve"> em</w:t>
      </w:r>
      <w:r w:rsidR="00776B50">
        <w:rPr>
          <w:noProof/>
        </w:rPr>
        <w:t xml:space="preserve"> Santos-SP</w:t>
      </w:r>
      <w:r w:rsidRPr="00A25ACA">
        <w:t>, cujo código de identificação é</w:t>
      </w:r>
      <w:r w:rsidR="00776B50">
        <w:rPr>
          <w:noProof/>
        </w:rPr>
        <w:t xml:space="preserve"> TECON Santos 10</w:t>
      </w:r>
      <w:r>
        <w:rPr>
          <w:noProof/>
        </w:rPr>
        <w:t xml:space="preserve">, </w:t>
      </w:r>
      <w:r w:rsidRPr="00186B76">
        <w:t>localizada no</w:t>
      </w:r>
      <w:r>
        <w:t xml:space="preserve"> Porto de</w:t>
      </w:r>
      <w:r w:rsidR="00776B50">
        <w:rPr>
          <w:noProof/>
        </w:rPr>
        <w:t xml:space="preserve"> Santos</w:t>
      </w:r>
      <w:r w:rsidRPr="00A25ACA">
        <w:t>, possui</w:t>
      </w:r>
      <w:r w:rsidR="00776B50">
        <w:t xml:space="preserve"> </w:t>
      </w:r>
      <w:r w:rsidRPr="00776B50" w:rsidR="00776B50">
        <w:t>621.975 m² (seiscentos e vinte e um mil, novecentos e setenta e cinco metros quadrados)</w:t>
      </w:r>
      <w:r w:rsidRPr="00A25ACA">
        <w:t xml:space="preserve">, sendo constituída pelos terrenos nos quais estão e serão implantados os equipamentos e edificações a serem utilizados </w:t>
      </w:r>
      <w:r>
        <w:t>na movimentação</w:t>
      </w:r>
      <w:r w:rsidRPr="00A25ACA">
        <w:t xml:space="preserve"> e armazenagem de</w:t>
      </w:r>
      <w:r w:rsidR="00776B50">
        <w:t xml:space="preserve"> carga conteinerizada e carga geral</w:t>
      </w:r>
      <w:r w:rsidRPr="00A25ACA">
        <w:t xml:space="preserve">, conforme regras previstas no </w:t>
      </w:r>
      <w:r w:rsidRPr="00A25ACA">
        <w:rPr>
          <w:b/>
        </w:rPr>
        <w:t>Contrato</w:t>
      </w:r>
      <w:r w:rsidRPr="00A25ACA">
        <w:t xml:space="preserve"> e em seus </w:t>
      </w:r>
      <w:r w:rsidRPr="00A25ACA">
        <w:rPr>
          <w:b/>
        </w:rPr>
        <w:t>Anexos</w:t>
      </w:r>
      <w:r>
        <w:rPr>
          <w:b/>
        </w:rPr>
        <w:t>.</w:t>
      </w:r>
      <w:bookmarkEnd w:id="371"/>
    </w:p>
    <w:p w:rsidRPr="00186B76" w:rsidR="00D16606" w:rsidP="00D16606" w:rsidRDefault="00D16606" w14:paraId="26938BE5" w14:textId="77777777">
      <w:pPr>
        <w:pStyle w:val="MinutadeContrato"/>
      </w:pPr>
    </w:p>
    <w:p w:rsidR="005F6644" w:rsidP="00D16606" w:rsidRDefault="005F6644" w14:paraId="474D4971" w14:textId="08A0DB89">
      <w:pPr>
        <w:pStyle w:val="MinutadeContrato"/>
        <w:numPr>
          <w:ilvl w:val="1"/>
          <w:numId w:val="2"/>
        </w:numPr>
      </w:pPr>
      <w:r w:rsidRPr="00186B76">
        <w:t xml:space="preserve"> </w:t>
      </w:r>
      <w:r w:rsidRPr="0091493C" w:rsidR="00776B50">
        <w:rPr>
          <w:highlight w:val="green"/>
        </w:rPr>
        <w:t>Os</w:t>
      </w:r>
      <w:r w:rsidRPr="0091493C">
        <w:rPr>
          <w:highlight w:val="green"/>
        </w:rPr>
        <w:t xml:space="preserve"> </w:t>
      </w:r>
      <w:r w:rsidRPr="0091493C" w:rsidR="00776B50">
        <w:rPr>
          <w:b/>
          <w:bCs w:val="0"/>
          <w:highlight w:val="green"/>
        </w:rPr>
        <w:t>Berços</w:t>
      </w:r>
      <w:r w:rsidRPr="0091493C" w:rsidR="00776B50">
        <w:rPr>
          <w:highlight w:val="green"/>
        </w:rPr>
        <w:t xml:space="preserve"> objeto dos investimentos previstos na cláusula 7.1.2.5 serão de uso exclusivo da </w:t>
      </w:r>
      <w:r w:rsidRPr="0091493C" w:rsidR="00776B50">
        <w:rPr>
          <w:b/>
          <w:bCs w:val="0"/>
          <w:highlight w:val="green"/>
        </w:rPr>
        <w:t>Arrendatária</w:t>
      </w:r>
      <w:r w:rsidRPr="0091493C" w:rsidR="00776B50">
        <w:rPr>
          <w:highlight w:val="green"/>
        </w:rPr>
        <w:t>, observadas as normas para atracação</w:t>
      </w:r>
      <w:r w:rsidR="00776B50">
        <w:t xml:space="preserve"> de navios estabelecidas no Regulamento de Exploração do </w:t>
      </w:r>
      <w:r w:rsidRPr="00776B50" w:rsidR="00776B50">
        <w:rPr>
          <w:b/>
          <w:bCs w:val="0"/>
        </w:rPr>
        <w:t>Porto Organizado</w:t>
      </w:r>
      <w:r w:rsidRPr="00186B76">
        <w:t>.</w:t>
      </w:r>
    </w:p>
    <w:p w:rsidRPr="00186B76" w:rsidR="00715A6E" w:rsidP="00715A6E" w:rsidRDefault="00715A6E" w14:paraId="71DCBC56" w14:textId="77777777">
      <w:pPr>
        <w:pStyle w:val="MinutadeContrato"/>
      </w:pPr>
    </w:p>
    <w:p w:rsidR="005F6644" w:rsidP="00715A6E" w:rsidRDefault="005F6644" w14:paraId="7B0758E7" w14:textId="05CF9233">
      <w:pPr>
        <w:pStyle w:val="MinutadeContrato"/>
        <w:numPr>
          <w:ilvl w:val="1"/>
          <w:numId w:val="2"/>
        </w:numPr>
      </w:pPr>
      <w:r w:rsidRPr="00186B76">
        <w:t xml:space="preserve">A </w:t>
      </w:r>
      <w:r w:rsidRPr="00186B76">
        <w:rPr>
          <w:b/>
        </w:rPr>
        <w:t>Área do Arrendamento</w:t>
      </w:r>
      <w:r w:rsidRPr="00186B76">
        <w:t xml:space="preserve"> é cedida pelo </w:t>
      </w:r>
      <w:r w:rsidRPr="00186B76">
        <w:rPr>
          <w:b/>
        </w:rPr>
        <w:t>Poder Concedente</w:t>
      </w:r>
      <w:r w:rsidRPr="00186B76">
        <w:t xml:space="preserve"> à </w:t>
      </w:r>
      <w:r w:rsidRPr="00186B76">
        <w:rPr>
          <w:b/>
        </w:rPr>
        <w:t>Arrendatária</w:t>
      </w:r>
      <w:r w:rsidRPr="00186B76">
        <w:t xml:space="preserve"> em caráter </w:t>
      </w:r>
      <w:r w:rsidRPr="00186B76">
        <w:rPr>
          <w:i/>
        </w:rPr>
        <w:t>ad corpus</w:t>
      </w:r>
      <w:r w:rsidRPr="00186B76">
        <w:t xml:space="preserve">, sendo certo que as descrições, extensão e confrontações indicadas na </w:t>
      </w:r>
      <w:r w:rsidRPr="00982EDE">
        <w:rPr>
          <w:highlight w:val="yellow"/>
        </w:rPr>
        <w:t xml:space="preserve">Subcláusula </w:t>
      </w:r>
      <w:r w:rsidRPr="00982EDE">
        <w:rPr>
          <w:highlight w:val="yellow"/>
        </w:rPr>
        <w:fldChar w:fldCharType="begin"/>
      </w:r>
      <w:r w:rsidRPr="00982EDE">
        <w:rPr>
          <w:highlight w:val="yellow"/>
        </w:rPr>
        <w:instrText xml:space="preserve"> REF _Ref77030999 \r \h  \* MERGEFORMAT </w:instrText>
      </w:r>
      <w:r w:rsidRPr="00982EDE">
        <w:rPr>
          <w:highlight w:val="yellow"/>
        </w:rPr>
      </w:r>
      <w:r w:rsidRPr="00982EDE">
        <w:rPr>
          <w:highlight w:val="yellow"/>
        </w:rPr>
        <w:fldChar w:fldCharType="separate"/>
      </w:r>
      <w:ins w:author="Isabela Alves Pereira Oliveira" w:date="2025-12-12T11:57:00Z" w16du:dateUtc="2025-12-12T14:57:00Z" w:id="372">
        <w:r w:rsidR="00C55F81">
          <w:rPr>
            <w:highlight w:val="yellow"/>
          </w:rPr>
          <w:t>3.1.1</w:t>
        </w:r>
      </w:ins>
      <w:del w:author="Isabela Alves Pereira Oliveira" w:date="2025-12-12T09:24:00Z" w16du:dateUtc="2025-12-12T12:24:00Z" w:id="373">
        <w:r w:rsidDel="00DA0233" w:rsidR="0091493C">
          <w:rPr>
            <w:highlight w:val="yellow"/>
          </w:rPr>
          <w:delText>3</w:delText>
        </w:r>
        <w:r w:rsidDel="00DA0233" w:rsidR="00017592">
          <w:rPr>
            <w:highlight w:val="yellow"/>
          </w:rPr>
          <w:delText>.1.1</w:delText>
        </w:r>
      </w:del>
      <w:r w:rsidRPr="00982EDE">
        <w:rPr>
          <w:highlight w:val="yellow"/>
        </w:rPr>
        <w:fldChar w:fldCharType="end"/>
      </w:r>
      <w:r>
        <w:t xml:space="preserve"> </w:t>
      </w:r>
      <w:r w:rsidRPr="00186B76">
        <w:t xml:space="preserve">não vinculam o </w:t>
      </w:r>
      <w:r w:rsidRPr="00186B76">
        <w:rPr>
          <w:b/>
        </w:rPr>
        <w:t>Poder Concedente</w:t>
      </w:r>
      <w:r w:rsidRPr="00186B76">
        <w:t xml:space="preserve"> sob qualquer forma, sendo a área arrendada aquela efetivamente disponível para utilização da </w:t>
      </w:r>
      <w:r w:rsidRPr="00186B76">
        <w:rPr>
          <w:b/>
        </w:rPr>
        <w:t>Arrendatária</w:t>
      </w:r>
      <w:r w:rsidRPr="00186B76">
        <w:t xml:space="preserve">, que declara ser tal área suficiente para o cumprimento das obrigações deste </w:t>
      </w:r>
      <w:r w:rsidRPr="00186B76">
        <w:rPr>
          <w:b/>
        </w:rPr>
        <w:t>Contrato</w:t>
      </w:r>
      <w:r w:rsidRPr="00186B76">
        <w:t xml:space="preserve"> e seus</w:t>
      </w:r>
      <w:r w:rsidRPr="00186B76">
        <w:rPr>
          <w:b/>
        </w:rPr>
        <w:t xml:space="preserve"> Anexos</w:t>
      </w:r>
      <w:r w:rsidRPr="00186B76">
        <w:t>.</w:t>
      </w:r>
    </w:p>
    <w:p w:rsidR="00715A6E" w:rsidP="00715A6E" w:rsidRDefault="00715A6E" w14:paraId="69F5AD5F" w14:textId="77777777">
      <w:pPr>
        <w:pStyle w:val="PargrafodaLista"/>
      </w:pPr>
    </w:p>
    <w:p w:rsidR="005F6644" w:rsidP="00982EDE" w:rsidRDefault="005F6644" w14:paraId="63EA827D" w14:textId="33A08DE6">
      <w:pPr>
        <w:pStyle w:val="MinutadeContrato"/>
        <w:numPr>
          <w:ilvl w:val="2"/>
          <w:numId w:val="2"/>
        </w:numPr>
      </w:pPr>
      <w:r w:rsidRPr="00186B76">
        <w:t xml:space="preserve">As descrições, extensão e confrontações indicadas na </w:t>
      </w:r>
      <w:r w:rsidRPr="00982EDE">
        <w:rPr>
          <w:highlight w:val="yellow"/>
        </w:rPr>
        <w:t xml:space="preserve">Subcláusula </w:t>
      </w:r>
      <w:r w:rsidRPr="00982EDE">
        <w:rPr>
          <w:highlight w:val="yellow"/>
        </w:rPr>
        <w:fldChar w:fldCharType="begin"/>
      </w:r>
      <w:r w:rsidRPr="00982EDE">
        <w:rPr>
          <w:highlight w:val="yellow"/>
        </w:rPr>
        <w:instrText xml:space="preserve"> REF _Ref77030999 \r \h  \* MERGEFORMAT </w:instrText>
      </w:r>
      <w:r w:rsidRPr="00982EDE">
        <w:rPr>
          <w:highlight w:val="yellow"/>
        </w:rPr>
      </w:r>
      <w:r w:rsidRPr="00982EDE">
        <w:rPr>
          <w:highlight w:val="yellow"/>
        </w:rPr>
        <w:fldChar w:fldCharType="separate"/>
      </w:r>
      <w:ins w:author="Isabela Alves Pereira Oliveira" w:date="2025-12-12T11:57:00Z" w16du:dateUtc="2025-12-12T14:57:00Z" w:id="374">
        <w:r w:rsidR="00C55F81">
          <w:rPr>
            <w:highlight w:val="yellow"/>
          </w:rPr>
          <w:t>3.1.1</w:t>
        </w:r>
      </w:ins>
      <w:del w:author="Isabela Alves Pereira Oliveira" w:date="2025-12-12T09:24:00Z" w16du:dateUtc="2025-12-12T12:24:00Z" w:id="375">
        <w:r w:rsidDel="00DA0233" w:rsidR="0091493C">
          <w:rPr>
            <w:highlight w:val="yellow"/>
          </w:rPr>
          <w:delText>3</w:delText>
        </w:r>
        <w:r w:rsidDel="00DA0233" w:rsidR="00017592">
          <w:rPr>
            <w:highlight w:val="yellow"/>
          </w:rPr>
          <w:delText>.1.1</w:delText>
        </w:r>
      </w:del>
      <w:r w:rsidRPr="00982EDE">
        <w:rPr>
          <w:highlight w:val="yellow"/>
        </w:rPr>
        <w:fldChar w:fldCharType="end"/>
      </w:r>
      <w:r>
        <w:t xml:space="preserve"> </w:t>
      </w:r>
      <w:r w:rsidRPr="00186B76">
        <w:t xml:space="preserve">representam, todavia, os limites máximos da área a que a </w:t>
      </w:r>
      <w:r w:rsidRPr="00186B76">
        <w:rPr>
          <w:b/>
        </w:rPr>
        <w:t>Arrendatária</w:t>
      </w:r>
      <w:r w:rsidRPr="00186B76">
        <w:t xml:space="preserve"> terá direito de explorar, não podendo a </w:t>
      </w:r>
      <w:r w:rsidRPr="00186B76">
        <w:rPr>
          <w:b/>
        </w:rPr>
        <w:t>Arrendatária</w:t>
      </w:r>
      <w:r w:rsidRPr="00186B76">
        <w:t xml:space="preserve"> invocar o caráter </w:t>
      </w:r>
      <w:r w:rsidRPr="00186B76">
        <w:rPr>
          <w:i/>
        </w:rPr>
        <w:t xml:space="preserve">ad corpus </w:t>
      </w:r>
      <w:r w:rsidRPr="00186B76">
        <w:t xml:space="preserve">do </w:t>
      </w:r>
      <w:r w:rsidRPr="00186B76">
        <w:rPr>
          <w:b/>
        </w:rPr>
        <w:t>Arrendamento</w:t>
      </w:r>
      <w:r w:rsidRPr="00186B76">
        <w:t xml:space="preserve"> para pleitear área diversa. </w:t>
      </w:r>
    </w:p>
    <w:p w:rsidRPr="00186B76" w:rsidR="00982EDE" w:rsidP="00982EDE" w:rsidRDefault="00982EDE" w14:paraId="443B5499" w14:textId="77777777">
      <w:pPr>
        <w:pStyle w:val="MinutadeContrato"/>
      </w:pPr>
    </w:p>
    <w:p w:rsidR="005F6644" w:rsidP="00982EDE" w:rsidRDefault="005F6644" w14:paraId="369CD6E5" w14:textId="77777777">
      <w:pPr>
        <w:pStyle w:val="MinutadeContrato"/>
        <w:numPr>
          <w:ilvl w:val="1"/>
          <w:numId w:val="2"/>
        </w:numPr>
      </w:pPr>
      <w:r w:rsidRPr="00186B76">
        <w:t xml:space="preserve">Mediante prévia autorização do </w:t>
      </w:r>
      <w:r w:rsidRPr="00186B76">
        <w:rPr>
          <w:b/>
        </w:rPr>
        <w:t>Poder Concedente</w:t>
      </w:r>
      <w:r w:rsidRPr="00186B76">
        <w:t xml:space="preserve">, poderá ser admitida a ampliação ou redução da </w:t>
      </w:r>
      <w:r w:rsidRPr="00186B76">
        <w:rPr>
          <w:b/>
        </w:rPr>
        <w:t>Área do Arrendamento</w:t>
      </w:r>
      <w:r w:rsidRPr="00186B76">
        <w:t>, desde que observadas as condições estabelecidas na legislação vigente.</w:t>
      </w:r>
    </w:p>
    <w:p w:rsidRPr="00186B76" w:rsidR="00982EDE" w:rsidP="00982EDE" w:rsidRDefault="00982EDE" w14:paraId="5048368A" w14:textId="77777777">
      <w:pPr>
        <w:pStyle w:val="MinutadeContrato"/>
      </w:pPr>
    </w:p>
    <w:p w:rsidRPr="00186B76" w:rsidR="005F6644" w:rsidP="00982EDE" w:rsidRDefault="005F6644" w14:paraId="39ECCEBB" w14:textId="42E4F41C">
      <w:pPr>
        <w:pStyle w:val="MinutadeContrato"/>
        <w:numPr>
          <w:ilvl w:val="2"/>
          <w:numId w:val="2"/>
        </w:numPr>
      </w:pPr>
      <w:r w:rsidRPr="00186B76">
        <w:t xml:space="preserve">A ampliação ou redução ensejará procedimento de </w:t>
      </w:r>
      <w:r w:rsidRPr="00186B76">
        <w:rPr>
          <w:b/>
        </w:rPr>
        <w:t>Revisão Extraordinária</w:t>
      </w:r>
      <w:r w:rsidRPr="00186B76">
        <w:t xml:space="preserve"> do </w:t>
      </w:r>
      <w:r w:rsidRPr="00186B76">
        <w:rPr>
          <w:b/>
        </w:rPr>
        <w:t>Contrato</w:t>
      </w:r>
      <w:r w:rsidRPr="00186B76">
        <w:t xml:space="preserve"> para a recomposição do seu equilíbrio econômico-finan</w:t>
      </w:r>
      <w:r>
        <w:t xml:space="preserve">ceiro, nos termos do </w:t>
      </w:r>
      <w:r w:rsidRPr="00377B0D">
        <w:rPr>
          <w:highlight w:val="yellow"/>
        </w:rPr>
        <w:t xml:space="preserve">Cláusula </w:t>
      </w:r>
      <w:r w:rsidRPr="00377B0D">
        <w:rPr>
          <w:highlight w:val="yellow"/>
        </w:rPr>
        <w:fldChar w:fldCharType="begin"/>
      </w:r>
      <w:r w:rsidRPr="00377B0D">
        <w:rPr>
          <w:highlight w:val="yellow"/>
        </w:rPr>
        <w:instrText xml:space="preserve"> REF _Ref77031047 \r \h  \* MERGEFORMAT </w:instrText>
      </w:r>
      <w:r w:rsidRPr="00377B0D">
        <w:rPr>
          <w:highlight w:val="yellow"/>
        </w:rPr>
      </w:r>
      <w:r w:rsidRPr="00377B0D">
        <w:rPr>
          <w:highlight w:val="yellow"/>
        </w:rPr>
        <w:fldChar w:fldCharType="separate"/>
      </w:r>
      <w:ins w:author="Isabela Alves Pereira Oliveira" w:date="2025-12-12T11:57:00Z" w16du:dateUtc="2025-12-12T14:57:00Z" w:id="376">
        <w:r w:rsidR="00C55F81">
          <w:rPr>
            <w:highlight w:val="yellow"/>
          </w:rPr>
          <w:t>14</w:t>
        </w:r>
      </w:ins>
      <w:del w:author="Isabela Alves Pereira Oliveira" w:date="2025-12-12T09:24:00Z" w16du:dateUtc="2025-12-12T12:24:00Z" w:id="377">
        <w:r w:rsidDel="00DA0233" w:rsidR="00017592">
          <w:rPr>
            <w:highlight w:val="yellow"/>
          </w:rPr>
          <w:delText>368</w:delText>
        </w:r>
      </w:del>
      <w:r w:rsidRPr="00377B0D">
        <w:rPr>
          <w:highlight w:val="yellow"/>
        </w:rPr>
        <w:fldChar w:fldCharType="end"/>
      </w:r>
      <w:r w:rsidRPr="00186B76">
        <w:t xml:space="preserve"> deste </w:t>
      </w:r>
      <w:r w:rsidRPr="00186B76">
        <w:rPr>
          <w:b/>
        </w:rPr>
        <w:t>Contrato</w:t>
      </w:r>
      <w:r w:rsidRPr="00186B76">
        <w:t>.</w:t>
      </w:r>
    </w:p>
    <w:p w:rsidR="00377B0D" w:rsidP="00377B0D" w:rsidRDefault="00377B0D" w14:paraId="514A0637" w14:textId="77777777">
      <w:pPr>
        <w:pStyle w:val="MinutadeContrato"/>
      </w:pPr>
    </w:p>
    <w:p w:rsidR="005F6644" w:rsidP="00377B0D" w:rsidRDefault="005F6644" w14:paraId="4CC3B6F9" w14:textId="03864677">
      <w:pPr>
        <w:pStyle w:val="MinutadeContrato"/>
        <w:numPr>
          <w:ilvl w:val="2"/>
          <w:numId w:val="2"/>
        </w:numPr>
      </w:pPr>
      <w:r w:rsidRPr="00186B76">
        <w:t xml:space="preserve">O requerimento para ampliação ou redução da área arrendada será formalizado pela </w:t>
      </w:r>
      <w:r w:rsidRPr="00186B76">
        <w:rPr>
          <w:b/>
        </w:rPr>
        <w:t>Arrendatária</w:t>
      </w:r>
      <w:r w:rsidRPr="00186B76">
        <w:t xml:space="preserve"> junto ao </w:t>
      </w:r>
      <w:r w:rsidRPr="00186B76">
        <w:rPr>
          <w:b/>
        </w:rPr>
        <w:t>Poder Concedente</w:t>
      </w:r>
      <w:r w:rsidRPr="00186B76">
        <w:t xml:space="preserve">, sendo que eventual aprovação deverá ser precedida de </w:t>
      </w:r>
      <w:r w:rsidRPr="00186B76">
        <w:rPr>
          <w:b/>
        </w:rPr>
        <w:t>Revisão Extraordinária</w:t>
      </w:r>
      <w:r w:rsidRPr="00186B76">
        <w:t xml:space="preserve"> prevista neste </w:t>
      </w:r>
      <w:r w:rsidRPr="00186B76">
        <w:rPr>
          <w:b/>
        </w:rPr>
        <w:t>Contrato</w:t>
      </w:r>
      <w:r w:rsidRPr="00186B76">
        <w:t xml:space="preserve">, observada regulamentação editada pela </w:t>
      </w:r>
      <w:r w:rsidRPr="00186B76">
        <w:rPr>
          <w:b/>
        </w:rPr>
        <w:t>ANTAQ</w:t>
      </w:r>
      <w:r w:rsidRPr="00186B76">
        <w:t xml:space="preserve"> e pelo </w:t>
      </w:r>
      <w:r w:rsidRPr="00186B76">
        <w:rPr>
          <w:b/>
        </w:rPr>
        <w:t>Poder Concedente</w:t>
      </w:r>
      <w:r w:rsidRPr="00186B76">
        <w:t>.</w:t>
      </w:r>
    </w:p>
    <w:p w:rsidR="00C136F8" w:rsidP="00C136F8" w:rsidRDefault="00C136F8" w14:paraId="3DA9C599" w14:textId="77777777">
      <w:pPr>
        <w:pStyle w:val="PargrafodaLista"/>
      </w:pPr>
    </w:p>
    <w:p w:rsidRPr="00AB4933" w:rsidR="005F6644" w:rsidP="00017592" w:rsidRDefault="00017592" w14:paraId="0B4F3C89" w14:textId="4756672E">
      <w:pPr>
        <w:pStyle w:val="MinutadeContrato"/>
        <w:numPr>
          <w:ilvl w:val="0"/>
          <w:numId w:val="2"/>
        </w:numPr>
        <w:outlineLvl w:val="0"/>
        <w:rPr>
          <w:b/>
        </w:rPr>
      </w:pPr>
      <w:bookmarkStart w:name="_Toc140250749" w:id="378"/>
      <w:bookmarkStart w:name="_Toc140250858" w:id="379"/>
      <w:bookmarkStart w:name="_Toc158801446" w:id="380"/>
      <w:bookmarkStart w:name="_Toc161570505" w:id="381"/>
      <w:bookmarkStart w:name="_Toc344451290" w:id="382"/>
      <w:bookmarkStart w:name="_Toc367195608" w:id="383"/>
      <w:bookmarkStart w:name="_Ref367202272" w:id="384"/>
      <w:bookmarkStart w:name="_Toc468105423" w:id="385"/>
      <w:bookmarkStart w:name="_Toc497310000" w:id="386"/>
      <w:bookmarkStart w:name="_Toc506983771" w:id="387"/>
      <w:bookmarkStart w:name="_Toc505936351" w:id="388"/>
      <w:bookmarkStart w:name="_Toc479169581" w:id="389"/>
      <w:bookmarkStart w:name="_Toc516653212" w:id="390"/>
      <w:bookmarkStart w:name="_Toc508876297" w:id="391"/>
      <w:bookmarkStart w:name="_Toc498342633" w:id="392"/>
      <w:bookmarkStart w:name="_Toc508098032" w:id="393"/>
      <w:bookmarkStart w:name="_Toc504641329" w:id="394"/>
      <w:bookmarkStart w:name="_Toc506986396" w:id="395"/>
      <w:bookmarkStart w:name="_Toc498417158" w:id="396"/>
      <w:bookmarkStart w:name="_Toc508101046" w:id="397"/>
      <w:bookmarkStart w:name="_Toc516670490" w:id="398"/>
      <w:bookmarkStart w:name="_Toc516653075" w:id="399"/>
      <w:bookmarkStart w:name="_Toc516685271" w:id="400"/>
      <w:bookmarkStart w:name="_Toc508011924" w:id="401"/>
      <w:bookmarkStart w:name="_Toc508905829" w:id="402"/>
      <w:bookmarkStart w:name="_Toc508906537" w:id="403"/>
      <w:bookmarkStart w:name="_Toc511292803" w:id="404"/>
      <w:bookmarkStart w:name="_Toc509418065" w:id="405"/>
      <w:bookmarkStart w:name="_Toc511294275" w:id="406"/>
      <w:bookmarkStart w:name="_Toc520129628" w:id="407"/>
      <w:bookmarkStart w:name="_Toc529542929" w:id="408"/>
      <w:bookmarkStart w:name="_Toc529543220" w:id="409"/>
      <w:bookmarkStart w:name="_Toc520135195" w:id="410"/>
      <w:bookmarkStart w:name="_Toc531161623" w:id="411"/>
      <w:bookmarkStart w:name="_Toc5721018" w:id="412"/>
      <w:bookmarkStart w:name="_Toc5779490" w:id="413"/>
      <w:bookmarkStart w:name="_Toc26373499" w:id="414"/>
      <w:bookmarkStart w:name="_Toc23416567" w:id="415"/>
      <w:bookmarkStart w:name="_Toc216433083" w:id="416"/>
      <w:r>
        <w:rPr>
          <w:b/>
        </w:rPr>
        <w:t xml:space="preserve">Do </w:t>
      </w:r>
      <w:r w:rsidRPr="00AB4933" w:rsidR="005F6644">
        <w:rPr>
          <w:b/>
        </w:rPr>
        <w:t xml:space="preserve">Prazo do </w:t>
      </w:r>
      <w:bookmarkEnd w:id="378"/>
      <w:bookmarkEnd w:id="379"/>
      <w:bookmarkEnd w:id="380"/>
      <w:bookmarkEnd w:id="381"/>
      <w:r w:rsidRPr="00AB4933" w:rsidR="005F6644">
        <w:rPr>
          <w:b/>
        </w:rPr>
        <w:t>Arrendamento</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rsidR="00C136F8" w:rsidP="00C136F8" w:rsidRDefault="00C136F8" w14:paraId="434C7F43" w14:textId="77777777">
      <w:pPr>
        <w:pStyle w:val="MinutadeContrato"/>
      </w:pPr>
    </w:p>
    <w:p w:rsidR="005F6644" w:rsidP="00C136F8" w:rsidRDefault="005F6644" w14:paraId="79D21195" w14:textId="375186B3">
      <w:pPr>
        <w:pStyle w:val="MinutadeContrato"/>
        <w:numPr>
          <w:ilvl w:val="1"/>
          <w:numId w:val="2"/>
        </w:numPr>
      </w:pPr>
      <w:r w:rsidRPr="00186B76">
        <w:t xml:space="preserve">O </w:t>
      </w:r>
      <w:r w:rsidRPr="00186B76">
        <w:rPr>
          <w:b/>
        </w:rPr>
        <w:t>Prazo de</w:t>
      </w:r>
      <w:r w:rsidRPr="00186B76">
        <w:t xml:space="preserve"> </w:t>
      </w:r>
      <w:r w:rsidRPr="00186B76">
        <w:rPr>
          <w:b/>
        </w:rPr>
        <w:t>Arrendamento</w:t>
      </w:r>
      <w:r w:rsidRPr="00186B76">
        <w:t xml:space="preserve"> será de </w:t>
      </w:r>
      <w:r w:rsidR="0091493C">
        <w:rPr>
          <w:noProof/>
        </w:rPr>
        <w:t>25 (vinte e cinco)</w:t>
      </w:r>
      <w:r w:rsidRPr="00186B76">
        <w:t xml:space="preserve"> </w:t>
      </w:r>
      <w:r w:rsidRPr="00186B76">
        <w:rPr>
          <w:b/>
        </w:rPr>
        <w:t>Ano</w:t>
      </w:r>
      <w:r w:rsidRPr="00C136F8">
        <w:rPr>
          <w:b/>
          <w:bCs w:val="0"/>
        </w:rPr>
        <w:t>s</w:t>
      </w:r>
      <w:r w:rsidRPr="00186B76">
        <w:t xml:space="preserve"> contados da </w:t>
      </w:r>
      <w:r w:rsidRPr="00186B76">
        <w:rPr>
          <w:b/>
        </w:rPr>
        <w:t>Data de Assunção</w:t>
      </w:r>
      <w:r w:rsidRPr="00186B76">
        <w:t xml:space="preserve">, nos termos e condições previstos neste </w:t>
      </w:r>
      <w:r w:rsidRPr="00186B76">
        <w:rPr>
          <w:b/>
        </w:rPr>
        <w:t>Contrato</w:t>
      </w:r>
      <w:r w:rsidRPr="00186B76">
        <w:t>.</w:t>
      </w:r>
    </w:p>
    <w:p w:rsidRPr="00186B76" w:rsidR="00C136F8" w:rsidP="00C136F8" w:rsidRDefault="00C136F8" w14:paraId="6AA4BAA8" w14:textId="77777777">
      <w:pPr>
        <w:pStyle w:val="MinutadeContrato"/>
      </w:pPr>
    </w:p>
    <w:p w:rsidRPr="0091493C" w:rsidR="005F6644" w:rsidP="00C136F8" w:rsidRDefault="005F6644" w14:paraId="0AF97BB7" w14:textId="51FF5F83">
      <w:pPr>
        <w:pStyle w:val="MinutadeContrato"/>
        <w:numPr>
          <w:ilvl w:val="2"/>
          <w:numId w:val="2"/>
        </w:numPr>
      </w:pPr>
      <w:bookmarkStart w:name="_Ref367195792" w:id="417"/>
      <w:r>
        <w:t xml:space="preserve">O Termo de Aceitação Provisória e Permissão de Uso de Ativos, previsto no </w:t>
      </w:r>
      <w:r w:rsidRPr="00C136F8">
        <w:rPr>
          <w:b/>
          <w:highlight w:val="yellow"/>
        </w:rPr>
        <w:t>Apêndice 1</w:t>
      </w:r>
      <w:r>
        <w:t xml:space="preserve"> do </w:t>
      </w:r>
      <w:r w:rsidRPr="7F4002AB">
        <w:rPr>
          <w:b/>
        </w:rPr>
        <w:t>Contrato</w:t>
      </w:r>
      <w:r>
        <w:t xml:space="preserve">, deverá ser celebrado pelas </w:t>
      </w:r>
      <w:r w:rsidR="00C136F8">
        <w:t>p</w:t>
      </w:r>
      <w:r>
        <w:t xml:space="preserve">artes em até 30 (trinta) dias, contados da comunicação de não objeção, pelo </w:t>
      </w:r>
      <w:r w:rsidRPr="7F4002AB">
        <w:rPr>
          <w:b/>
        </w:rPr>
        <w:t>Poder Concedente</w:t>
      </w:r>
      <w:r>
        <w:t xml:space="preserve">, ao </w:t>
      </w:r>
      <w:r w:rsidRPr="7F4002AB">
        <w:rPr>
          <w:b/>
        </w:rPr>
        <w:t>Plano Básico de Implantação</w:t>
      </w:r>
      <w:r>
        <w:t xml:space="preserve"> </w:t>
      </w:r>
      <w:r w:rsidRPr="0091493C" w:rsidR="0091493C">
        <w:rPr>
          <w:highlight w:val="green"/>
        </w:rPr>
        <w:t xml:space="preserve">e a execução do </w:t>
      </w:r>
      <w:r w:rsidRPr="0091493C" w:rsidR="0091493C">
        <w:rPr>
          <w:b/>
          <w:bCs w:val="0"/>
          <w:highlight w:val="green"/>
        </w:rPr>
        <w:t>Plano de Transferência Operacional</w:t>
      </w:r>
      <w:r w:rsidRPr="0091493C" w:rsidR="0091493C">
        <w:rPr>
          <w:highlight w:val="green"/>
        </w:rPr>
        <w:t>, o que ocorrer por último</w:t>
      </w:r>
      <w:r w:rsidR="0091493C">
        <w:t xml:space="preserve">, </w:t>
      </w:r>
      <w:r>
        <w:t xml:space="preserve">apresentado pela </w:t>
      </w:r>
      <w:r w:rsidRPr="7F4002AB">
        <w:rPr>
          <w:b/>
        </w:rPr>
        <w:t>Arrendatária</w:t>
      </w:r>
      <w:r>
        <w:t xml:space="preserve"> como condição para a celebração deste </w:t>
      </w:r>
      <w:r w:rsidRPr="7F4002AB">
        <w:rPr>
          <w:b/>
        </w:rPr>
        <w:t>Contrato.</w:t>
      </w:r>
      <w:bookmarkEnd w:id="417"/>
    </w:p>
    <w:p w:rsidRPr="0091493C" w:rsidR="0091493C" w:rsidP="0091493C" w:rsidRDefault="0091493C" w14:paraId="5EF5A3C0" w14:textId="77777777">
      <w:pPr>
        <w:pStyle w:val="MinutadeContrato"/>
      </w:pPr>
    </w:p>
    <w:p w:rsidRPr="0091493C" w:rsidR="0091493C" w:rsidP="0091493C" w:rsidRDefault="0091493C" w14:paraId="5AE784F5" w14:textId="0A54D8B8">
      <w:pPr>
        <w:pStyle w:val="MinutadeContrato"/>
        <w:numPr>
          <w:ilvl w:val="3"/>
          <w:numId w:val="2"/>
        </w:numPr>
        <w:rPr>
          <w:highlight w:val="green"/>
        </w:rPr>
      </w:pPr>
      <w:r w:rsidRPr="0091493C">
        <w:rPr>
          <w:highlight w:val="green"/>
        </w:rPr>
        <w:t xml:space="preserve">A execução do </w:t>
      </w:r>
      <w:r w:rsidRPr="0091493C">
        <w:rPr>
          <w:b/>
          <w:highlight w:val="green"/>
        </w:rPr>
        <w:t>Plano de Transferência Operacional</w:t>
      </w:r>
      <w:r w:rsidRPr="0091493C">
        <w:rPr>
          <w:highlight w:val="green"/>
        </w:rPr>
        <w:t xml:space="preserve"> somente poderá ser considerada concluída após a expedição, pelos órgãos intervenientes, de toda a documentação imprescindível ao início das </w:t>
      </w:r>
      <w:r w:rsidRPr="0091493C">
        <w:rPr>
          <w:b/>
          <w:highlight w:val="green"/>
        </w:rPr>
        <w:t>Atividades</w:t>
      </w:r>
      <w:r w:rsidRPr="0091493C">
        <w:rPr>
          <w:highlight w:val="green"/>
        </w:rPr>
        <w:t xml:space="preserve">, de forma a evitar a descontinuidade operacional, bem como o cumprimento dos demais prazos e requisitos estabelecidos no </w:t>
      </w:r>
      <w:r w:rsidRPr="0091493C">
        <w:rPr>
          <w:b/>
          <w:highlight w:val="green"/>
        </w:rPr>
        <w:t>Apêndice 26 – Plano de Transferência Operacional</w:t>
      </w:r>
      <w:r w:rsidRPr="0091493C">
        <w:rPr>
          <w:highlight w:val="green"/>
        </w:rPr>
        <w:t xml:space="preserve"> de </w:t>
      </w:r>
      <w:r w:rsidRPr="0091493C">
        <w:rPr>
          <w:b/>
          <w:highlight w:val="green"/>
        </w:rPr>
        <w:t>Arrendamento</w:t>
      </w:r>
      <w:r w:rsidRPr="0091493C">
        <w:rPr>
          <w:highlight w:val="green"/>
        </w:rPr>
        <w:t xml:space="preserve"> do </w:t>
      </w:r>
      <w:r w:rsidRPr="0091493C">
        <w:rPr>
          <w:b/>
          <w:bCs w:val="0"/>
          <w:highlight w:val="green"/>
        </w:rPr>
        <w:t>Edital.</w:t>
      </w:r>
    </w:p>
    <w:p w:rsidRPr="00186B76" w:rsidR="001A7833" w:rsidP="001A7833" w:rsidRDefault="001A7833" w14:paraId="14DE8D8D" w14:textId="77777777">
      <w:pPr>
        <w:pStyle w:val="MinutadeContrato"/>
      </w:pPr>
    </w:p>
    <w:p w:rsidR="005F6644" w:rsidP="00353197" w:rsidRDefault="005F6644" w14:paraId="0100D3D1" w14:textId="58BE262C">
      <w:pPr>
        <w:pStyle w:val="MinutadeContrato"/>
        <w:numPr>
          <w:ilvl w:val="1"/>
          <w:numId w:val="2"/>
        </w:numPr>
      </w:pPr>
      <w:bookmarkStart w:name="_Ref367126576" w:id="418"/>
      <w:r w:rsidRPr="00186B76">
        <w:t xml:space="preserve">O presente </w:t>
      </w:r>
      <w:r w:rsidRPr="00186B76">
        <w:rPr>
          <w:b/>
        </w:rPr>
        <w:t xml:space="preserve">Contrato </w:t>
      </w:r>
      <w:r w:rsidRPr="00186B76">
        <w:t>poderá ser prorrogado por sucessivas vezes</w:t>
      </w:r>
      <w:r w:rsidRPr="00186B76">
        <w:rPr>
          <w:rFonts w:eastAsia="Spranq eco sans"/>
        </w:rPr>
        <w:t xml:space="preserve">, </w:t>
      </w:r>
      <w:r w:rsidRPr="00186B76">
        <w:t xml:space="preserve">a exclusivo critério do </w:t>
      </w:r>
      <w:r w:rsidRPr="00186B76">
        <w:rPr>
          <w:b/>
        </w:rPr>
        <w:t>Poder Concedente</w:t>
      </w:r>
      <w:r w:rsidRPr="00186B76">
        <w:t xml:space="preserve">, nos termos deste </w:t>
      </w:r>
      <w:r w:rsidRPr="00186B76">
        <w:rPr>
          <w:b/>
        </w:rPr>
        <w:t>Contrato</w:t>
      </w:r>
      <w:r w:rsidRPr="00186B76">
        <w:t xml:space="preserve"> e seus </w:t>
      </w:r>
      <w:r w:rsidRPr="00186B76">
        <w:rPr>
          <w:b/>
        </w:rPr>
        <w:t>Anexos</w:t>
      </w:r>
      <w:r w:rsidRPr="00186B76">
        <w:t xml:space="preserve">, </w:t>
      </w:r>
      <w:bookmarkEnd w:id="418"/>
      <w:r w:rsidRPr="00186B76">
        <w:t xml:space="preserve">até o limite máximo de 70 (setenta) </w:t>
      </w:r>
      <w:r w:rsidRPr="00AC3DAF" w:rsidR="00AC3DAF">
        <w:rPr>
          <w:b/>
          <w:bCs w:val="0"/>
        </w:rPr>
        <w:t>A</w:t>
      </w:r>
      <w:r w:rsidRPr="00AC3DAF">
        <w:rPr>
          <w:b/>
          <w:bCs w:val="0"/>
        </w:rPr>
        <w:t>nos</w:t>
      </w:r>
      <w:r w:rsidRPr="00186B76">
        <w:t xml:space="preserve">, incluídos o prazo de vigência original e todas as suas prorrogações, condicionado ao restabelecimento do equilíbrio econômico-financeiro do </w:t>
      </w:r>
      <w:r w:rsidRPr="00186B76">
        <w:rPr>
          <w:b/>
        </w:rPr>
        <w:t>Contrato</w:t>
      </w:r>
      <w:r w:rsidRPr="00186B76">
        <w:t>.</w:t>
      </w:r>
    </w:p>
    <w:p w:rsidRPr="00186B76" w:rsidR="00651479" w:rsidP="00651479" w:rsidRDefault="00651479" w14:paraId="1118C14D" w14:textId="77777777">
      <w:pPr>
        <w:pStyle w:val="MinutadeContrato"/>
      </w:pPr>
    </w:p>
    <w:p w:rsidRPr="00186B76" w:rsidR="005F6644" w:rsidP="00651479" w:rsidRDefault="005F6644" w14:paraId="17CAAB0E" w14:textId="293E0F66">
      <w:pPr>
        <w:pStyle w:val="MinutadeContrato"/>
        <w:numPr>
          <w:ilvl w:val="1"/>
          <w:numId w:val="2"/>
        </w:numPr>
      </w:pPr>
      <w:r w:rsidRPr="00186B76">
        <w:t xml:space="preserve">O </w:t>
      </w:r>
      <w:r w:rsidRPr="00186B76">
        <w:rPr>
          <w:b/>
        </w:rPr>
        <w:t>Poder Concedente</w:t>
      </w:r>
      <w:r w:rsidRPr="00186B76">
        <w:t xml:space="preserve">, ao apreciar o pedido de </w:t>
      </w:r>
      <w:r w:rsidRPr="00354BE2" w:rsidR="00354BE2">
        <w:rPr>
          <w:b/>
          <w:bCs w:val="0"/>
        </w:rPr>
        <w:t>P</w:t>
      </w:r>
      <w:r w:rsidRPr="00354BE2">
        <w:rPr>
          <w:b/>
          <w:bCs w:val="0"/>
        </w:rPr>
        <w:t>rorrogação</w:t>
      </w:r>
      <w:r w:rsidRPr="00186B76">
        <w:t xml:space="preserve"> apresentado pela </w:t>
      </w:r>
      <w:r w:rsidRPr="00186B76">
        <w:rPr>
          <w:b/>
        </w:rPr>
        <w:t>Arrendatária</w:t>
      </w:r>
      <w:r w:rsidRPr="00186B76">
        <w:t xml:space="preserve">, deverá fundamentar a vantagem da </w:t>
      </w:r>
      <w:r w:rsidRPr="00153EE7" w:rsidR="00153EE7">
        <w:rPr>
          <w:b/>
          <w:bCs w:val="0"/>
        </w:rPr>
        <w:t>P</w:t>
      </w:r>
      <w:r w:rsidRPr="00153EE7">
        <w:rPr>
          <w:b/>
          <w:bCs w:val="0"/>
        </w:rPr>
        <w:t>rorrogação</w:t>
      </w:r>
      <w:r w:rsidRPr="00186B76">
        <w:t xml:space="preserve"> do </w:t>
      </w:r>
      <w:r w:rsidRPr="00651479">
        <w:rPr>
          <w:b/>
          <w:bCs w:val="0"/>
        </w:rPr>
        <w:t>Contrato</w:t>
      </w:r>
      <w:r w:rsidRPr="00186B76">
        <w:t xml:space="preserve"> em relação à realização de nova licitação de </w:t>
      </w:r>
      <w:r w:rsidRPr="008264BA" w:rsidR="00651479">
        <w:rPr>
          <w:b/>
          <w:bCs w:val="0"/>
        </w:rPr>
        <w:t>C</w:t>
      </w:r>
      <w:r w:rsidRPr="008264BA">
        <w:rPr>
          <w:b/>
          <w:bCs w:val="0"/>
        </w:rPr>
        <w:t xml:space="preserve">ontrato de </w:t>
      </w:r>
      <w:r w:rsidRPr="008264BA" w:rsidR="00651479">
        <w:rPr>
          <w:b/>
          <w:bCs w:val="0"/>
        </w:rPr>
        <w:t>A</w:t>
      </w:r>
      <w:r w:rsidRPr="008264BA">
        <w:rPr>
          <w:b/>
          <w:bCs w:val="0"/>
        </w:rPr>
        <w:t>rrendamento</w:t>
      </w:r>
      <w:r w:rsidRPr="00186B76">
        <w:t xml:space="preserve">, além de observar os requisitos para a </w:t>
      </w:r>
      <w:r w:rsidRPr="00153EE7" w:rsidR="00153EE7">
        <w:rPr>
          <w:b/>
          <w:bCs w:val="0"/>
        </w:rPr>
        <w:t>P</w:t>
      </w:r>
      <w:r w:rsidRPr="00153EE7">
        <w:rPr>
          <w:b/>
          <w:bCs w:val="0"/>
        </w:rPr>
        <w:t>rorrogação</w:t>
      </w:r>
      <w:r w:rsidRPr="00186B76">
        <w:t xml:space="preserve"> previstos em lei ou regulamento.</w:t>
      </w:r>
    </w:p>
    <w:p w:rsidR="00651479" w:rsidP="00651479" w:rsidRDefault="00651479" w14:paraId="65404D3A" w14:textId="77777777">
      <w:pPr>
        <w:pStyle w:val="MinutadeContrato"/>
      </w:pPr>
    </w:p>
    <w:p w:rsidR="005F6644" w:rsidP="00651479" w:rsidRDefault="005F6644" w14:paraId="5510FF6B" w14:textId="0001E043">
      <w:pPr>
        <w:pStyle w:val="MinutadeContrato"/>
        <w:numPr>
          <w:ilvl w:val="2"/>
          <w:numId w:val="2"/>
        </w:numPr>
      </w:pPr>
      <w:bookmarkStart w:name="_Ref213944870" w:id="419"/>
      <w:r w:rsidRPr="00186B76">
        <w:t xml:space="preserve">Sem prejuízo do cumprimento dos requisitos legais e regulamentares exigíveis ao tempo da </w:t>
      </w:r>
      <w:r w:rsidRPr="00153EE7" w:rsidR="00153EE7">
        <w:rPr>
          <w:b/>
          <w:bCs w:val="0"/>
        </w:rPr>
        <w:t>P</w:t>
      </w:r>
      <w:r w:rsidRPr="00153EE7">
        <w:rPr>
          <w:b/>
          <w:bCs w:val="0"/>
        </w:rPr>
        <w:t>rorrogação</w:t>
      </w:r>
      <w:r w:rsidRPr="00186B76">
        <w:t xml:space="preserve">, o </w:t>
      </w:r>
      <w:r w:rsidRPr="00186B76">
        <w:rPr>
          <w:b/>
        </w:rPr>
        <w:t>Poder Concedente</w:t>
      </w:r>
      <w:r w:rsidRPr="00186B76">
        <w:t xml:space="preserve"> deverá também avaliar a conveniência e oportunidade do pedido tendo em vista:</w:t>
      </w:r>
      <w:bookmarkEnd w:id="419"/>
    </w:p>
    <w:p w:rsidRPr="00186B76" w:rsidR="00651479" w:rsidP="00651479" w:rsidRDefault="00651479" w14:paraId="117DC02E" w14:textId="77777777">
      <w:pPr>
        <w:pStyle w:val="MinutadeContrato"/>
      </w:pPr>
    </w:p>
    <w:p w:rsidR="005F6644" w:rsidP="00F9107C" w:rsidRDefault="005F6644" w14:paraId="08238E38" w14:textId="64D5226F">
      <w:pPr>
        <w:pStyle w:val="MinutadeContrato"/>
        <w:numPr>
          <w:ilvl w:val="3"/>
          <w:numId w:val="2"/>
        </w:numPr>
      </w:pPr>
      <w:r w:rsidRPr="00186B76">
        <w:t xml:space="preserve">Cumprimento dos </w:t>
      </w:r>
      <w:r w:rsidRPr="00186B76">
        <w:rPr>
          <w:b/>
        </w:rPr>
        <w:t>Parâmetros do Arrendamento</w:t>
      </w:r>
      <w:r w:rsidRPr="00186B76">
        <w:t xml:space="preserve">, metas e prazos conforme previsto neste </w:t>
      </w:r>
      <w:r w:rsidRPr="00186B76">
        <w:rPr>
          <w:b/>
        </w:rPr>
        <w:t>Contrato</w:t>
      </w:r>
      <w:r w:rsidRPr="00186B76">
        <w:t>;</w:t>
      </w:r>
    </w:p>
    <w:p w:rsidRPr="00186B76" w:rsidR="00F9107C" w:rsidP="00F9107C" w:rsidRDefault="00F9107C" w14:paraId="57AB7EFD" w14:textId="77777777">
      <w:pPr>
        <w:pStyle w:val="MinutadeContrato"/>
      </w:pPr>
    </w:p>
    <w:p w:rsidR="005F6644" w:rsidP="00F9107C" w:rsidRDefault="005F6644" w14:paraId="5713AA26" w14:textId="015129BB">
      <w:pPr>
        <w:pStyle w:val="MinutadeContrato"/>
        <w:numPr>
          <w:ilvl w:val="3"/>
          <w:numId w:val="2"/>
        </w:numPr>
      </w:pPr>
      <w:r w:rsidRPr="00186B76">
        <w:t xml:space="preserve">Desempenho da </w:t>
      </w:r>
      <w:r w:rsidRPr="00186B76">
        <w:rPr>
          <w:b/>
        </w:rPr>
        <w:t>Arrendatária</w:t>
      </w:r>
      <w:r w:rsidRPr="00186B76">
        <w:t xml:space="preserve"> relativamente às atribuições e aos encargos definidos no </w:t>
      </w:r>
      <w:r w:rsidRPr="00186B76">
        <w:rPr>
          <w:b/>
        </w:rPr>
        <w:t>Contrato</w:t>
      </w:r>
      <w:r w:rsidRPr="00186B76">
        <w:t xml:space="preserve">, em especial aqueles relacionados aos investimentos e à prestação das </w:t>
      </w:r>
      <w:r w:rsidRPr="00575EC7">
        <w:rPr>
          <w:b/>
          <w:bCs w:val="0"/>
        </w:rPr>
        <w:t>Atividades</w:t>
      </w:r>
      <w:r w:rsidRPr="00186B76">
        <w:t>;</w:t>
      </w:r>
    </w:p>
    <w:p w:rsidRPr="00186B76" w:rsidR="00575EC7" w:rsidP="00575EC7" w:rsidRDefault="00575EC7" w14:paraId="3C47D0E8" w14:textId="77777777">
      <w:pPr>
        <w:pStyle w:val="MinutadeContrato"/>
      </w:pPr>
    </w:p>
    <w:p w:rsidR="005F6644" w:rsidP="00F9107C" w:rsidRDefault="005F6644" w14:paraId="2873494D" w14:textId="4B0E53FC">
      <w:pPr>
        <w:pStyle w:val="MinutadeContrato"/>
        <w:numPr>
          <w:ilvl w:val="3"/>
          <w:numId w:val="2"/>
        </w:numPr>
      </w:pPr>
      <w:r w:rsidRPr="00186B76">
        <w:t xml:space="preserve">Cometimento de infrações contratuais pela </w:t>
      </w:r>
      <w:r w:rsidRPr="00186B76">
        <w:rPr>
          <w:b/>
        </w:rPr>
        <w:t>Arrendatária</w:t>
      </w:r>
      <w:r w:rsidR="00C3638C">
        <w:rPr>
          <w:b/>
        </w:rPr>
        <w:t xml:space="preserve"> </w:t>
      </w:r>
      <w:r w:rsidRPr="00C3638C" w:rsidR="00C3638C">
        <w:rPr>
          <w:highlight w:val="green"/>
        </w:rPr>
        <w:t>reconhecida por decisão administrativa ou judicial, da qual não caiba mais recurso</w:t>
      </w:r>
      <w:r w:rsidRPr="00186B76">
        <w:t>, ressalvada a superação do inadimplemento ou reabilitação;</w:t>
      </w:r>
    </w:p>
    <w:p w:rsidRPr="00186B76" w:rsidR="00575EC7" w:rsidP="00575EC7" w:rsidRDefault="00575EC7" w14:paraId="4B056184" w14:textId="77777777">
      <w:pPr>
        <w:pStyle w:val="MinutadeContrato"/>
      </w:pPr>
    </w:p>
    <w:p w:rsidR="005F6644" w:rsidP="00F9107C" w:rsidRDefault="005F6644" w14:paraId="69CFCC1D" w14:textId="4F27B285">
      <w:pPr>
        <w:pStyle w:val="MinutadeContrato"/>
        <w:numPr>
          <w:ilvl w:val="3"/>
          <w:numId w:val="2"/>
        </w:numPr>
      </w:pPr>
      <w:r w:rsidRPr="00186B76">
        <w:t xml:space="preserve">Manutenção, durante a vigência do </w:t>
      </w:r>
      <w:r w:rsidRPr="006B07AE">
        <w:rPr>
          <w:b/>
        </w:rPr>
        <w:t>Contrato</w:t>
      </w:r>
      <w:r w:rsidRPr="00186B76">
        <w:t xml:space="preserve">, em compatibilidade com as obrigações assumidas, das condições de habilitação e qualificação exigidas no </w:t>
      </w:r>
      <w:r w:rsidRPr="00575EC7">
        <w:rPr>
          <w:b/>
          <w:bCs w:val="0"/>
        </w:rPr>
        <w:t>Leilão</w:t>
      </w:r>
      <w:r w:rsidRPr="00186B76">
        <w:t>;</w:t>
      </w:r>
    </w:p>
    <w:p w:rsidRPr="00186B76" w:rsidR="00575EC7" w:rsidP="00575EC7" w:rsidRDefault="00575EC7" w14:paraId="00F41CB6" w14:textId="77777777">
      <w:pPr>
        <w:pStyle w:val="MinutadeContrato"/>
      </w:pPr>
    </w:p>
    <w:p w:rsidR="005F6644" w:rsidP="00F9107C" w:rsidRDefault="005F6644" w14:paraId="63D656C4" w14:textId="3577459F">
      <w:pPr>
        <w:pStyle w:val="MinutadeContrato"/>
        <w:numPr>
          <w:ilvl w:val="3"/>
          <w:numId w:val="2"/>
        </w:numPr>
      </w:pPr>
      <w:r w:rsidRPr="00186B76">
        <w:t xml:space="preserve">Adimplência da </w:t>
      </w:r>
      <w:r w:rsidRPr="00186B76">
        <w:rPr>
          <w:b/>
        </w:rPr>
        <w:t>Arrendatária</w:t>
      </w:r>
      <w:r w:rsidRPr="00186B76">
        <w:t xml:space="preserve"> no recolhimento de </w:t>
      </w:r>
      <w:r w:rsidRPr="006B07AE">
        <w:rPr>
          <w:b/>
        </w:rPr>
        <w:t>Tarifas Portuárias</w:t>
      </w:r>
      <w:r w:rsidRPr="00186B76">
        <w:t xml:space="preserve"> e em relação a outras obrigações financeiras com a </w:t>
      </w:r>
      <w:del w:author="Isabela Alves Pereira Oliveira" w:date="2025-12-12T12:07:00Z" w16du:dateUtc="2025-12-12T15:07:00Z" w:id="420">
        <w:r w:rsidRPr="00575EC7" w:rsidDel="009F0F29" w:rsidR="00E23F2C">
          <w:rPr>
            <w:b/>
            <w:bCs w:val="0"/>
          </w:rPr>
          <w:delText>A</w:delText>
        </w:r>
        <w:r w:rsidDel="009F0F29" w:rsidR="00C3638C">
          <w:rPr>
            <w:b/>
            <w:bCs w:val="0"/>
          </w:rPr>
          <w:delText>dministração do Porto</w:delText>
        </w:r>
      </w:del>
      <w:ins w:author="Isabela Alves Pereira Oliveira" w:date="2025-12-12T12:07:00Z" w16du:dateUtc="2025-12-12T15:07:00Z" w:id="421">
        <w:r w:rsidR="009F0F29">
          <w:rPr>
            <w:b/>
            <w:bCs w:val="0"/>
          </w:rPr>
          <w:t>Autoridade Portuária</w:t>
        </w:r>
      </w:ins>
      <w:r w:rsidRPr="00186B76">
        <w:t xml:space="preserve"> e a </w:t>
      </w:r>
      <w:r w:rsidRPr="00186B76">
        <w:rPr>
          <w:b/>
        </w:rPr>
        <w:t>ANTAQ</w:t>
      </w:r>
      <w:r>
        <w:t>;</w:t>
      </w:r>
      <w:r w:rsidRPr="00186B76">
        <w:t xml:space="preserve"> </w:t>
      </w:r>
      <w:r w:rsidR="00575EC7">
        <w:t>e</w:t>
      </w:r>
    </w:p>
    <w:p w:rsidRPr="00186B76" w:rsidR="00575EC7" w:rsidP="00575EC7" w:rsidRDefault="00575EC7" w14:paraId="414608CD" w14:textId="77777777">
      <w:pPr>
        <w:pStyle w:val="MinutadeContrato"/>
      </w:pPr>
    </w:p>
    <w:p w:rsidR="005F6644" w:rsidP="00F9107C" w:rsidRDefault="005F6644" w14:paraId="30CB7C10" w14:textId="4EFCEA5C">
      <w:pPr>
        <w:pStyle w:val="MinutadeContrato"/>
        <w:numPr>
          <w:ilvl w:val="3"/>
          <w:numId w:val="2"/>
        </w:numPr>
      </w:pPr>
      <w:r w:rsidRPr="00186B76">
        <w:t xml:space="preserve">Adimplência das pessoas jurídicas que sejam, direta ou indiretamente, controladoras, controladas ou coligadas com a </w:t>
      </w:r>
      <w:r w:rsidRPr="00186B76">
        <w:rPr>
          <w:b/>
        </w:rPr>
        <w:t>Arrendatária</w:t>
      </w:r>
      <w:r>
        <w:t xml:space="preserve"> perante a </w:t>
      </w:r>
      <w:r w:rsidRPr="00C55F81" w:rsidR="00C3638C">
        <w:rPr>
          <w:b/>
          <w:bCs w:val="0"/>
          <w:rPrChange w:author="Isabela Alves Pereira Oliveira" w:date="2025-12-12T11:56:00Z" w16du:dateUtc="2025-12-12T14:56:00Z" w:id="422">
            <w:rPr/>
          </w:rPrChange>
        </w:rPr>
        <w:t>Autoridade Portuária</w:t>
      </w:r>
      <w:r w:rsidR="00C3638C">
        <w:t xml:space="preserve"> </w:t>
      </w:r>
      <w:del w:author="Isabela Alves Pereira Oliveira" w:date="2025-12-12T11:56:00Z" w16du:dateUtc="2025-12-12T14:56:00Z" w:id="423">
        <w:r w:rsidDel="00C55F81" w:rsidR="00C3638C">
          <w:delText>de Santos</w:delText>
        </w:r>
        <w:r w:rsidRPr="00507BB6" w:rsidDel="00C55F81">
          <w:rPr>
            <w:b/>
            <w:bCs w:val="0"/>
            <w:rPrChange w:author="Isabela Alves Pereira Oliveira" w:date="2025-12-12T11:52:00Z" w16du:dateUtc="2025-12-12T14:52:00Z" w:id="424">
              <w:rPr/>
            </w:rPrChange>
          </w:rPr>
          <w:delText xml:space="preserve"> </w:delText>
        </w:r>
      </w:del>
      <w:r>
        <w:t xml:space="preserve">e junto </w:t>
      </w:r>
      <w:r w:rsidRPr="00186B76">
        <w:t xml:space="preserve">à </w:t>
      </w:r>
      <w:r w:rsidRPr="00186B76">
        <w:rPr>
          <w:b/>
        </w:rPr>
        <w:t>ANTAQ</w:t>
      </w:r>
      <w:r w:rsidRPr="00186B76">
        <w:t xml:space="preserve"> caso, além do objeto do presente </w:t>
      </w:r>
      <w:r w:rsidRPr="00575EC7" w:rsidR="00575EC7">
        <w:rPr>
          <w:b/>
          <w:bCs w:val="0"/>
        </w:rPr>
        <w:t>C</w:t>
      </w:r>
      <w:r w:rsidRPr="00575EC7">
        <w:rPr>
          <w:b/>
          <w:bCs w:val="0"/>
        </w:rPr>
        <w:t>ontrato</w:t>
      </w:r>
      <w:r w:rsidRPr="00186B76">
        <w:t xml:space="preserve">, sejam operadoras, autorizatárias, </w:t>
      </w:r>
      <w:r w:rsidRPr="00575EC7" w:rsidR="00575EC7">
        <w:rPr>
          <w:b/>
          <w:bCs w:val="0"/>
        </w:rPr>
        <w:t>A</w:t>
      </w:r>
      <w:r w:rsidRPr="00575EC7">
        <w:rPr>
          <w:b/>
          <w:bCs w:val="0"/>
        </w:rPr>
        <w:t>rrendatárias</w:t>
      </w:r>
      <w:r w:rsidRPr="00186B76">
        <w:t xml:space="preserve"> ou concessionárias no setor portuário brasileiro. </w:t>
      </w:r>
    </w:p>
    <w:p w:rsidRPr="00186B76" w:rsidR="00F228E7" w:rsidP="00575EC7" w:rsidRDefault="00F228E7" w14:paraId="7090B1EC" w14:textId="77777777">
      <w:pPr>
        <w:pStyle w:val="MinutadeContrato"/>
      </w:pPr>
    </w:p>
    <w:p w:rsidR="00B31CF6" w:rsidP="00B31CF6" w:rsidRDefault="005F6644" w14:paraId="4B146CB2" w14:textId="102DC8F1">
      <w:pPr>
        <w:pStyle w:val="MinutadeContrato"/>
        <w:numPr>
          <w:ilvl w:val="2"/>
          <w:numId w:val="2"/>
        </w:numPr>
      </w:pPr>
      <w:r w:rsidRPr="00186B76">
        <w:t xml:space="preserve">O atendimento dos requisitos explicitados na </w:t>
      </w:r>
      <w:r w:rsidRPr="00B31CF6">
        <w:rPr>
          <w:highlight w:val="yellow"/>
        </w:rPr>
        <w:t xml:space="preserve">Subcláusula </w:t>
      </w:r>
      <w:r w:rsidR="00C3638C">
        <w:rPr>
          <w:highlight w:val="yellow"/>
        </w:rPr>
        <w:fldChar w:fldCharType="begin"/>
      </w:r>
      <w:r w:rsidR="00C3638C">
        <w:rPr>
          <w:highlight w:val="yellow"/>
        </w:rPr>
        <w:instrText xml:space="preserve"> REF _Ref213944870 \r \h </w:instrText>
      </w:r>
      <w:r w:rsidR="00C3638C">
        <w:rPr>
          <w:highlight w:val="yellow"/>
        </w:rPr>
      </w:r>
      <w:r w:rsidR="00C3638C">
        <w:rPr>
          <w:highlight w:val="yellow"/>
        </w:rPr>
        <w:fldChar w:fldCharType="separate"/>
      </w:r>
      <w:r w:rsidR="00C55F81">
        <w:rPr>
          <w:highlight w:val="yellow"/>
        </w:rPr>
        <w:t>4.3.1</w:t>
      </w:r>
      <w:r w:rsidR="00C3638C">
        <w:rPr>
          <w:highlight w:val="yellow"/>
        </w:rPr>
        <w:fldChar w:fldCharType="end"/>
      </w:r>
      <w:r w:rsidR="00C3638C">
        <w:t xml:space="preserve"> </w:t>
      </w:r>
      <w:r w:rsidRPr="00186B76">
        <w:t xml:space="preserve">será comprovado por meio das informações a serem encaminhadas pela </w:t>
      </w:r>
      <w:r w:rsidRPr="00186B76">
        <w:rPr>
          <w:b/>
        </w:rPr>
        <w:t>Arrendatária</w:t>
      </w:r>
      <w:r w:rsidRPr="00186B76">
        <w:t xml:space="preserve"> à </w:t>
      </w:r>
      <w:r w:rsidRPr="004D47B3">
        <w:rPr>
          <w:b/>
        </w:rPr>
        <w:t>ANTAQ</w:t>
      </w:r>
      <w:r w:rsidRPr="00186B76">
        <w:t xml:space="preserve"> nos termos da regulamentação</w:t>
      </w:r>
      <w:r>
        <w:t xml:space="preserve"> </w:t>
      </w:r>
      <w:r w:rsidRPr="00186B76">
        <w:t xml:space="preserve">de forma a subsidiar o </w:t>
      </w:r>
      <w:r w:rsidRPr="00186B76">
        <w:rPr>
          <w:b/>
        </w:rPr>
        <w:t>Poder Concedente</w:t>
      </w:r>
      <w:r w:rsidRPr="00186B76">
        <w:t xml:space="preserve"> na decisão motivada sobre a existência de conveniência e oportunidade da </w:t>
      </w:r>
      <w:r w:rsidRPr="00B31CF6">
        <w:rPr>
          <w:b/>
          <w:bCs w:val="0"/>
        </w:rPr>
        <w:t>Prorrogação</w:t>
      </w:r>
      <w:r w:rsidRPr="00186B76">
        <w:t xml:space="preserve"> do </w:t>
      </w:r>
      <w:r w:rsidRPr="004D47B3">
        <w:rPr>
          <w:b/>
        </w:rPr>
        <w:t>Contrato</w:t>
      </w:r>
      <w:r w:rsidRPr="00186B76">
        <w:t>.</w:t>
      </w:r>
    </w:p>
    <w:p w:rsidR="00B31CF6" w:rsidP="00B31CF6" w:rsidRDefault="00B31CF6" w14:paraId="6FCFC2BC" w14:textId="77777777">
      <w:pPr>
        <w:pStyle w:val="MinutadeContrato"/>
      </w:pPr>
    </w:p>
    <w:p w:rsidR="00B31CF6" w:rsidP="00B31CF6" w:rsidRDefault="005F6644" w14:paraId="4AE5E1DF" w14:textId="77777777">
      <w:pPr>
        <w:pStyle w:val="MinutadeContrato"/>
        <w:numPr>
          <w:ilvl w:val="1"/>
          <w:numId w:val="2"/>
        </w:numPr>
      </w:pPr>
      <w:r w:rsidRPr="00186B76">
        <w:rPr>
          <w:rFonts w:eastAsia="Spranq eco sans"/>
        </w:rPr>
        <w:t xml:space="preserve">A </w:t>
      </w:r>
      <w:r w:rsidRPr="00186B76">
        <w:rPr>
          <w:rFonts w:eastAsia="Spranq eco sans"/>
          <w:b/>
        </w:rPr>
        <w:t>Arrendatária</w:t>
      </w:r>
      <w:r w:rsidRPr="00186B76">
        <w:rPr>
          <w:rFonts w:eastAsia="Spranq eco sans"/>
        </w:rPr>
        <w:t xml:space="preserve"> deverá manifestar formalmente, junto ao</w:t>
      </w:r>
      <w:r w:rsidRPr="00186B76">
        <w:rPr>
          <w:rFonts w:eastAsia="Spranq eco sans"/>
          <w:b/>
        </w:rPr>
        <w:t xml:space="preserve"> Poder Concedente, </w:t>
      </w:r>
      <w:r w:rsidRPr="00186B76">
        <w:rPr>
          <w:rFonts w:eastAsia="Spranq eco sans"/>
        </w:rPr>
        <w:t xml:space="preserve">seu interesse na </w:t>
      </w:r>
      <w:r w:rsidRPr="00186B76">
        <w:rPr>
          <w:rFonts w:eastAsia="Spranq eco sans"/>
          <w:b/>
        </w:rPr>
        <w:t>Prorrogação</w:t>
      </w:r>
      <w:r w:rsidRPr="00186B76">
        <w:rPr>
          <w:rFonts w:eastAsia="Spranq eco sans"/>
        </w:rPr>
        <w:t xml:space="preserve"> do </w:t>
      </w:r>
      <w:r w:rsidRPr="00186B76">
        <w:rPr>
          <w:rFonts w:eastAsia="Spranq eco sans"/>
          <w:b/>
        </w:rPr>
        <w:t>Contrato</w:t>
      </w:r>
      <w:r w:rsidRPr="00186B76">
        <w:rPr>
          <w:rFonts w:eastAsia="Spranq eco sans"/>
        </w:rPr>
        <w:t xml:space="preserve"> no período de até 60 (sessenta) meses antes da data do término do </w:t>
      </w:r>
      <w:r w:rsidRPr="00186B76">
        <w:rPr>
          <w:rFonts w:eastAsia="Spranq eco sans"/>
          <w:b/>
        </w:rPr>
        <w:t xml:space="preserve">Prazo do Arrendamento, </w:t>
      </w:r>
      <w:r w:rsidRPr="00186B76">
        <w:rPr>
          <w:rFonts w:eastAsia="Spranq eco sans"/>
        </w:rPr>
        <w:t xml:space="preserve">ressalvadas as exceções estabelecidas em ato do </w:t>
      </w:r>
      <w:r w:rsidRPr="00186B76">
        <w:rPr>
          <w:rFonts w:eastAsia="Spranq eco sans"/>
          <w:b/>
        </w:rPr>
        <w:t>Poder Concedente</w:t>
      </w:r>
      <w:r w:rsidRPr="00186B76">
        <w:rPr>
          <w:rFonts w:eastAsia="Spranq eco sans"/>
        </w:rPr>
        <w:t>.</w:t>
      </w:r>
    </w:p>
    <w:p w:rsidR="00B31CF6" w:rsidP="00B31CF6" w:rsidRDefault="00B31CF6" w14:paraId="106E9139" w14:textId="77777777">
      <w:pPr>
        <w:pStyle w:val="MinutadeContrato"/>
      </w:pPr>
    </w:p>
    <w:p w:rsidR="00B31CF6" w:rsidP="00553BD0" w:rsidRDefault="005F6644" w14:paraId="3B75C167" w14:textId="77777777">
      <w:pPr>
        <w:pStyle w:val="MinutadeContrato"/>
        <w:numPr>
          <w:ilvl w:val="1"/>
          <w:numId w:val="2"/>
        </w:numPr>
      </w:pPr>
      <w:r w:rsidRPr="00186B76">
        <w:t xml:space="preserve">A </w:t>
      </w:r>
      <w:r w:rsidRPr="00A06554">
        <w:rPr>
          <w:b/>
          <w:bCs w:val="0"/>
        </w:rPr>
        <w:t>Arrendatária</w:t>
      </w:r>
      <w:r w:rsidRPr="00186B76">
        <w:t xml:space="preserve"> reconhece expressamente que a </w:t>
      </w:r>
      <w:r w:rsidRPr="00186B76">
        <w:rPr>
          <w:b/>
        </w:rPr>
        <w:t>Prorrogação</w:t>
      </w:r>
      <w:r w:rsidRPr="00186B76">
        <w:t xml:space="preserve"> do </w:t>
      </w:r>
      <w:r w:rsidRPr="00186B76">
        <w:rPr>
          <w:b/>
        </w:rPr>
        <w:t>Contrato</w:t>
      </w:r>
      <w:r w:rsidRPr="00186B76">
        <w:t xml:space="preserve"> é uma faculdade do </w:t>
      </w:r>
      <w:r w:rsidRPr="00186B76">
        <w:rPr>
          <w:b/>
        </w:rPr>
        <w:t>Poder Concedente</w:t>
      </w:r>
      <w:r w:rsidRPr="00186B76">
        <w:t xml:space="preserve">, cuja decisão se dará em função do interesse público, não cabendo qualquer direito subjetivo à </w:t>
      </w:r>
      <w:r w:rsidRPr="00553BD0">
        <w:rPr>
          <w:b/>
          <w:bCs w:val="0"/>
        </w:rPr>
        <w:t>Prorrogação</w:t>
      </w:r>
      <w:r w:rsidRPr="00186B76">
        <w:t>.</w:t>
      </w:r>
      <w:bookmarkStart w:name="_Toc344451291" w:id="425"/>
    </w:p>
    <w:p w:rsidR="00B31CF6" w:rsidP="001A7833" w:rsidRDefault="00B31CF6" w14:paraId="7CC5F2F9" w14:textId="77777777">
      <w:pPr>
        <w:pStyle w:val="MinutadeContrato"/>
      </w:pPr>
    </w:p>
    <w:p w:rsidR="00B31CF6" w:rsidP="001A7833" w:rsidRDefault="001A7833" w14:paraId="783D9C9D" w14:textId="77777777">
      <w:pPr>
        <w:pStyle w:val="MinutadeContrato"/>
        <w:numPr>
          <w:ilvl w:val="1"/>
          <w:numId w:val="2"/>
        </w:numPr>
      </w:pPr>
      <w:r w:rsidRPr="00186B76">
        <w:t xml:space="preserve">A </w:t>
      </w:r>
      <w:r w:rsidRPr="00A06554">
        <w:rPr>
          <w:b/>
        </w:rPr>
        <w:t>Arrendatária</w:t>
      </w:r>
      <w:r w:rsidRPr="00186B76">
        <w:t xml:space="preserve"> não terá direito à manutenção do </w:t>
      </w:r>
      <w:r w:rsidRPr="00186B76">
        <w:rPr>
          <w:b/>
        </w:rPr>
        <w:t>Arrendamento</w:t>
      </w:r>
      <w:r w:rsidRPr="00186B76">
        <w:t xml:space="preserve"> por período superior ao </w:t>
      </w:r>
      <w:r w:rsidRPr="00186B76">
        <w:rPr>
          <w:b/>
        </w:rPr>
        <w:t>Prazo do Arrendamento</w:t>
      </w:r>
      <w:r w:rsidRPr="00186B76">
        <w:t xml:space="preserve">, ainda que pendente discussão judicial ou extrajudicial sobre o pagamento de qualquer valor à </w:t>
      </w:r>
      <w:r w:rsidRPr="00186B76">
        <w:rPr>
          <w:b/>
        </w:rPr>
        <w:t>Arrendatária</w:t>
      </w:r>
      <w:r w:rsidRPr="00186B76">
        <w:t xml:space="preserve"> pelo </w:t>
      </w:r>
      <w:r w:rsidRPr="00186B76">
        <w:rPr>
          <w:b/>
        </w:rPr>
        <w:t>Poder Concedente</w:t>
      </w:r>
      <w:r w:rsidRPr="00186B76">
        <w:t>, inclusive a título de indenização.</w:t>
      </w:r>
    </w:p>
    <w:p w:rsidR="00B31CF6" w:rsidP="001A7833" w:rsidRDefault="00B31CF6" w14:paraId="51072E4C" w14:textId="77777777">
      <w:pPr>
        <w:pStyle w:val="MinutadeContrato"/>
      </w:pPr>
    </w:p>
    <w:p w:rsidR="00B31CF6" w:rsidP="00017592" w:rsidRDefault="00017592" w14:paraId="143BCE54" w14:textId="2D5D6C36">
      <w:pPr>
        <w:pStyle w:val="MinutadeContrato"/>
        <w:numPr>
          <w:ilvl w:val="0"/>
          <w:numId w:val="2"/>
        </w:numPr>
        <w:outlineLvl w:val="0"/>
        <w:rPr>
          <w:b/>
        </w:rPr>
      </w:pPr>
      <w:bookmarkStart w:name="_Toc367195609" w:id="426"/>
      <w:bookmarkStart w:name="_Toc468105424" w:id="427"/>
      <w:bookmarkStart w:name="_Toc497310001" w:id="428"/>
      <w:bookmarkStart w:name="_Toc506983772" w:id="429"/>
      <w:bookmarkStart w:name="_Toc505936352" w:id="430"/>
      <w:bookmarkStart w:name="_Toc479169582" w:id="431"/>
      <w:bookmarkStart w:name="_Toc516653213" w:id="432"/>
      <w:bookmarkStart w:name="_Toc508876298" w:id="433"/>
      <w:bookmarkStart w:name="_Toc498342634" w:id="434"/>
      <w:bookmarkStart w:name="_Toc508098033" w:id="435"/>
      <w:bookmarkStart w:name="_Toc504641330" w:id="436"/>
      <w:bookmarkStart w:name="_Toc506986397" w:id="437"/>
      <w:bookmarkStart w:name="_Toc498417159" w:id="438"/>
      <w:bookmarkStart w:name="_Toc508101047" w:id="439"/>
      <w:bookmarkStart w:name="_Toc516670491" w:id="440"/>
      <w:bookmarkStart w:name="_Toc516653076" w:id="441"/>
      <w:bookmarkStart w:name="_Toc516685272" w:id="442"/>
      <w:bookmarkStart w:name="_Toc508011925" w:id="443"/>
      <w:bookmarkStart w:name="_Toc511292804" w:id="444"/>
      <w:bookmarkStart w:name="_Toc508905830" w:id="445"/>
      <w:bookmarkStart w:name="_Toc508906538" w:id="446"/>
      <w:bookmarkStart w:name="_Toc511294276" w:id="447"/>
      <w:bookmarkStart w:name="_Toc509418066" w:id="448"/>
      <w:bookmarkStart w:name="_Toc520129629" w:id="449"/>
      <w:bookmarkStart w:name="_Toc529542930" w:id="450"/>
      <w:bookmarkStart w:name="_Toc529543221" w:id="451"/>
      <w:bookmarkStart w:name="_Toc520135196" w:id="452"/>
      <w:bookmarkStart w:name="_Toc531161624" w:id="453"/>
      <w:bookmarkStart w:name="_Toc5721019" w:id="454"/>
      <w:bookmarkStart w:name="_Toc5779491" w:id="455"/>
      <w:bookmarkStart w:name="_Toc23416568" w:id="456"/>
      <w:bookmarkStart w:name="_Toc216433084" w:id="457"/>
      <w:r>
        <w:rPr>
          <w:b/>
        </w:rPr>
        <w:t xml:space="preserve">Do </w:t>
      </w:r>
      <w:r w:rsidRPr="00186B76" w:rsidR="005F6644">
        <w:rPr>
          <w:b/>
        </w:rPr>
        <w:t xml:space="preserve">Plano Básico de Implantação </w:t>
      </w:r>
      <w:r w:rsidR="001B4453">
        <w:rPr>
          <w:b/>
        </w:rPr>
        <w:t>-</w:t>
      </w:r>
      <w:r w:rsidRPr="00186B76" w:rsidR="005F6644">
        <w:rPr>
          <w:b/>
        </w:rPr>
        <w:t xml:space="preserve"> PBI</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p>
    <w:p w:rsidR="00B31CF6" w:rsidP="00553BD0" w:rsidRDefault="00B31CF6" w14:paraId="1B87EC8F" w14:textId="77777777">
      <w:pPr>
        <w:pStyle w:val="MinutadeContrato"/>
        <w:rPr>
          <w:b/>
        </w:rPr>
      </w:pPr>
    </w:p>
    <w:p w:rsidR="00B31CF6" w:rsidP="00553BD0" w:rsidRDefault="005F6644" w14:paraId="270915BE" w14:textId="71F42406">
      <w:pPr>
        <w:pStyle w:val="MinutadeContrato"/>
        <w:numPr>
          <w:ilvl w:val="1"/>
          <w:numId w:val="2"/>
        </w:numPr>
      </w:pPr>
      <w:r w:rsidRPr="00186B76">
        <w:t xml:space="preserve">O </w:t>
      </w:r>
      <w:r w:rsidRPr="00186B76">
        <w:rPr>
          <w:b/>
        </w:rPr>
        <w:t>Poder Concedente</w:t>
      </w:r>
      <w:r w:rsidRPr="00186B76">
        <w:t xml:space="preserve"> terá o prazo máximo de 30 (trinta) dias, contados da assinatura do </w:t>
      </w:r>
      <w:r w:rsidRPr="00553BD0">
        <w:rPr>
          <w:b/>
          <w:bCs w:val="0"/>
        </w:rPr>
        <w:t>Contrato</w:t>
      </w:r>
      <w:r w:rsidRPr="00186B76">
        <w:t xml:space="preserve">, para manifestar expressamente sua não objeção ou solicitar os esclarecimentos ou modificações mencionadas na </w:t>
      </w:r>
      <w:r w:rsidRPr="00553BD0">
        <w:rPr>
          <w:highlight w:val="yellow"/>
        </w:rPr>
        <w:t xml:space="preserve">Subcláusula </w:t>
      </w:r>
      <w:r w:rsidR="00553BD0">
        <w:rPr>
          <w:highlight w:val="yellow"/>
        </w:rPr>
        <w:fldChar w:fldCharType="begin"/>
      </w:r>
      <w:r w:rsidR="00553BD0">
        <w:rPr>
          <w:highlight w:val="yellow"/>
        </w:rPr>
        <w:instrText xml:space="preserve"> REF _Ref367191309 \r \h </w:instrText>
      </w:r>
      <w:r w:rsidR="00553BD0">
        <w:rPr>
          <w:highlight w:val="yellow"/>
        </w:rPr>
      </w:r>
      <w:r w:rsidR="00553BD0">
        <w:rPr>
          <w:highlight w:val="yellow"/>
        </w:rPr>
        <w:fldChar w:fldCharType="separate"/>
      </w:r>
      <w:ins w:author="Isabela Alves Pereira Oliveira" w:date="2025-12-12T11:57:00Z" w16du:dateUtc="2025-12-12T14:57:00Z" w:id="458">
        <w:r w:rsidR="00C55F81">
          <w:rPr>
            <w:highlight w:val="yellow"/>
          </w:rPr>
          <w:t>5.3</w:t>
        </w:r>
      </w:ins>
      <w:del w:author="Isabela Alves Pereira Oliveira" w:date="2025-12-12T09:24:00Z" w16du:dateUtc="2025-12-12T12:24:00Z" w:id="459">
        <w:r w:rsidDel="00DA0233" w:rsidR="008B01F3">
          <w:rPr>
            <w:highlight w:val="yellow"/>
          </w:rPr>
          <w:delText>7.3</w:delText>
        </w:r>
      </w:del>
      <w:r w:rsidR="00553BD0">
        <w:rPr>
          <w:highlight w:val="yellow"/>
        </w:rPr>
        <w:fldChar w:fldCharType="end"/>
      </w:r>
      <w:r w:rsidRPr="00186B76">
        <w:t xml:space="preserve"> em relação ao </w:t>
      </w:r>
      <w:r w:rsidRPr="00186B76">
        <w:rPr>
          <w:b/>
        </w:rPr>
        <w:t>PBI</w:t>
      </w:r>
      <w:r w:rsidRPr="00186B76">
        <w:t>.</w:t>
      </w:r>
    </w:p>
    <w:p w:rsidR="00B31CF6" w:rsidP="00553BD0" w:rsidRDefault="00B31CF6" w14:paraId="488AE059" w14:textId="77777777">
      <w:pPr>
        <w:pStyle w:val="MinutadeContrato"/>
      </w:pPr>
    </w:p>
    <w:p w:rsidR="00B31CF6" w:rsidP="00553BD0" w:rsidRDefault="005F6644" w14:paraId="438F2B00" w14:textId="77777777">
      <w:pPr>
        <w:pStyle w:val="MinutadeContrato"/>
        <w:numPr>
          <w:ilvl w:val="2"/>
          <w:numId w:val="2"/>
        </w:numPr>
      </w:pPr>
      <w:r w:rsidRPr="00186B76">
        <w:t>A análise de não objeção se dará em relação aos itens editalícios e a verificação se o projeto proposto atende aos parâmet</w:t>
      </w:r>
      <w:r>
        <w:t>r</w:t>
      </w:r>
      <w:r w:rsidRPr="00186B76">
        <w:t>os mínimos.</w:t>
      </w:r>
    </w:p>
    <w:p w:rsidR="00B31CF6" w:rsidP="00553BD0" w:rsidRDefault="00B31CF6" w14:paraId="06665354" w14:textId="77777777">
      <w:pPr>
        <w:pStyle w:val="MinutadeContrato"/>
      </w:pPr>
    </w:p>
    <w:p w:rsidR="001B4453" w:rsidP="001B4453" w:rsidRDefault="001B4453" w14:paraId="1FC7258D" w14:textId="74D6C40C">
      <w:pPr>
        <w:pStyle w:val="MinutadeContrato"/>
        <w:numPr>
          <w:ilvl w:val="1"/>
          <w:numId w:val="2"/>
        </w:numPr>
      </w:pPr>
      <w:r w:rsidRPr="00186B76">
        <w:t xml:space="preserve">O </w:t>
      </w:r>
      <w:r w:rsidRPr="00186B76">
        <w:rPr>
          <w:b/>
        </w:rPr>
        <w:t>PBI</w:t>
      </w:r>
      <w:r w:rsidRPr="00186B76">
        <w:t xml:space="preserve"> poderá ser alterado a qualquer tempo, mediante solicitação da </w:t>
      </w:r>
      <w:r w:rsidRPr="00186B76">
        <w:rPr>
          <w:b/>
        </w:rPr>
        <w:t>Arrendatária</w:t>
      </w:r>
      <w:r w:rsidRPr="00186B76">
        <w:t xml:space="preserve"> ou da </w:t>
      </w:r>
      <w:r w:rsidRPr="00186B76">
        <w:rPr>
          <w:b/>
        </w:rPr>
        <w:t>ANTAQ</w:t>
      </w:r>
      <w:r w:rsidRPr="00186B76">
        <w:t xml:space="preserve">, desde que </w:t>
      </w:r>
      <w:r w:rsidR="006D4A4B">
        <w:t>submetida à avaliação</w:t>
      </w:r>
      <w:r w:rsidRPr="00186B76">
        <w:t xml:space="preserve"> </w:t>
      </w:r>
      <w:r w:rsidR="006D4A4B">
        <w:t>d</w:t>
      </w:r>
      <w:r w:rsidRPr="00186B76">
        <w:t xml:space="preserve">o </w:t>
      </w:r>
      <w:r w:rsidRPr="00186B76">
        <w:rPr>
          <w:b/>
        </w:rPr>
        <w:t>Poder Concedente</w:t>
      </w:r>
      <w:r w:rsidRPr="00186B76">
        <w:t xml:space="preserve"> e observadas as regras do </w:t>
      </w:r>
      <w:r w:rsidRPr="00186B76">
        <w:rPr>
          <w:b/>
        </w:rPr>
        <w:t>Contrato</w:t>
      </w:r>
      <w:r w:rsidRPr="00186B76">
        <w:t xml:space="preserve">, </w:t>
      </w:r>
      <w:r w:rsidRPr="00186B76">
        <w:rPr>
          <w:b/>
        </w:rPr>
        <w:t>Anexos</w:t>
      </w:r>
      <w:r w:rsidRPr="00186B76">
        <w:t xml:space="preserve"> e a legislação e regulamentação.</w:t>
      </w:r>
    </w:p>
    <w:p w:rsidR="00393D15" w:rsidP="00393D15" w:rsidRDefault="00393D15" w14:paraId="26F31FD1" w14:textId="77777777">
      <w:pPr>
        <w:pStyle w:val="MinutadeContrato"/>
      </w:pPr>
    </w:p>
    <w:p w:rsidR="00393D15" w:rsidP="0073485C" w:rsidRDefault="00393D15" w14:paraId="387B939F" w14:textId="3EB8634A">
      <w:pPr>
        <w:pStyle w:val="MinutadeContrato"/>
        <w:numPr>
          <w:ilvl w:val="2"/>
          <w:numId w:val="2"/>
        </w:numPr>
      </w:pPr>
      <w:r w:rsidRPr="00221AA3">
        <w:rPr>
          <w:highlight w:val="red"/>
        </w:rPr>
        <w:t xml:space="preserve">São vedadas alterações que reduzam a qualidade ou a vida útil do empreendimento </w:t>
      </w:r>
      <w:r w:rsidRPr="00221AA3" w:rsidR="0073485C">
        <w:rPr>
          <w:highlight w:val="red"/>
        </w:rPr>
        <w:t xml:space="preserve">e elas </w:t>
      </w:r>
      <w:r w:rsidRPr="00221AA3">
        <w:rPr>
          <w:highlight w:val="red"/>
        </w:rPr>
        <w:t>deve</w:t>
      </w:r>
      <w:r w:rsidRPr="00221AA3" w:rsidR="0073485C">
        <w:rPr>
          <w:highlight w:val="red"/>
        </w:rPr>
        <w:t>m</w:t>
      </w:r>
      <w:r w:rsidRPr="00221AA3">
        <w:rPr>
          <w:highlight w:val="red"/>
        </w:rPr>
        <w:t xml:space="preserve"> resguarda</w:t>
      </w:r>
      <w:r w:rsidRPr="00221AA3" w:rsidR="0073485C">
        <w:rPr>
          <w:highlight w:val="red"/>
        </w:rPr>
        <w:t xml:space="preserve">r </w:t>
      </w:r>
      <w:r w:rsidRPr="00221AA3">
        <w:rPr>
          <w:highlight w:val="red"/>
        </w:rPr>
        <w:t>a responsabilidade integral do contratado</w:t>
      </w:r>
      <w:r>
        <w:t xml:space="preserve"> pelos riscos associados ao projeto básico.</w:t>
      </w:r>
    </w:p>
    <w:p w:rsidR="001B4453" w:rsidP="00553BD0" w:rsidRDefault="001B4453" w14:paraId="12CD8B3B" w14:textId="77777777">
      <w:pPr>
        <w:pStyle w:val="MinutadeContrato"/>
      </w:pPr>
    </w:p>
    <w:p w:rsidR="00B31CF6" w:rsidP="00553BD0" w:rsidRDefault="005F6644" w14:paraId="782B9033" w14:textId="77777777">
      <w:pPr>
        <w:pStyle w:val="MinutadeContrato"/>
        <w:numPr>
          <w:ilvl w:val="1"/>
          <w:numId w:val="2"/>
        </w:numPr>
      </w:pPr>
      <w:bookmarkStart w:name="_Ref367191309" w:id="460"/>
      <w:r w:rsidRPr="00186B76">
        <w:t xml:space="preserve">O </w:t>
      </w:r>
      <w:r w:rsidRPr="00186B76">
        <w:rPr>
          <w:b/>
        </w:rPr>
        <w:t>Poder Concedente</w:t>
      </w:r>
      <w:r w:rsidRPr="00186B76">
        <w:t xml:space="preserve"> poderá solicitar à </w:t>
      </w:r>
      <w:r w:rsidRPr="00186B76">
        <w:rPr>
          <w:b/>
        </w:rPr>
        <w:t>Arrendatária</w:t>
      </w:r>
      <w:r w:rsidRPr="00186B76">
        <w:t xml:space="preserve"> esclarecimentos ou modificações no </w:t>
      </w:r>
      <w:r w:rsidRPr="00186B76">
        <w:rPr>
          <w:b/>
        </w:rPr>
        <w:t>PBI</w:t>
      </w:r>
      <w:r w:rsidRPr="00186B76">
        <w:t xml:space="preserve">, bem como poderá rejeitá-lo, caso, após a solicitação de esclarecimentos e modificações, não fique comprovada sua aptidão para atendimento aos requisitos do </w:t>
      </w:r>
      <w:r w:rsidRPr="00186B76">
        <w:rPr>
          <w:b/>
        </w:rPr>
        <w:t xml:space="preserve">Contrato </w:t>
      </w:r>
      <w:r w:rsidRPr="00186B76">
        <w:t xml:space="preserve">e </w:t>
      </w:r>
      <w:r w:rsidRPr="00186B76">
        <w:rPr>
          <w:b/>
        </w:rPr>
        <w:t>Anexos</w:t>
      </w:r>
      <w:r w:rsidRPr="00186B76">
        <w:t>.</w:t>
      </w:r>
      <w:bookmarkEnd w:id="460"/>
    </w:p>
    <w:p w:rsidR="00B31CF6" w:rsidP="00553BD0" w:rsidRDefault="00B31CF6" w14:paraId="72630230" w14:textId="77777777">
      <w:pPr>
        <w:pStyle w:val="MinutadeContrato"/>
      </w:pPr>
    </w:p>
    <w:p w:rsidR="00B31CF6" w:rsidP="001B4453" w:rsidRDefault="005F6644" w14:paraId="389492F4" w14:textId="77777777">
      <w:pPr>
        <w:pStyle w:val="MinutadeContrato"/>
        <w:numPr>
          <w:ilvl w:val="2"/>
          <w:numId w:val="2"/>
        </w:numPr>
      </w:pPr>
      <w:bookmarkStart w:name="_Ref367202390" w:id="461"/>
      <w:r w:rsidRPr="00186B76">
        <w:t xml:space="preserve">O </w:t>
      </w:r>
      <w:r w:rsidRPr="00186B76">
        <w:rPr>
          <w:b/>
        </w:rPr>
        <w:t>Poder Concedente</w:t>
      </w:r>
      <w:r w:rsidRPr="00186B76">
        <w:t xml:space="preserve"> comunicará à </w:t>
      </w:r>
      <w:r w:rsidRPr="00186B76">
        <w:rPr>
          <w:b/>
        </w:rPr>
        <w:t xml:space="preserve">Arrendatária </w:t>
      </w:r>
      <w:r w:rsidRPr="00186B76">
        <w:t>a necessidade de complementação ou modificação e</w:t>
      </w:r>
      <w:r w:rsidRPr="00186B76">
        <w:rPr>
          <w:b/>
        </w:rPr>
        <w:t xml:space="preserve"> </w:t>
      </w:r>
      <w:r w:rsidRPr="00186B76">
        <w:t xml:space="preserve">estabelecerá prazo para apresentação do novo </w:t>
      </w:r>
      <w:r w:rsidRPr="00186B76">
        <w:rPr>
          <w:b/>
        </w:rPr>
        <w:t>PBI</w:t>
      </w:r>
      <w:r w:rsidRPr="00186B76">
        <w:t>.</w:t>
      </w:r>
      <w:bookmarkEnd w:id="461"/>
    </w:p>
    <w:p w:rsidR="00B31CF6" w:rsidP="00553BD0" w:rsidRDefault="00B31CF6" w14:paraId="5B57EEA3" w14:textId="77777777">
      <w:pPr>
        <w:pStyle w:val="MinutadeContrato"/>
      </w:pPr>
    </w:p>
    <w:p w:rsidR="00B31CF6" w:rsidP="001B4453" w:rsidRDefault="005F6644" w14:paraId="5E2F7DAC" w14:textId="124B5675">
      <w:pPr>
        <w:pStyle w:val="MinutadeContrato"/>
        <w:numPr>
          <w:ilvl w:val="2"/>
          <w:numId w:val="2"/>
        </w:numPr>
      </w:pPr>
      <w:r>
        <w:t xml:space="preserve">Se após a reapresentação, nos termos da </w:t>
      </w:r>
      <w:r w:rsidRPr="001B4453">
        <w:rPr>
          <w:highlight w:val="yellow"/>
        </w:rPr>
        <w:t xml:space="preserve">Subcláusula </w:t>
      </w:r>
      <w:r w:rsidRPr="001B4453">
        <w:rPr>
          <w:highlight w:val="yellow"/>
        </w:rPr>
        <w:fldChar w:fldCharType="begin"/>
      </w:r>
      <w:r w:rsidRPr="001B4453">
        <w:rPr>
          <w:highlight w:val="yellow"/>
        </w:rPr>
        <w:instrText xml:space="preserve"> REF _Ref367202390 \r \h  \* MERGEFORMAT </w:instrText>
      </w:r>
      <w:r w:rsidRPr="001B4453">
        <w:rPr>
          <w:highlight w:val="yellow"/>
        </w:rPr>
      </w:r>
      <w:r w:rsidRPr="001B4453">
        <w:rPr>
          <w:highlight w:val="yellow"/>
        </w:rPr>
        <w:fldChar w:fldCharType="separate"/>
      </w:r>
      <w:ins w:author="Isabela Alves Pereira Oliveira" w:date="2025-12-12T11:57:00Z" w16du:dateUtc="2025-12-12T14:57:00Z" w:id="462">
        <w:r w:rsidR="00C55F81">
          <w:rPr>
            <w:highlight w:val="yellow"/>
          </w:rPr>
          <w:t>5.3.1</w:t>
        </w:r>
      </w:ins>
      <w:del w:author="Isabela Alves Pereira Oliveira" w:date="2025-12-12T09:24:00Z" w16du:dateUtc="2025-12-12T12:24:00Z" w:id="463">
        <w:r w:rsidDel="00DA0233" w:rsidR="0073485C">
          <w:rPr>
            <w:highlight w:val="yellow"/>
          </w:rPr>
          <w:delText>1.24.1</w:delText>
        </w:r>
      </w:del>
      <w:r w:rsidRPr="001B4453">
        <w:rPr>
          <w:highlight w:val="yellow"/>
        </w:rPr>
        <w:fldChar w:fldCharType="end"/>
      </w:r>
      <w:r>
        <w:t xml:space="preserve">, o </w:t>
      </w:r>
      <w:r w:rsidRPr="160BC4F4">
        <w:rPr>
          <w:b/>
        </w:rPr>
        <w:t>PBI</w:t>
      </w:r>
      <w:r>
        <w:t xml:space="preserve"> for considerado inapto para viabilizar o atendimento aos requisitos do </w:t>
      </w:r>
      <w:r w:rsidRPr="160BC4F4">
        <w:rPr>
          <w:b/>
        </w:rPr>
        <w:t xml:space="preserve">Contrato </w:t>
      </w:r>
      <w:r>
        <w:t xml:space="preserve">e </w:t>
      </w:r>
      <w:r w:rsidRPr="160BC4F4">
        <w:rPr>
          <w:b/>
        </w:rPr>
        <w:t>Anexos</w:t>
      </w:r>
      <w:r>
        <w:t xml:space="preserve">, o </w:t>
      </w:r>
      <w:r w:rsidRPr="160BC4F4">
        <w:rPr>
          <w:b/>
        </w:rPr>
        <w:t>Contrato</w:t>
      </w:r>
      <w:r>
        <w:t xml:space="preserve"> será declarado extinto por culpa da </w:t>
      </w:r>
      <w:r w:rsidRPr="160BC4F4">
        <w:rPr>
          <w:b/>
        </w:rPr>
        <w:t>Arrendatária</w:t>
      </w:r>
      <w:r>
        <w:t xml:space="preserve">, nos termos da alínea “a” da </w:t>
      </w:r>
      <w:r w:rsidRPr="001B4453">
        <w:rPr>
          <w:highlight w:val="yellow"/>
        </w:rPr>
        <w:t>Subcláusula 24.4</w:t>
      </w:r>
      <w:r>
        <w:t>.</w:t>
      </w:r>
    </w:p>
    <w:p w:rsidR="00B31CF6" w:rsidP="001B4453" w:rsidRDefault="00B31CF6" w14:paraId="576ABF27" w14:textId="77777777">
      <w:pPr>
        <w:pStyle w:val="MinutadeContrato"/>
      </w:pPr>
    </w:p>
    <w:p w:rsidR="00B31CF6" w:rsidP="0073485C" w:rsidRDefault="005F6644" w14:paraId="2E1583F4" w14:textId="1CC759DB">
      <w:pPr>
        <w:pStyle w:val="MinutadeContrato"/>
        <w:numPr>
          <w:ilvl w:val="1"/>
          <w:numId w:val="2"/>
        </w:numPr>
      </w:pPr>
      <w:r w:rsidRPr="00186B76">
        <w:t xml:space="preserve">Para a realização das obras de infraestrutura e superestrutura, a qualquer tempo, a </w:t>
      </w:r>
      <w:r w:rsidRPr="00186B76">
        <w:rPr>
          <w:b/>
        </w:rPr>
        <w:t>Arrendatária</w:t>
      </w:r>
      <w:r w:rsidRPr="00186B76">
        <w:t xml:space="preserve"> deverá realizar os projetos básico e executivo de engenharia, obter as aprovações cabíveis, e enviar cópia eletrônica dos projetos à </w:t>
      </w:r>
      <w:del w:author="Isabela Alves Pereira Oliveira" w:date="2025-12-12T12:07:00Z" w16du:dateUtc="2025-12-12T15:07:00Z" w:id="464">
        <w:r w:rsidDel="009F0F29" w:rsidR="00E23F2C">
          <w:rPr>
            <w:b/>
          </w:rPr>
          <w:delText>A</w:delText>
        </w:r>
        <w:r w:rsidDel="009F0F29" w:rsidR="00221AA3">
          <w:rPr>
            <w:b/>
          </w:rPr>
          <w:delText>dministração do Porto</w:delText>
        </w:r>
      </w:del>
      <w:ins w:author="Isabela Alves Pereira Oliveira" w:date="2025-12-12T12:07:00Z" w16du:dateUtc="2025-12-12T15:07:00Z" w:id="465">
        <w:r w:rsidR="009F0F29">
          <w:rPr>
            <w:b/>
          </w:rPr>
          <w:t>Autoridade Portuária</w:t>
        </w:r>
      </w:ins>
      <w:r w:rsidRPr="00186B76">
        <w:t xml:space="preserve"> e à </w:t>
      </w:r>
      <w:r w:rsidRPr="00186B76">
        <w:rPr>
          <w:b/>
        </w:rPr>
        <w:t>ANTAQ</w:t>
      </w:r>
      <w:r w:rsidRPr="00186B76">
        <w:t xml:space="preserve">, acompanhado de nota que justifique sua compatibilidade com o </w:t>
      </w:r>
      <w:r w:rsidRPr="00186B76">
        <w:rPr>
          <w:b/>
        </w:rPr>
        <w:t>PBI</w:t>
      </w:r>
      <w:r w:rsidRPr="00186B76">
        <w:t>.</w:t>
      </w:r>
    </w:p>
    <w:p w:rsidR="00B31CF6" w:rsidP="0073485C" w:rsidRDefault="00B31CF6" w14:paraId="35341023" w14:textId="77777777">
      <w:pPr>
        <w:pStyle w:val="MinutadeContrato"/>
      </w:pPr>
    </w:p>
    <w:p w:rsidR="00B31CF6" w:rsidP="0073485C" w:rsidRDefault="005F6644" w14:paraId="78C3EFAD" w14:textId="77777777">
      <w:pPr>
        <w:pStyle w:val="MinutadeContrato"/>
        <w:numPr>
          <w:ilvl w:val="2"/>
          <w:numId w:val="2"/>
        </w:numPr>
      </w:pPr>
      <w:r w:rsidRPr="00186B76">
        <w:t xml:space="preserve">A documentação a ser submetida incluirá dados primários resultantes de estudos de sondagem, topografia, batimetria, e outros realizados pela </w:t>
      </w:r>
      <w:r w:rsidRPr="00186B76">
        <w:rPr>
          <w:b/>
        </w:rPr>
        <w:t>Arrendatária</w:t>
      </w:r>
      <w:r w:rsidRPr="00186B76">
        <w:t xml:space="preserve">, bem como outros elementos definidos pela regulamentação da </w:t>
      </w:r>
      <w:r w:rsidRPr="00186B76">
        <w:rPr>
          <w:b/>
        </w:rPr>
        <w:t>ANTAQ</w:t>
      </w:r>
      <w:r w:rsidRPr="00186B76">
        <w:t>.</w:t>
      </w:r>
    </w:p>
    <w:p w:rsidR="00B31CF6" w:rsidP="0073485C" w:rsidRDefault="00B31CF6" w14:paraId="295BE7CE" w14:textId="77777777">
      <w:pPr>
        <w:pStyle w:val="MinutadeContrato"/>
      </w:pPr>
    </w:p>
    <w:p w:rsidR="00B31CF6" w:rsidP="0073485C" w:rsidRDefault="005F6644" w14:paraId="6BE1DE28" w14:textId="42C88F52">
      <w:pPr>
        <w:pStyle w:val="MinutadeContrato"/>
        <w:numPr>
          <w:ilvl w:val="1"/>
          <w:numId w:val="2"/>
        </w:numPr>
      </w:pPr>
      <w:r w:rsidRPr="00186B76">
        <w:t xml:space="preserve">Sem prejuízo do atendimento às disposições legais e regulamentares aplicáveis, bem como às demais disposições deste </w:t>
      </w:r>
      <w:r w:rsidRPr="0073485C">
        <w:rPr>
          <w:b/>
          <w:bCs w:val="0"/>
        </w:rPr>
        <w:t>Contrato</w:t>
      </w:r>
      <w:r w:rsidRPr="00186B76">
        <w:t xml:space="preserve"> e seus </w:t>
      </w:r>
      <w:r w:rsidRPr="160BC4F4">
        <w:rPr>
          <w:b/>
        </w:rPr>
        <w:t>Anexo</w:t>
      </w:r>
      <w:r w:rsidRPr="00186B76">
        <w:t xml:space="preserve">s relacionados ao tema, o </w:t>
      </w:r>
      <w:r w:rsidRPr="0073485C">
        <w:rPr>
          <w:b/>
          <w:bCs w:val="0"/>
        </w:rPr>
        <w:t>Plano Básico de Implantação</w:t>
      </w:r>
      <w:r w:rsidRPr="00186B76">
        <w:t xml:space="preserve"> a ser apresentado pela </w:t>
      </w:r>
      <w:r w:rsidRPr="160BC4F4">
        <w:rPr>
          <w:b/>
        </w:rPr>
        <w:t>Arrendatária</w:t>
      </w:r>
      <w:r w:rsidRPr="00186B76">
        <w:t xml:space="preserve">, nos termos do </w:t>
      </w:r>
      <w:r w:rsidRPr="0073485C">
        <w:rPr>
          <w:b/>
          <w:bCs w:val="0"/>
        </w:rPr>
        <w:t>Contrato</w:t>
      </w:r>
      <w:r w:rsidRPr="00186B76">
        <w:t xml:space="preserve">, deverá conter os requisitos do </w:t>
      </w:r>
      <w:r w:rsidRPr="0021068B" w:rsidR="0021068B">
        <w:rPr>
          <w:highlight w:val="yellow"/>
        </w:rPr>
        <w:t>Apêndice 3</w:t>
      </w:r>
      <w:r w:rsidRPr="0021068B">
        <w:rPr>
          <w:highlight w:val="yellow"/>
        </w:rPr>
        <w:t>.</w:t>
      </w:r>
    </w:p>
    <w:p w:rsidR="00B31CF6" w:rsidP="00F9107C" w:rsidRDefault="00B31CF6" w14:paraId="70BFEB66" w14:textId="77777777">
      <w:pPr>
        <w:pStyle w:val="MinutadeContrato"/>
      </w:pPr>
    </w:p>
    <w:p w:rsidR="00B31CF6" w:rsidP="00F9107C" w:rsidRDefault="00F9107C" w14:paraId="2ED88676" w14:textId="34DBB420">
      <w:pPr>
        <w:pStyle w:val="MinutadeContrato"/>
        <w:numPr>
          <w:ilvl w:val="0"/>
          <w:numId w:val="2"/>
        </w:numPr>
        <w:outlineLvl w:val="0"/>
        <w:rPr>
          <w:b/>
        </w:rPr>
      </w:pPr>
      <w:bookmarkStart w:name="_Toc468105426" w:id="466"/>
      <w:bookmarkStart w:name="_Toc497310003" w:id="467"/>
      <w:bookmarkStart w:name="_Toc506983774" w:id="468"/>
      <w:bookmarkStart w:name="_Toc505936354" w:id="469"/>
      <w:bookmarkStart w:name="_Toc479169584" w:id="470"/>
      <w:bookmarkStart w:name="_Toc516653215" w:id="471"/>
      <w:bookmarkStart w:name="_Toc508876300" w:id="472"/>
      <w:bookmarkStart w:name="_Toc498342636" w:id="473"/>
      <w:bookmarkStart w:name="_Toc508098035" w:id="474"/>
      <w:bookmarkStart w:name="_Toc504641332" w:id="475"/>
      <w:bookmarkStart w:name="_Toc506986399" w:id="476"/>
      <w:bookmarkStart w:name="_Toc498417161" w:id="477"/>
      <w:bookmarkStart w:name="_Toc508101049" w:id="478"/>
      <w:bookmarkStart w:name="_Toc516670493" w:id="479"/>
      <w:bookmarkStart w:name="_Toc516653078" w:id="480"/>
      <w:bookmarkStart w:name="_Toc516685274" w:id="481"/>
      <w:bookmarkStart w:name="_Toc508011927" w:id="482"/>
      <w:bookmarkStart w:name="_Toc508905832" w:id="483"/>
      <w:bookmarkStart w:name="_Toc508906540" w:id="484"/>
      <w:bookmarkStart w:name="_Toc511292806" w:id="485"/>
      <w:bookmarkStart w:name="_Toc509418068" w:id="486"/>
      <w:bookmarkStart w:name="_Toc511294278" w:id="487"/>
      <w:bookmarkStart w:name="_Toc520129631" w:id="488"/>
      <w:bookmarkStart w:name="_Toc529542932" w:id="489"/>
      <w:bookmarkStart w:name="_Toc529543223" w:id="490"/>
      <w:bookmarkStart w:name="_Toc520135198" w:id="491"/>
      <w:bookmarkStart w:name="_Toc531161626" w:id="492"/>
      <w:bookmarkStart w:name="_Toc5721021" w:id="493"/>
      <w:bookmarkStart w:name="_Toc5779493" w:id="494"/>
      <w:bookmarkStart w:name="_Toc26373501" w:id="495"/>
      <w:bookmarkStart w:name="_Toc23416570" w:id="496"/>
      <w:bookmarkStart w:name="_Toc216433085" w:id="497"/>
      <w:r>
        <w:rPr>
          <w:b/>
        </w:rPr>
        <w:t xml:space="preserve">Da </w:t>
      </w:r>
      <w:r w:rsidRPr="00186B76" w:rsidR="005F6644">
        <w:rPr>
          <w:b/>
        </w:rPr>
        <w:t>Transferência do Controle Societário da Arrendatária ou do Arrendamento</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rsidR="00B31CF6" w:rsidP="00F9107C" w:rsidRDefault="00B31CF6" w14:paraId="0DB69C92" w14:textId="77777777">
      <w:pPr>
        <w:pStyle w:val="MinutadeContrato"/>
        <w:rPr>
          <w:b/>
        </w:rPr>
      </w:pPr>
    </w:p>
    <w:p w:rsidR="00B31CF6" w:rsidP="00F9107C" w:rsidRDefault="005F6644" w14:paraId="2D873529" w14:textId="77777777">
      <w:pPr>
        <w:pStyle w:val="MinutadeContrato"/>
        <w:numPr>
          <w:ilvl w:val="1"/>
          <w:numId w:val="2"/>
        </w:numPr>
        <w:rPr>
          <w:rFonts w:eastAsia="Spranq eco sans"/>
        </w:rPr>
      </w:pPr>
      <w:r w:rsidRPr="00186B76">
        <w:rPr>
          <w:rFonts w:eastAsia="Spranq eco sans"/>
        </w:rPr>
        <w:t xml:space="preserve">A transferência, total ou parcial, direta ou indireta, do controle societário da </w:t>
      </w:r>
      <w:r w:rsidRPr="00186B76">
        <w:rPr>
          <w:rFonts w:eastAsia="Spranq eco sans"/>
          <w:b/>
        </w:rPr>
        <w:t>Arrendatária</w:t>
      </w:r>
      <w:r w:rsidRPr="00186B76">
        <w:rPr>
          <w:rFonts w:eastAsia="Spranq eco sans"/>
        </w:rPr>
        <w:t xml:space="preserve"> ficará sujeita à análise e aprovação da </w:t>
      </w:r>
      <w:r w:rsidRPr="00186B76">
        <w:rPr>
          <w:rFonts w:eastAsia="Spranq eco sans"/>
          <w:b/>
        </w:rPr>
        <w:t>ANTAQ</w:t>
      </w:r>
      <w:r w:rsidRPr="00186B76">
        <w:rPr>
          <w:rFonts w:eastAsia="Spranq eco sans"/>
        </w:rPr>
        <w:t xml:space="preserve">, sob pena de descumprimento contratual, declaração de extinção do </w:t>
      </w:r>
      <w:r w:rsidRPr="00186B76">
        <w:rPr>
          <w:rFonts w:eastAsia="Spranq eco sans"/>
          <w:b/>
        </w:rPr>
        <w:t>Arrendamento</w:t>
      </w:r>
      <w:r w:rsidRPr="00186B76">
        <w:rPr>
          <w:rFonts w:eastAsia="Spranq eco sans"/>
        </w:rPr>
        <w:t xml:space="preserve"> por culpa da </w:t>
      </w:r>
      <w:r w:rsidRPr="00186B76">
        <w:rPr>
          <w:rFonts w:eastAsia="Spranq eco sans"/>
          <w:b/>
        </w:rPr>
        <w:t xml:space="preserve">Arrendatária </w:t>
      </w:r>
      <w:r w:rsidRPr="00186B76">
        <w:rPr>
          <w:rFonts w:eastAsia="Spranq eco sans"/>
        </w:rPr>
        <w:t>e aplicação das penalidades cabíveis.</w:t>
      </w:r>
      <w:r>
        <w:rPr>
          <w:rFonts w:eastAsia="Spranq eco sans"/>
        </w:rPr>
        <w:t xml:space="preserve"> </w:t>
      </w:r>
    </w:p>
    <w:p w:rsidR="00B31CF6" w:rsidP="00F9107C" w:rsidRDefault="00B31CF6" w14:paraId="31A151E6" w14:textId="77777777">
      <w:pPr>
        <w:pStyle w:val="MinutadeContrato"/>
        <w:rPr>
          <w:rFonts w:eastAsia="Spranq eco sans"/>
        </w:rPr>
      </w:pPr>
    </w:p>
    <w:p w:rsidR="00B31CF6" w:rsidP="00F9107C" w:rsidRDefault="005F6644" w14:paraId="76507FCF" w14:textId="77777777">
      <w:pPr>
        <w:pStyle w:val="MinutadeContrato"/>
        <w:numPr>
          <w:ilvl w:val="1"/>
          <w:numId w:val="2"/>
        </w:numPr>
        <w:rPr>
          <w:rFonts w:eastAsia="Spranq eco sans"/>
        </w:rPr>
      </w:pPr>
      <w:r w:rsidRPr="00186B76">
        <w:rPr>
          <w:rFonts w:eastAsia="Spranq eco sans"/>
        </w:rPr>
        <w:t xml:space="preserve">A transferência de titularidade do </w:t>
      </w:r>
      <w:r w:rsidRPr="00186B76">
        <w:rPr>
          <w:rFonts w:eastAsia="Spranq eco sans"/>
          <w:b/>
        </w:rPr>
        <w:t>Arrendamento</w:t>
      </w:r>
      <w:r w:rsidRPr="00186B76">
        <w:rPr>
          <w:rFonts w:eastAsia="Spranq eco sans"/>
        </w:rPr>
        <w:t xml:space="preserve"> ficará sujeita à análise prévia da </w:t>
      </w:r>
      <w:r w:rsidRPr="00186B76">
        <w:rPr>
          <w:rFonts w:eastAsia="Spranq eco sans"/>
          <w:b/>
        </w:rPr>
        <w:t xml:space="preserve">ANTAQ </w:t>
      </w:r>
      <w:r w:rsidRPr="00186B76">
        <w:rPr>
          <w:rFonts w:eastAsia="Spranq eco sans"/>
        </w:rPr>
        <w:t xml:space="preserve">e expressa aprovação do </w:t>
      </w:r>
      <w:r w:rsidRPr="00186B76">
        <w:rPr>
          <w:rFonts w:eastAsia="Spranq eco sans"/>
          <w:b/>
        </w:rPr>
        <w:t>Poder Concedente,</w:t>
      </w:r>
      <w:r w:rsidRPr="00186B76">
        <w:rPr>
          <w:rFonts w:eastAsia="Spranq eco sans"/>
        </w:rPr>
        <w:t xml:space="preserve"> sob pena de descumprimento contratual, declaração de extinção do </w:t>
      </w:r>
      <w:r w:rsidRPr="00186B76">
        <w:rPr>
          <w:rFonts w:eastAsia="Spranq eco sans"/>
          <w:b/>
        </w:rPr>
        <w:t>Arrendamento</w:t>
      </w:r>
      <w:r w:rsidRPr="00186B76">
        <w:rPr>
          <w:rFonts w:eastAsia="Spranq eco sans"/>
        </w:rPr>
        <w:t xml:space="preserve"> por culpa da </w:t>
      </w:r>
      <w:r w:rsidRPr="00186B76">
        <w:rPr>
          <w:rFonts w:eastAsia="Spranq eco sans"/>
          <w:b/>
        </w:rPr>
        <w:t xml:space="preserve">Arrendatária </w:t>
      </w:r>
      <w:r w:rsidRPr="00186B76">
        <w:rPr>
          <w:rFonts w:eastAsia="Spranq eco sans"/>
        </w:rPr>
        <w:t xml:space="preserve">e aplicação das penalidades cabíveis. </w:t>
      </w:r>
    </w:p>
    <w:p w:rsidR="0021068B" w:rsidP="0021068B" w:rsidRDefault="0021068B" w14:paraId="19A1AA50" w14:textId="77777777">
      <w:pPr>
        <w:pStyle w:val="MinutadeContrato"/>
      </w:pPr>
    </w:p>
    <w:p w:rsidR="0021068B" w:rsidP="00F9107C" w:rsidRDefault="0021068B" w14:paraId="0F1E54A3" w14:textId="5E7FE25F">
      <w:pPr>
        <w:pStyle w:val="MinutadeContrato"/>
        <w:numPr>
          <w:ilvl w:val="1"/>
          <w:numId w:val="2"/>
        </w:numPr>
        <w:rPr>
          <w:rFonts w:eastAsia="Spranq eco sans"/>
        </w:rPr>
      </w:pPr>
      <w:r w:rsidRPr="0021068B">
        <w:rPr>
          <w:rFonts w:eastAsia="Spranq eco sans"/>
          <w:highlight w:val="green"/>
        </w:rPr>
        <w:t xml:space="preserve">A transferência do controle societário e da titularidade do </w:t>
      </w:r>
      <w:r w:rsidRPr="0021068B">
        <w:rPr>
          <w:rFonts w:eastAsia="Spranq eco sans"/>
          <w:b/>
          <w:bCs w:val="0"/>
          <w:highlight w:val="green"/>
        </w:rPr>
        <w:t>Arrendamento</w:t>
      </w:r>
      <w:r w:rsidRPr="0021068B">
        <w:rPr>
          <w:rFonts w:eastAsia="Spranq eco sans"/>
          <w:highlight w:val="green"/>
        </w:rPr>
        <w:t xml:space="preserve"> somente poderá ocorrer após a conclusão dos investimentos mínimos previstos na</w:t>
      </w:r>
      <w:r w:rsidRPr="0021068B">
        <w:rPr>
          <w:rFonts w:eastAsia="Spranq eco sans"/>
        </w:rPr>
        <w:t xml:space="preserve"> </w:t>
      </w:r>
      <w:r w:rsidRPr="0021068B">
        <w:rPr>
          <w:rFonts w:eastAsia="Spranq eco sans"/>
          <w:highlight w:val="yellow"/>
        </w:rPr>
        <w:t>cláusula 7.1.2.5</w:t>
      </w:r>
      <w:r w:rsidRPr="0021068B">
        <w:rPr>
          <w:rFonts w:eastAsia="Spranq eco sans"/>
        </w:rPr>
        <w:t xml:space="preserve">, </w:t>
      </w:r>
      <w:r w:rsidRPr="0021068B">
        <w:rPr>
          <w:rFonts w:eastAsia="Spranq eco sans"/>
          <w:highlight w:val="green"/>
        </w:rPr>
        <w:t>ressalvada a hipótese de insolvência iminente por parte da Concessionária, desde que tal condição seja devidamente comprovada.</w:t>
      </w:r>
    </w:p>
    <w:p w:rsidR="0021068B" w:rsidP="0021068B" w:rsidRDefault="0021068B" w14:paraId="5B4F63E6" w14:textId="77777777">
      <w:pPr>
        <w:pStyle w:val="MinutadeContrato"/>
      </w:pPr>
    </w:p>
    <w:p w:rsidRPr="0021068B" w:rsidR="0021068B" w:rsidP="00F9107C" w:rsidRDefault="0021068B" w14:paraId="3CBA8A10" w14:textId="40D59663">
      <w:pPr>
        <w:pStyle w:val="MinutadeContrato"/>
        <w:numPr>
          <w:ilvl w:val="1"/>
          <w:numId w:val="2"/>
        </w:numPr>
        <w:rPr>
          <w:rFonts w:eastAsia="Spranq eco sans"/>
          <w:highlight w:val="green"/>
        </w:rPr>
      </w:pPr>
      <w:r w:rsidRPr="0021068B">
        <w:rPr>
          <w:rFonts w:eastAsia="Spranq eco sans"/>
          <w:highlight w:val="green"/>
        </w:rPr>
        <w:t xml:space="preserve">É vedada a transferência, durante todo o prazo contratual, de qualquer percentual de participação do </w:t>
      </w:r>
      <w:r w:rsidRPr="0021068B">
        <w:rPr>
          <w:rFonts w:eastAsia="Spranq eco sans"/>
          <w:b/>
          <w:highlight w:val="green"/>
        </w:rPr>
        <w:t>Arrendamento</w:t>
      </w:r>
      <w:r w:rsidRPr="0021068B">
        <w:rPr>
          <w:rFonts w:eastAsia="Spranq eco sans"/>
          <w:highlight w:val="green"/>
        </w:rPr>
        <w:t xml:space="preserve"> a pessoas jurídicas, bem como suas respectivas coligadas ou integrantes do mesmo grupo econômico</w:t>
      </w:r>
      <w:r w:rsidRPr="0021068B">
        <w:rPr>
          <w:rFonts w:eastAsia="Spranq eco sans"/>
          <w:b/>
          <w:highlight w:val="green"/>
        </w:rPr>
        <w:t>,</w:t>
      </w:r>
      <w:r w:rsidRPr="0021068B">
        <w:rPr>
          <w:rFonts w:eastAsia="Spranq eco sans"/>
          <w:highlight w:val="green"/>
        </w:rPr>
        <w:t xml:space="preserve"> que sejam titulares ou tenham qualquer participação societária em </w:t>
      </w:r>
      <w:del w:author="Isabela Alves Pereira Oliveira" w:date="2025-12-12T09:22:00Z" w16du:dateUtc="2025-12-12T12:22:00Z" w:id="498">
        <w:r w:rsidRPr="00640CA5" w:rsidDel="00640CA5">
          <w:rPr>
            <w:rFonts w:eastAsia="Spranq eco sans"/>
            <w:highlight w:val="green"/>
            <w:rPrChange w:author="Isabela Alves Pereira Oliveira" w:date="2025-12-12T09:22:00Z" w16du:dateUtc="2025-12-12T12:22:00Z" w:id="499">
              <w:rPr>
                <w:rFonts w:eastAsia="Spranq eco sans"/>
                <w:b/>
                <w:bCs w:val="0"/>
                <w:highlight w:val="green"/>
              </w:rPr>
            </w:rPrChange>
          </w:rPr>
          <w:delText>Contrato</w:delText>
        </w:r>
        <w:r w:rsidRPr="00640CA5" w:rsidDel="00640CA5">
          <w:rPr>
            <w:rFonts w:eastAsia="Spranq eco sans"/>
            <w:highlight w:val="green"/>
          </w:rPr>
          <w:delText xml:space="preserve"> </w:delText>
        </w:r>
      </w:del>
      <w:ins w:author="Isabela Alves Pereira Oliveira" w:date="2025-12-12T09:22:00Z" w16du:dateUtc="2025-12-12T12:22:00Z" w:id="500">
        <w:r w:rsidRPr="00640CA5" w:rsidR="00640CA5">
          <w:rPr>
            <w:rFonts w:eastAsia="Spranq eco sans"/>
            <w:highlight w:val="green"/>
            <w:rPrChange w:author="Isabela Alves Pereira Oliveira" w:date="2025-12-12T09:22:00Z" w16du:dateUtc="2025-12-12T12:22:00Z" w:id="501">
              <w:rPr>
                <w:rFonts w:eastAsia="Spranq eco sans"/>
                <w:b/>
                <w:bCs w:val="0"/>
                <w:highlight w:val="green"/>
              </w:rPr>
            </w:rPrChange>
          </w:rPr>
          <w:t>contrato</w:t>
        </w:r>
        <w:r w:rsidRPr="00640CA5" w:rsidR="00640CA5">
          <w:rPr>
            <w:rFonts w:eastAsia="Spranq eco sans"/>
            <w:highlight w:val="green"/>
          </w:rPr>
          <w:t xml:space="preserve"> </w:t>
        </w:r>
      </w:ins>
      <w:r w:rsidRPr="00640CA5">
        <w:rPr>
          <w:rFonts w:eastAsia="Spranq eco sans"/>
          <w:highlight w:val="green"/>
        </w:rPr>
        <w:t xml:space="preserve">de </w:t>
      </w:r>
      <w:del w:author="Isabela Alves Pereira Oliveira" w:date="2025-12-12T09:22:00Z" w16du:dateUtc="2025-12-12T12:22:00Z" w:id="502">
        <w:r w:rsidRPr="00640CA5" w:rsidDel="00640CA5">
          <w:rPr>
            <w:rFonts w:eastAsia="Spranq eco sans"/>
            <w:highlight w:val="green"/>
            <w:rPrChange w:author="Isabela Alves Pereira Oliveira" w:date="2025-12-12T09:22:00Z" w16du:dateUtc="2025-12-12T12:22:00Z" w:id="503">
              <w:rPr>
                <w:rFonts w:eastAsia="Spranq eco sans"/>
                <w:b/>
                <w:bCs w:val="0"/>
                <w:highlight w:val="green"/>
              </w:rPr>
            </w:rPrChange>
          </w:rPr>
          <w:delText>Arrendamento</w:delText>
        </w:r>
        <w:r w:rsidRPr="00640CA5" w:rsidDel="00640CA5">
          <w:rPr>
            <w:rFonts w:eastAsia="Spranq eco sans"/>
            <w:highlight w:val="green"/>
          </w:rPr>
          <w:delText xml:space="preserve"> </w:delText>
        </w:r>
      </w:del>
      <w:ins w:author="Isabela Alves Pereira Oliveira" w:date="2025-12-12T09:22:00Z" w16du:dateUtc="2025-12-12T12:22:00Z" w:id="504">
        <w:r w:rsidRPr="00640CA5" w:rsidR="00640CA5">
          <w:rPr>
            <w:rFonts w:eastAsia="Spranq eco sans"/>
            <w:highlight w:val="green"/>
            <w:rPrChange w:author="Isabela Alves Pereira Oliveira" w:date="2025-12-12T09:22:00Z" w16du:dateUtc="2025-12-12T12:22:00Z" w:id="505">
              <w:rPr>
                <w:rFonts w:eastAsia="Spranq eco sans"/>
                <w:b/>
                <w:bCs w:val="0"/>
                <w:highlight w:val="green"/>
              </w:rPr>
            </w:rPrChange>
          </w:rPr>
          <w:t>arrendamento</w:t>
        </w:r>
        <w:r w:rsidRPr="0021068B" w:rsidR="00640CA5">
          <w:rPr>
            <w:rFonts w:eastAsia="Spranq eco sans"/>
            <w:highlight w:val="green"/>
          </w:rPr>
          <w:t xml:space="preserve"> </w:t>
        </w:r>
      </w:ins>
      <w:r w:rsidRPr="0021068B">
        <w:rPr>
          <w:rFonts w:eastAsia="Spranq eco sans"/>
          <w:highlight w:val="green"/>
        </w:rPr>
        <w:t>ou de Adesão de instalação portuária autorizada para a movimentação de contêineres nas cidades de Santos, Guarujá e Cubatão</w:t>
      </w:r>
      <w:r>
        <w:rPr>
          <w:rFonts w:eastAsia="Spranq eco sans"/>
          <w:highlight w:val="green"/>
        </w:rPr>
        <w:t>.</w:t>
      </w:r>
    </w:p>
    <w:p w:rsidR="00B31CF6" w:rsidP="00F9107C" w:rsidRDefault="00B31CF6" w14:paraId="14CFBBA0" w14:textId="77777777">
      <w:pPr>
        <w:pStyle w:val="MinutadeContrato"/>
        <w:rPr>
          <w:rFonts w:eastAsia="Spranq eco sans"/>
        </w:rPr>
      </w:pPr>
    </w:p>
    <w:p w:rsidR="00B31CF6" w:rsidP="00543004" w:rsidRDefault="00F9107C" w14:paraId="76FE73E1" w14:textId="14C674C6">
      <w:pPr>
        <w:pStyle w:val="MinutadeContrato"/>
        <w:numPr>
          <w:ilvl w:val="0"/>
          <w:numId w:val="2"/>
        </w:numPr>
        <w:outlineLvl w:val="0"/>
        <w:rPr>
          <w:b/>
        </w:rPr>
      </w:pPr>
      <w:bookmarkStart w:name="_Toc367195612" w:id="506"/>
      <w:bookmarkStart w:name="_Toc468105427" w:id="507"/>
      <w:bookmarkStart w:name="_Toc497310004" w:id="508"/>
      <w:bookmarkStart w:name="_Toc506983775" w:id="509"/>
      <w:bookmarkStart w:name="_Toc505936355" w:id="510"/>
      <w:bookmarkStart w:name="_Toc479169585" w:id="511"/>
      <w:bookmarkStart w:name="_Toc516653216" w:id="512"/>
      <w:bookmarkStart w:name="_Toc508876301" w:id="513"/>
      <w:bookmarkStart w:name="_Toc498342637" w:id="514"/>
      <w:bookmarkStart w:name="_Toc508098036" w:id="515"/>
      <w:bookmarkStart w:name="_Toc504641333" w:id="516"/>
      <w:bookmarkStart w:name="_Toc506986400" w:id="517"/>
      <w:bookmarkStart w:name="_Toc498417162" w:id="518"/>
      <w:bookmarkStart w:name="_Toc508101050" w:id="519"/>
      <w:bookmarkStart w:name="_Toc516670494" w:id="520"/>
      <w:bookmarkStart w:name="_Toc516653079" w:id="521"/>
      <w:bookmarkStart w:name="_Toc516685275" w:id="522"/>
      <w:bookmarkStart w:name="_Toc508011928" w:id="523"/>
      <w:bookmarkStart w:name="_Toc511294279" w:id="524"/>
      <w:bookmarkStart w:name="_Toc508905833" w:id="525"/>
      <w:bookmarkStart w:name="_Toc508906541" w:id="526"/>
      <w:bookmarkStart w:name="_Toc511292807" w:id="527"/>
      <w:bookmarkStart w:name="_Toc509418069" w:id="528"/>
      <w:bookmarkStart w:name="_Toc520129632" w:id="529"/>
      <w:bookmarkStart w:name="_Toc529542933" w:id="530"/>
      <w:bookmarkStart w:name="_Toc529543224" w:id="531"/>
      <w:bookmarkStart w:name="_Toc520135199" w:id="532"/>
      <w:bookmarkStart w:name="_Toc531161627" w:id="533"/>
      <w:bookmarkStart w:name="_Toc5721022" w:id="534"/>
      <w:bookmarkStart w:name="_Toc5779494" w:id="535"/>
      <w:bookmarkStart w:name="_Toc26373502" w:id="536"/>
      <w:bookmarkStart w:name="_Toc23416571" w:id="537"/>
      <w:bookmarkStart w:name="_Toc216433086" w:id="538"/>
      <w:r>
        <w:rPr>
          <w:b/>
        </w:rPr>
        <w:t xml:space="preserve">Das </w:t>
      </w:r>
      <w:r w:rsidRPr="00186B76" w:rsidR="005F6644">
        <w:rPr>
          <w:b/>
        </w:rPr>
        <w:t>Obrigações e Prerrogativas das Partes</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r w:rsidRPr="00186B76" w:rsidR="005F6644">
        <w:rPr>
          <w:b/>
        </w:rPr>
        <w:t xml:space="preserve"> </w:t>
      </w:r>
    </w:p>
    <w:p w:rsidR="00B31CF6" w:rsidP="00F9107C" w:rsidRDefault="00B31CF6" w14:paraId="005D9F27" w14:textId="77777777">
      <w:pPr>
        <w:pStyle w:val="MinutadeContrato"/>
        <w:rPr>
          <w:b/>
        </w:rPr>
      </w:pPr>
    </w:p>
    <w:p w:rsidRPr="00F9107C" w:rsidR="00B31CF6" w:rsidP="005E09F8" w:rsidRDefault="00F9107C" w14:paraId="0E23B25D" w14:textId="5CFB91D0">
      <w:pPr>
        <w:pStyle w:val="MinutadeContrato"/>
        <w:numPr>
          <w:ilvl w:val="1"/>
          <w:numId w:val="2"/>
        </w:numPr>
        <w:rPr>
          <w:rFonts w:eastAsia="Arial Unicode MS"/>
          <w:b/>
          <w:bCs w:val="0"/>
        </w:rPr>
      </w:pPr>
      <w:bookmarkStart w:name="_Toc214366588" w:id="539"/>
      <w:r w:rsidRPr="00A54467">
        <w:rPr>
          <w:rFonts w:eastAsia="Arial Unicode MS"/>
        </w:rPr>
        <w:t xml:space="preserve">Da </w:t>
      </w:r>
      <w:r w:rsidRPr="00A54467" w:rsidR="005F6644">
        <w:rPr>
          <w:rFonts w:eastAsia="Arial Unicode MS"/>
        </w:rPr>
        <w:t>Obrigações da</w:t>
      </w:r>
      <w:r w:rsidRPr="00F9107C" w:rsidR="005F6644">
        <w:rPr>
          <w:rFonts w:eastAsia="Arial Unicode MS"/>
          <w:b/>
          <w:bCs w:val="0"/>
        </w:rPr>
        <w:t xml:space="preserve"> Arrendatária</w:t>
      </w:r>
      <w:bookmarkEnd w:id="539"/>
    </w:p>
    <w:p w:rsidR="00B31CF6" w:rsidP="00F9107C" w:rsidRDefault="00B31CF6" w14:paraId="22AF4D39" w14:textId="77777777">
      <w:pPr>
        <w:pStyle w:val="MinutadeContrato"/>
        <w:rPr>
          <w:rFonts w:eastAsia="Arial Unicode MS"/>
        </w:rPr>
      </w:pPr>
    </w:p>
    <w:p w:rsidR="00B31CF6" w:rsidP="00F9107C" w:rsidRDefault="005F6644" w14:paraId="420F9932" w14:textId="77777777">
      <w:pPr>
        <w:pStyle w:val="MinutadeContrato"/>
        <w:numPr>
          <w:ilvl w:val="2"/>
          <w:numId w:val="2"/>
        </w:numPr>
        <w:rPr>
          <w:rFonts w:eastAsia="Arial Unicode MS"/>
        </w:rPr>
      </w:pPr>
      <w:r w:rsidRPr="00186B76">
        <w:rPr>
          <w:rFonts w:eastAsia="Arial Unicode MS"/>
        </w:rPr>
        <w:t xml:space="preserve">A </w:t>
      </w:r>
      <w:r w:rsidRPr="00186B76">
        <w:rPr>
          <w:rFonts w:eastAsia="Arial Unicode MS"/>
          <w:b/>
        </w:rPr>
        <w:t>Arrendatária</w:t>
      </w:r>
      <w:r w:rsidRPr="00186B76">
        <w:rPr>
          <w:rFonts w:eastAsia="Arial Unicode MS"/>
        </w:rPr>
        <w:t xml:space="preserve"> obriga-se, sem prejuízo das demais disposições constantes deste </w:t>
      </w:r>
      <w:r w:rsidRPr="00186B76">
        <w:rPr>
          <w:rFonts w:eastAsia="Arial Unicode MS"/>
          <w:b/>
        </w:rPr>
        <w:t>Contrato</w:t>
      </w:r>
      <w:r w:rsidRPr="00186B76">
        <w:rPr>
          <w:rFonts w:eastAsia="Arial Unicode MS"/>
        </w:rPr>
        <w:t xml:space="preserve"> e seus </w:t>
      </w:r>
      <w:r w:rsidRPr="00186B76">
        <w:rPr>
          <w:rFonts w:eastAsia="Arial Unicode MS"/>
          <w:b/>
        </w:rPr>
        <w:t>Anexos</w:t>
      </w:r>
      <w:r w:rsidRPr="00186B76">
        <w:rPr>
          <w:rFonts w:eastAsia="Arial Unicode MS"/>
        </w:rPr>
        <w:t>, a:</w:t>
      </w:r>
    </w:p>
    <w:p w:rsidR="00B31CF6" w:rsidP="00F9107C" w:rsidRDefault="00B31CF6" w14:paraId="3A324413" w14:textId="77777777">
      <w:pPr>
        <w:pStyle w:val="MinutadeContrato"/>
        <w:rPr>
          <w:rFonts w:eastAsia="Arial Unicode MS"/>
        </w:rPr>
      </w:pPr>
    </w:p>
    <w:p w:rsidR="00B31CF6" w:rsidP="00F9107C" w:rsidRDefault="005F6644" w14:paraId="6CC90ADD" w14:textId="77777777">
      <w:pPr>
        <w:pStyle w:val="MinutadeContrato"/>
        <w:numPr>
          <w:ilvl w:val="3"/>
          <w:numId w:val="2"/>
        </w:numPr>
      </w:pPr>
      <w:r w:rsidRPr="00186B76">
        <w:t xml:space="preserve">Prestar as </w:t>
      </w:r>
      <w:r w:rsidRPr="00186B76">
        <w:rPr>
          <w:b/>
        </w:rPr>
        <w:t>Atividades</w:t>
      </w:r>
      <w:r w:rsidRPr="00186B76">
        <w:t xml:space="preserve"> em conformidade com este </w:t>
      </w:r>
      <w:r w:rsidRPr="00186B76">
        <w:rPr>
          <w:b/>
        </w:rPr>
        <w:t>Contrato</w:t>
      </w:r>
      <w:r w:rsidRPr="00186B76">
        <w:t xml:space="preserve"> e seus </w:t>
      </w:r>
      <w:r w:rsidRPr="00186B76">
        <w:rPr>
          <w:b/>
        </w:rPr>
        <w:t>Anexos</w:t>
      </w:r>
      <w:r w:rsidRPr="00186B76">
        <w:t xml:space="preserve">, com as normas expedidas pela </w:t>
      </w:r>
      <w:r w:rsidRPr="00186B76">
        <w:rPr>
          <w:b/>
        </w:rPr>
        <w:t>ANTAQ</w:t>
      </w:r>
      <w:r w:rsidRPr="00186B76">
        <w:t xml:space="preserve">, e com o </w:t>
      </w:r>
      <w:r w:rsidRPr="00186B76">
        <w:rPr>
          <w:b/>
        </w:rPr>
        <w:t>Regulamento de Exploração do</w:t>
      </w:r>
      <w:r w:rsidRPr="00186B76">
        <w:t xml:space="preserve"> </w:t>
      </w:r>
      <w:r w:rsidRPr="00186B76">
        <w:rPr>
          <w:b/>
        </w:rPr>
        <w:t>Porto Organizado</w:t>
      </w:r>
      <w:r w:rsidRPr="00186B76">
        <w:t>, e demais documentos de regência da licitação e da contratação;</w:t>
      </w:r>
    </w:p>
    <w:p w:rsidR="00B31CF6" w:rsidP="00F9107C" w:rsidRDefault="00B31CF6" w14:paraId="356A4FE4" w14:textId="77777777">
      <w:pPr>
        <w:pStyle w:val="MinutadeContrato"/>
      </w:pPr>
    </w:p>
    <w:p w:rsidR="00B31CF6" w:rsidP="00F9107C" w:rsidRDefault="005F6644" w14:paraId="2C54AC24" w14:textId="77777777">
      <w:pPr>
        <w:pStyle w:val="MinutadeContrato"/>
        <w:numPr>
          <w:ilvl w:val="3"/>
          <w:numId w:val="2"/>
        </w:numPr>
      </w:pPr>
      <w:r w:rsidRPr="00186B76">
        <w:t xml:space="preserve">Providenciar o alfandegamento do </w:t>
      </w:r>
      <w:r w:rsidRPr="00186B76">
        <w:rPr>
          <w:b/>
        </w:rPr>
        <w:t>Arrendamento</w:t>
      </w:r>
      <w:r w:rsidRPr="00186B76">
        <w:t xml:space="preserve"> junto à Autoridade Aduaneira, quando cabível;</w:t>
      </w:r>
    </w:p>
    <w:p w:rsidR="00B31CF6" w:rsidP="00F9107C" w:rsidRDefault="00B31CF6" w14:paraId="4A87A024" w14:textId="77777777">
      <w:pPr>
        <w:pStyle w:val="MinutadeContrato"/>
      </w:pPr>
    </w:p>
    <w:p w:rsidR="00B31CF6" w:rsidP="00F9107C" w:rsidRDefault="005F6644" w14:paraId="2E1DB561" w14:textId="218856FF">
      <w:pPr>
        <w:pStyle w:val="MinutadeContrato"/>
        <w:numPr>
          <w:ilvl w:val="3"/>
          <w:numId w:val="2"/>
        </w:numPr>
      </w:pPr>
      <w:r w:rsidRPr="00636378">
        <w:t>Prestar</w:t>
      </w:r>
      <w:r w:rsidRPr="00186B76">
        <w:t xml:space="preserve"> as </w:t>
      </w:r>
      <w:r w:rsidRPr="00186B76">
        <w:rPr>
          <w:b/>
        </w:rPr>
        <w:t>Atividades</w:t>
      </w:r>
      <w:r w:rsidRPr="00186B76">
        <w:t xml:space="preserve"> objetivando a adequada e plena movimentação e/ou armazenagem das </w:t>
      </w:r>
      <w:r w:rsidRPr="008264BA" w:rsidR="008264BA">
        <w:rPr>
          <w:b/>
          <w:bCs w:val="0"/>
        </w:rPr>
        <w:t>C</w:t>
      </w:r>
      <w:r w:rsidRPr="008264BA">
        <w:rPr>
          <w:b/>
          <w:bCs w:val="0"/>
        </w:rPr>
        <w:t>argas</w:t>
      </w:r>
      <w:r w:rsidRPr="00186B76">
        <w:t xml:space="preserve"> previstas para o </w:t>
      </w:r>
      <w:r w:rsidRPr="00186B76">
        <w:rPr>
          <w:b/>
        </w:rPr>
        <w:t>Arrendamento</w:t>
      </w:r>
      <w:r w:rsidRPr="00186B76">
        <w:t>;</w:t>
      </w:r>
    </w:p>
    <w:p w:rsidR="00B31CF6" w:rsidP="00F9107C" w:rsidRDefault="00B31CF6" w14:paraId="50175567" w14:textId="77777777">
      <w:pPr>
        <w:pStyle w:val="MinutadeContrato"/>
      </w:pPr>
    </w:p>
    <w:p w:rsidR="00B31CF6" w:rsidP="00F9107C" w:rsidRDefault="005F6644" w14:paraId="0BB750E7" w14:textId="77777777">
      <w:pPr>
        <w:pStyle w:val="MinutadeContrato"/>
        <w:numPr>
          <w:ilvl w:val="3"/>
          <w:numId w:val="2"/>
        </w:numPr>
      </w:pPr>
      <w:r w:rsidRPr="00186B76">
        <w:t xml:space="preserve">Obter e apresentar à </w:t>
      </w:r>
      <w:r w:rsidRPr="00186B76">
        <w:rPr>
          <w:b/>
        </w:rPr>
        <w:t>ANTAQ</w:t>
      </w:r>
      <w:r w:rsidRPr="00186B76">
        <w:t xml:space="preserve"> todas as licenças e autorizações exigidas pelos órgãos competentes, nos termos deste </w:t>
      </w:r>
      <w:r w:rsidRPr="00186B76">
        <w:rPr>
          <w:b/>
        </w:rPr>
        <w:t xml:space="preserve">Contrato </w:t>
      </w:r>
      <w:r w:rsidRPr="00186B76">
        <w:t xml:space="preserve">e seus </w:t>
      </w:r>
      <w:r w:rsidRPr="00186B76">
        <w:rPr>
          <w:b/>
        </w:rPr>
        <w:t>Anexos</w:t>
      </w:r>
      <w:r w:rsidRPr="00186B76">
        <w:t>;</w:t>
      </w:r>
    </w:p>
    <w:p w:rsidR="00B31CF6" w:rsidP="00F9107C" w:rsidRDefault="00B31CF6" w14:paraId="2A341F78" w14:textId="77777777">
      <w:pPr>
        <w:pStyle w:val="MinutadeContrato"/>
      </w:pPr>
    </w:p>
    <w:p w:rsidR="00B31CF6" w:rsidP="00F9107C" w:rsidRDefault="005F6644" w14:paraId="08F812F4" w14:textId="142767E1">
      <w:pPr>
        <w:pStyle w:val="MinutadeContrato"/>
        <w:numPr>
          <w:ilvl w:val="3"/>
          <w:numId w:val="2"/>
        </w:numPr>
      </w:pPr>
      <w:r w:rsidRPr="00636378">
        <w:t>Implantar as</w:t>
      </w:r>
      <w:r w:rsidRPr="00186B76">
        <w:t xml:space="preserve"> ações necessárias à eventual realocação ou demolição de instalações ou equipamentos no </w:t>
      </w:r>
      <w:r w:rsidRPr="00186B76">
        <w:rPr>
          <w:b/>
        </w:rPr>
        <w:t>Porto Organizado</w:t>
      </w:r>
      <w:r w:rsidRPr="00186B76">
        <w:t xml:space="preserve">, que estejam interferindo na área e infraestrutura públicas, arrendadas ou não, em que as </w:t>
      </w:r>
      <w:r w:rsidRPr="00186B76">
        <w:rPr>
          <w:b/>
        </w:rPr>
        <w:t>Atividades</w:t>
      </w:r>
      <w:r w:rsidRPr="00186B76">
        <w:t xml:space="preserve"> deverão ser executadas, devendo a </w:t>
      </w:r>
      <w:r w:rsidRPr="00186B76">
        <w:rPr>
          <w:b/>
        </w:rPr>
        <w:t>Arrendatária</w:t>
      </w:r>
      <w:r w:rsidRPr="00186B76">
        <w:t xml:space="preserve"> arcar com todas as despesas respectivas e obter a prévia autorização da </w:t>
      </w:r>
      <w:r w:rsidR="00E23F2C">
        <w:rPr>
          <w:b/>
        </w:rPr>
        <w:t>Autoridade Portuária</w:t>
      </w:r>
      <w:r w:rsidRPr="00186B76">
        <w:rPr>
          <w:b/>
        </w:rPr>
        <w:t xml:space="preserve"> </w:t>
      </w:r>
      <w:r w:rsidRPr="00186B76">
        <w:t>e da</w:t>
      </w:r>
      <w:r w:rsidRPr="00186B76">
        <w:rPr>
          <w:b/>
        </w:rPr>
        <w:t xml:space="preserve"> ANTAQ</w:t>
      </w:r>
      <w:r w:rsidRPr="00186B76">
        <w:t>;</w:t>
      </w:r>
    </w:p>
    <w:p w:rsidR="00B31CF6" w:rsidP="00F9107C" w:rsidRDefault="00B31CF6" w14:paraId="2CA80A46" w14:textId="77777777">
      <w:pPr>
        <w:pStyle w:val="MinutadeContrato"/>
      </w:pPr>
    </w:p>
    <w:p w:rsidR="00B31CF6" w:rsidP="00F9107C" w:rsidRDefault="005F6644" w14:paraId="045EE046" w14:textId="3BA0C49E">
      <w:pPr>
        <w:pStyle w:val="MinutadeContrato"/>
        <w:numPr>
          <w:ilvl w:val="3"/>
          <w:numId w:val="2"/>
        </w:numPr>
      </w:pPr>
      <w:r w:rsidRPr="00636378">
        <w:t>Crede</w:t>
      </w:r>
      <w:r w:rsidRPr="00186B76">
        <w:t>nciar, por documento escrito, um ou mais representantes que serão seus interlocutores junto ao</w:t>
      </w:r>
      <w:r w:rsidRPr="00186B76">
        <w:rPr>
          <w:b/>
        </w:rPr>
        <w:t xml:space="preserve"> Poder Concedente, </w:t>
      </w:r>
      <w:r w:rsidRPr="00186B76">
        <w:t xml:space="preserve">à </w:t>
      </w:r>
      <w:r w:rsidR="00E23F2C">
        <w:rPr>
          <w:b/>
        </w:rPr>
        <w:t>Autoridade Portuária</w:t>
      </w:r>
      <w:r w:rsidRPr="00186B76">
        <w:rPr>
          <w:b/>
        </w:rPr>
        <w:t xml:space="preserve"> </w:t>
      </w:r>
      <w:r w:rsidRPr="00186B76">
        <w:t>e à</w:t>
      </w:r>
      <w:r w:rsidRPr="00186B76">
        <w:rPr>
          <w:b/>
        </w:rPr>
        <w:t xml:space="preserve"> ANTAQ</w:t>
      </w:r>
      <w:r w:rsidRPr="00186B76">
        <w:t xml:space="preserve">, bem como os responsáveis técnicos pela execução do presente </w:t>
      </w:r>
      <w:r w:rsidRPr="00186B76">
        <w:rPr>
          <w:b/>
        </w:rPr>
        <w:t>Contrato</w:t>
      </w:r>
      <w:r w:rsidRPr="00186B76">
        <w:t>;</w:t>
      </w:r>
    </w:p>
    <w:p w:rsidR="00B31CF6" w:rsidP="00B12C30" w:rsidRDefault="00B31CF6" w14:paraId="459EE470" w14:textId="77777777">
      <w:pPr>
        <w:pStyle w:val="MinutadeContrato"/>
      </w:pPr>
    </w:p>
    <w:p w:rsidR="00B31CF6" w:rsidP="00B12C30" w:rsidRDefault="005F6644" w14:paraId="1B52CC7E" w14:textId="77777777">
      <w:pPr>
        <w:pStyle w:val="MinutadeContrato"/>
        <w:numPr>
          <w:ilvl w:val="3"/>
          <w:numId w:val="2"/>
        </w:numPr>
      </w:pPr>
      <w:r w:rsidRPr="00636378">
        <w:t>Uti</w:t>
      </w:r>
      <w:r w:rsidRPr="00186B76">
        <w:t xml:space="preserve">lizar somente pessoal qualificado e em número suficiente à execução das </w:t>
      </w:r>
      <w:r w:rsidRPr="00186B76">
        <w:rPr>
          <w:b/>
        </w:rPr>
        <w:t>Atividades</w:t>
      </w:r>
      <w:r w:rsidRPr="00186B76">
        <w:t>, assumindo plena e exclusiva responsabilidade por sua contratação, pelos contratos de trabalho celebrados com seus empregados e respectivos encargos decorrentes, incluindo o pagamento, se for o caso, de indenizações, multas e outras penalidades eventualmente advindas de infrações cometidas, reclamatórias trabalhistas, ações judiciais e quaisquer medidas propostas por seus empregados, empregados dos subcontratados, ou terceiros, eximindo o</w:t>
      </w:r>
      <w:r w:rsidRPr="00186B76">
        <w:rPr>
          <w:b/>
        </w:rPr>
        <w:t xml:space="preserve"> Poder Concedente </w:t>
      </w:r>
      <w:r w:rsidRPr="00186B76">
        <w:t>de qualquer responsabilidade direta, solidária e/ou subsidiária pelos mesmos, a qualquer tempo, e assumindo integral responsabilidade por quaisquer reclamatórias trabalhistas que vierem a ser ajuizadas em face do</w:t>
      </w:r>
      <w:r w:rsidRPr="00186B76">
        <w:rPr>
          <w:b/>
        </w:rPr>
        <w:t xml:space="preserve"> Poder Concedente</w:t>
      </w:r>
      <w:r w:rsidRPr="00186B76">
        <w:t xml:space="preserve"> e da </w:t>
      </w:r>
      <w:r w:rsidRPr="00186B76">
        <w:rPr>
          <w:b/>
        </w:rPr>
        <w:t>ANTAQ</w:t>
      </w:r>
      <w:r w:rsidRPr="00186B76">
        <w:t xml:space="preserve"> em relação ao presente </w:t>
      </w:r>
      <w:r w:rsidRPr="00186B76">
        <w:rPr>
          <w:b/>
        </w:rPr>
        <w:t>Contrato</w:t>
      </w:r>
      <w:r w:rsidRPr="00186B76">
        <w:t>;</w:t>
      </w:r>
    </w:p>
    <w:p w:rsidR="00B31CF6" w:rsidP="00B12C30" w:rsidRDefault="00B31CF6" w14:paraId="7BAE81B0" w14:textId="77777777">
      <w:pPr>
        <w:pStyle w:val="MinutadeContrato"/>
      </w:pPr>
    </w:p>
    <w:p w:rsidR="00B31CF6" w:rsidP="00B12C30" w:rsidRDefault="005F6644" w14:paraId="6AE373F2" w14:textId="77777777">
      <w:pPr>
        <w:pStyle w:val="MinutadeContrato"/>
        <w:numPr>
          <w:ilvl w:val="3"/>
          <w:numId w:val="2"/>
        </w:numPr>
      </w:pPr>
      <w:r w:rsidRPr="00186B76">
        <w:t>Mitigar danos ou perturbação à propriedade de terceiros, resultantes de poluição, inclusive ruído e outras causas advindas do seu método de trabalho;</w:t>
      </w:r>
    </w:p>
    <w:p w:rsidR="00B31CF6" w:rsidP="00B12C30" w:rsidRDefault="00B31CF6" w14:paraId="70B23771" w14:textId="77777777">
      <w:pPr>
        <w:pStyle w:val="MinutadeContrato"/>
      </w:pPr>
    </w:p>
    <w:p w:rsidR="00B31CF6" w:rsidP="00B12C30" w:rsidRDefault="005F6644" w14:paraId="21AACD6C" w14:textId="77777777">
      <w:pPr>
        <w:pStyle w:val="MinutadeContrato"/>
        <w:numPr>
          <w:ilvl w:val="3"/>
          <w:numId w:val="2"/>
        </w:numPr>
      </w:pPr>
      <w:r w:rsidRPr="00186B76">
        <w:t xml:space="preserve">Elaborar o projeto básico e projeto executivo, executar as obras e serviços de engenharia, a montagem, a realização de testes, a pré-operação e todas as demais operações necessárias, bem como substituir ou reparar, às suas custas, quaisquer bens ou serviços relacionados às </w:t>
      </w:r>
      <w:r w:rsidRPr="00186B76">
        <w:rPr>
          <w:b/>
        </w:rPr>
        <w:t xml:space="preserve">Atividades </w:t>
      </w:r>
      <w:r w:rsidRPr="00186B76">
        <w:t>que venham a ser justificadamente considerados pelo</w:t>
      </w:r>
      <w:r w:rsidRPr="00186B76">
        <w:rPr>
          <w:b/>
        </w:rPr>
        <w:t xml:space="preserve"> Poder Concedente </w:t>
      </w:r>
      <w:r w:rsidRPr="00186B76">
        <w:t xml:space="preserve">ou pela </w:t>
      </w:r>
      <w:r w:rsidRPr="00186B76">
        <w:rPr>
          <w:b/>
        </w:rPr>
        <w:t xml:space="preserve">ANTAQ, </w:t>
      </w:r>
      <w:r w:rsidRPr="00186B76">
        <w:t xml:space="preserve">como defeituosos, incorretos, insuficientes ou inadequados, assim entendidos os bens ou serviços inaptos a viabilizar as obrigações assumidas pela </w:t>
      </w:r>
      <w:r w:rsidRPr="00186B76">
        <w:rPr>
          <w:b/>
        </w:rPr>
        <w:t>Arrendatária</w:t>
      </w:r>
      <w:r w:rsidRPr="00186B76">
        <w:t xml:space="preserve">, notadamente os </w:t>
      </w:r>
      <w:r w:rsidRPr="00186B76">
        <w:rPr>
          <w:b/>
        </w:rPr>
        <w:t>Parâmetros do Arrendamento</w:t>
      </w:r>
      <w:r w:rsidRPr="00186B76">
        <w:t>;</w:t>
      </w:r>
    </w:p>
    <w:p w:rsidR="00B31CF6" w:rsidP="00B12C30" w:rsidRDefault="00B31CF6" w14:paraId="0005E9A8" w14:textId="77777777">
      <w:pPr>
        <w:pStyle w:val="MinutadeContrato"/>
      </w:pPr>
    </w:p>
    <w:p w:rsidR="00B31CF6" w:rsidP="00B12C30" w:rsidRDefault="005F6644" w14:paraId="138C6849" w14:textId="77777777">
      <w:pPr>
        <w:pStyle w:val="MinutadeContrato"/>
        <w:numPr>
          <w:ilvl w:val="3"/>
          <w:numId w:val="2"/>
        </w:numPr>
      </w:pPr>
      <w:r w:rsidRPr="00186B76">
        <w:t xml:space="preserve">Sempre que concluir a implantação de novas edificações, providenciar a sua averbação na matrícula/registro do imóvel no Cartório de Registro de Imóveis competente, quando for o caso, bem como obter as licenças exigidas pelas autoridades competentes para a operacionalidade das </w:t>
      </w:r>
      <w:r w:rsidRPr="00186B76">
        <w:rPr>
          <w:b/>
        </w:rPr>
        <w:t>Atividades</w:t>
      </w:r>
      <w:r w:rsidRPr="00186B76">
        <w:t>;</w:t>
      </w:r>
    </w:p>
    <w:p w:rsidR="00B31CF6" w:rsidP="00B12C30" w:rsidRDefault="00B31CF6" w14:paraId="7DE19264" w14:textId="77777777">
      <w:pPr>
        <w:pStyle w:val="MinutadeContrato"/>
      </w:pPr>
    </w:p>
    <w:p w:rsidR="00B31CF6" w:rsidP="00B12C30" w:rsidRDefault="005F6644" w14:paraId="05CC2C8C" w14:textId="77777777">
      <w:pPr>
        <w:pStyle w:val="MinutadeContrato"/>
        <w:numPr>
          <w:ilvl w:val="3"/>
          <w:numId w:val="2"/>
        </w:numPr>
      </w:pPr>
      <w:r w:rsidRPr="00186B76">
        <w:t xml:space="preserve">Manter a qualquer tempo durante a execução do </w:t>
      </w:r>
      <w:r w:rsidRPr="00186B76">
        <w:rPr>
          <w:b/>
        </w:rPr>
        <w:t>Contrato</w:t>
      </w:r>
      <w:r w:rsidRPr="00186B76">
        <w:t>, compatibilidade com as obrigações ora assumidas, todas as condições de habilitação e qualificação exigidas e atendidas por ocasião da licitação;</w:t>
      </w:r>
    </w:p>
    <w:p w:rsidR="00B31CF6" w:rsidP="00B12C30" w:rsidRDefault="00B31CF6" w14:paraId="51BA07A8" w14:textId="77777777">
      <w:pPr>
        <w:pStyle w:val="MinutadeContrato"/>
      </w:pPr>
    </w:p>
    <w:p w:rsidR="00B31CF6" w:rsidP="00B12C30" w:rsidRDefault="005F6644" w14:paraId="1D4EA7A6" w14:textId="77777777">
      <w:pPr>
        <w:pStyle w:val="MinutadeContrato"/>
        <w:numPr>
          <w:ilvl w:val="3"/>
          <w:numId w:val="2"/>
        </w:numPr>
      </w:pPr>
      <w:r w:rsidRPr="00186B76">
        <w:t xml:space="preserve">Prestar contas das </w:t>
      </w:r>
      <w:r w:rsidRPr="00186B76">
        <w:rPr>
          <w:b/>
        </w:rPr>
        <w:t>Atividades</w:t>
      </w:r>
      <w:r w:rsidRPr="00186B76">
        <w:t xml:space="preserve"> e fornecer informações econômico-financeiras, operacionais e sobre os </w:t>
      </w:r>
      <w:r w:rsidRPr="00186B76">
        <w:rPr>
          <w:b/>
        </w:rPr>
        <w:t>Bens do Arrendamento</w:t>
      </w:r>
      <w:r w:rsidRPr="00186B76">
        <w:t xml:space="preserve"> ao</w:t>
      </w:r>
      <w:r w:rsidRPr="00186B76">
        <w:rPr>
          <w:b/>
        </w:rPr>
        <w:t xml:space="preserve"> Poder Concedente</w:t>
      </w:r>
      <w:r w:rsidRPr="00186B76">
        <w:t>, à</w:t>
      </w:r>
      <w:r w:rsidRPr="00186B76">
        <w:rPr>
          <w:b/>
        </w:rPr>
        <w:t xml:space="preserve"> ANTAQ </w:t>
      </w:r>
      <w:r w:rsidRPr="00186B76">
        <w:t>e aos órgãos governamentais competentes, conforme previsto na regulamentação;</w:t>
      </w:r>
    </w:p>
    <w:p w:rsidR="00B31CF6" w:rsidP="00B12C30" w:rsidRDefault="00B31CF6" w14:paraId="68C48D13" w14:textId="77777777">
      <w:pPr>
        <w:pStyle w:val="MinutadeContrato"/>
      </w:pPr>
    </w:p>
    <w:p w:rsidR="00B31CF6" w:rsidP="00B12C30" w:rsidRDefault="005F6644" w14:paraId="5D9FE113" w14:textId="7ED75FB5">
      <w:pPr>
        <w:pStyle w:val="MinutadeContrato"/>
        <w:numPr>
          <w:ilvl w:val="3"/>
          <w:numId w:val="2"/>
        </w:numPr>
        <w:rPr>
          <w:strike/>
        </w:rPr>
      </w:pPr>
      <w:r w:rsidRPr="00186B76">
        <w:t xml:space="preserve">Manter a continuidade da </w:t>
      </w:r>
      <w:r w:rsidRPr="00186B76">
        <w:rPr>
          <w:b/>
        </w:rPr>
        <w:t>Atividade</w:t>
      </w:r>
      <w:r w:rsidRPr="00186B76">
        <w:t xml:space="preserve"> prestada, salvo interrupção causada por caso fortuito ou motivo de força maior, comunicando imediatamente a ocorrência de tais fatos</w:t>
      </w:r>
      <w:r w:rsidRPr="00186B76">
        <w:rPr>
          <w:b/>
        </w:rPr>
        <w:t xml:space="preserve"> </w:t>
      </w:r>
      <w:r w:rsidRPr="00186B76">
        <w:t xml:space="preserve">à </w:t>
      </w:r>
      <w:r w:rsidRPr="00186B76">
        <w:rPr>
          <w:b/>
        </w:rPr>
        <w:t>ANTAQ</w:t>
      </w:r>
      <w:r w:rsidRPr="00186B76">
        <w:t xml:space="preserve"> e à </w:t>
      </w:r>
      <w:del w:author="Isabela Alves Pereira Oliveira" w:date="2025-12-12T12:07:00Z" w16du:dateUtc="2025-12-12T15:07:00Z" w:id="540">
        <w:r w:rsidDel="009F0F29" w:rsidR="0021068B">
          <w:rPr>
            <w:b/>
          </w:rPr>
          <w:delText>Administração do Porto</w:delText>
        </w:r>
      </w:del>
      <w:ins w:author="Isabela Alves Pereira Oliveira" w:date="2025-12-12T12:07:00Z" w16du:dateUtc="2025-12-12T15:07:00Z" w:id="541">
        <w:r w:rsidR="009F0F29">
          <w:rPr>
            <w:b/>
          </w:rPr>
          <w:t>Autoridade Portuária</w:t>
        </w:r>
      </w:ins>
      <w:r w:rsidRPr="00186B76">
        <w:rPr>
          <w:b/>
        </w:rPr>
        <w:t>;</w:t>
      </w:r>
    </w:p>
    <w:p w:rsidR="00B31CF6" w:rsidP="00B12C30" w:rsidRDefault="00B31CF6" w14:paraId="5764F1F6" w14:textId="77777777">
      <w:pPr>
        <w:pStyle w:val="MinutadeContrato"/>
        <w:rPr>
          <w:strike/>
        </w:rPr>
      </w:pPr>
    </w:p>
    <w:p w:rsidR="00B31CF6" w:rsidP="00B12C30" w:rsidRDefault="005F6644" w14:paraId="3614C677" w14:textId="77777777">
      <w:pPr>
        <w:pStyle w:val="MinutadeContrato"/>
        <w:numPr>
          <w:ilvl w:val="3"/>
          <w:numId w:val="2"/>
        </w:numPr>
      </w:pPr>
      <w:r w:rsidRPr="00186B76">
        <w:t xml:space="preserve">Pagar os tributos e contribuições de qualquer natureza, incidentes ou que venham a incidir, sobre as áreas e infraestruturas públicas arrendadas e sobre a </w:t>
      </w:r>
      <w:r w:rsidRPr="00186B76">
        <w:rPr>
          <w:b/>
        </w:rPr>
        <w:t>Atividade</w:t>
      </w:r>
      <w:r w:rsidRPr="00186B76">
        <w:t xml:space="preserve"> exercida;</w:t>
      </w:r>
    </w:p>
    <w:p w:rsidR="00B31CF6" w:rsidP="00B12C30" w:rsidRDefault="00B31CF6" w14:paraId="56A33EF6" w14:textId="77777777">
      <w:pPr>
        <w:pStyle w:val="MinutadeContrato"/>
      </w:pPr>
    </w:p>
    <w:p w:rsidR="00B31CF6" w:rsidP="00B12C30" w:rsidRDefault="005F6644" w14:paraId="759D59F9" w14:textId="77777777">
      <w:pPr>
        <w:pStyle w:val="MinutadeContrato"/>
        <w:numPr>
          <w:ilvl w:val="3"/>
          <w:numId w:val="2"/>
        </w:numPr>
      </w:pPr>
      <w:r w:rsidRPr="00186B76">
        <w:t xml:space="preserve">Pagar as </w:t>
      </w:r>
      <w:r w:rsidRPr="00186B76">
        <w:rPr>
          <w:b/>
        </w:rPr>
        <w:t>Tarifas Portuárias</w:t>
      </w:r>
      <w:r w:rsidRPr="00186B76">
        <w:t xml:space="preserve"> nos prazos previstos pela regulamentação aplicável ao </w:t>
      </w:r>
      <w:r w:rsidRPr="00186B76">
        <w:rPr>
          <w:b/>
        </w:rPr>
        <w:t>Porto Organizado</w:t>
      </w:r>
      <w:r w:rsidRPr="00186B76">
        <w:t>;</w:t>
      </w:r>
    </w:p>
    <w:p w:rsidR="00B31CF6" w:rsidP="00B12C30" w:rsidRDefault="00B31CF6" w14:paraId="4FB33FFA" w14:textId="77777777">
      <w:pPr>
        <w:pStyle w:val="MinutadeContrato"/>
      </w:pPr>
    </w:p>
    <w:p w:rsidR="00B31CF6" w:rsidP="00B12C30" w:rsidRDefault="005F6644" w14:paraId="432B188A" w14:textId="77777777">
      <w:pPr>
        <w:pStyle w:val="MinutadeContrato"/>
        <w:numPr>
          <w:ilvl w:val="3"/>
          <w:numId w:val="2"/>
        </w:numPr>
      </w:pPr>
      <w:r w:rsidRPr="00186B76">
        <w:t>Ajustar-se às medidas e determinações do</w:t>
      </w:r>
      <w:r w:rsidRPr="00186B76">
        <w:rPr>
          <w:b/>
        </w:rPr>
        <w:t xml:space="preserve"> Poder Concedente </w:t>
      </w:r>
      <w:r w:rsidRPr="00186B76">
        <w:t xml:space="preserve">e da </w:t>
      </w:r>
      <w:r w:rsidRPr="00186B76">
        <w:rPr>
          <w:b/>
        </w:rPr>
        <w:t>ANTAQ</w:t>
      </w:r>
      <w:r w:rsidRPr="00186B76">
        <w:t xml:space="preserve"> relacionadas à correção de competição imperfeita no </w:t>
      </w:r>
      <w:r w:rsidRPr="00186B76">
        <w:rPr>
          <w:b/>
        </w:rPr>
        <w:t>Porto Organizado</w:t>
      </w:r>
      <w:r w:rsidRPr="00186B76">
        <w:t xml:space="preserve"> ou na </w:t>
      </w:r>
      <w:r w:rsidRPr="00186B76">
        <w:rPr>
          <w:b/>
        </w:rPr>
        <w:t>Área de Influência do Porto Organizado</w:t>
      </w:r>
      <w:r w:rsidRPr="00186B76">
        <w:t>;</w:t>
      </w:r>
    </w:p>
    <w:p w:rsidR="00B31CF6" w:rsidP="00B12C30" w:rsidRDefault="00B31CF6" w14:paraId="2AAA4724" w14:textId="77777777">
      <w:pPr>
        <w:pStyle w:val="MinutadeContrato"/>
      </w:pPr>
    </w:p>
    <w:p w:rsidR="00B31CF6" w:rsidP="00B12C30" w:rsidRDefault="005F6644" w14:paraId="06359AD4" w14:textId="1621948B">
      <w:pPr>
        <w:pStyle w:val="MinutadeContrato"/>
        <w:numPr>
          <w:ilvl w:val="3"/>
          <w:numId w:val="2"/>
        </w:numPr>
      </w:pPr>
      <w:r w:rsidRPr="00186B76">
        <w:t xml:space="preserve">Providenciar a recuperação, remediação e gerenciamento do </w:t>
      </w:r>
      <w:r w:rsidRPr="00186B76">
        <w:rPr>
          <w:b/>
        </w:rPr>
        <w:t>Passivo Ambiental</w:t>
      </w:r>
      <w:r w:rsidRPr="00186B76">
        <w:t xml:space="preserve"> relacionado ao </w:t>
      </w:r>
      <w:r w:rsidRPr="00186B76">
        <w:rPr>
          <w:b/>
        </w:rPr>
        <w:t>Arrendamento</w:t>
      </w:r>
      <w:r w:rsidRPr="00186B76">
        <w:t xml:space="preserve">, nos termos previstos na </w:t>
      </w:r>
      <w:r w:rsidRPr="00B12C30">
        <w:rPr>
          <w:highlight w:val="yellow"/>
        </w:rPr>
        <w:t xml:space="preserve">Cláusula </w:t>
      </w:r>
      <w:r w:rsidRPr="00B12C30">
        <w:rPr>
          <w:highlight w:val="yellow"/>
        </w:rPr>
        <w:fldChar w:fldCharType="begin"/>
      </w:r>
      <w:r w:rsidRPr="00B12C30">
        <w:rPr>
          <w:highlight w:val="yellow"/>
        </w:rPr>
        <w:instrText xml:space="preserve"> REF _Ref367194505 \r \h  \* MERGEFORMAT </w:instrText>
      </w:r>
      <w:r w:rsidRPr="00B12C30">
        <w:rPr>
          <w:highlight w:val="yellow"/>
        </w:rPr>
      </w:r>
      <w:r w:rsidRPr="00B12C30">
        <w:rPr>
          <w:highlight w:val="yellow"/>
        </w:rPr>
        <w:fldChar w:fldCharType="separate"/>
      </w:r>
      <w:ins w:author="Isabela Alves Pereira Oliveira" w:date="2025-12-12T11:57:00Z" w16du:dateUtc="2025-12-12T14:57:00Z" w:id="542">
        <w:r w:rsidR="00C55F81">
          <w:rPr>
            <w:highlight w:val="yellow"/>
          </w:rPr>
          <w:t>12</w:t>
        </w:r>
      </w:ins>
      <w:del w:author="Isabela Alves Pereira Oliveira" w:date="2025-12-12T09:24:00Z" w16du:dateUtc="2025-12-12T12:24:00Z" w:id="543">
        <w:r w:rsidDel="00DA0233" w:rsidR="00B12C30">
          <w:rPr>
            <w:highlight w:val="yellow"/>
          </w:rPr>
          <w:delText>210</w:delText>
        </w:r>
      </w:del>
      <w:r w:rsidRPr="00B12C30">
        <w:rPr>
          <w:highlight w:val="yellow"/>
        </w:rPr>
        <w:fldChar w:fldCharType="end"/>
      </w:r>
      <w:r w:rsidRPr="00186B76">
        <w:t>;</w:t>
      </w:r>
    </w:p>
    <w:p w:rsidR="00B31CF6" w:rsidP="00B12C30" w:rsidRDefault="00B31CF6" w14:paraId="61780A71" w14:textId="77777777">
      <w:pPr>
        <w:pStyle w:val="MinutadeContrato"/>
      </w:pPr>
    </w:p>
    <w:p w:rsidR="00B31CF6" w:rsidP="00B12C30" w:rsidRDefault="005F6644" w14:paraId="4FE3CA79" w14:textId="55F91D82">
      <w:pPr>
        <w:pStyle w:val="MinutadeContrato"/>
        <w:numPr>
          <w:ilvl w:val="3"/>
          <w:numId w:val="2"/>
        </w:numPr>
      </w:pPr>
      <w:r w:rsidRPr="00186B76">
        <w:t>Adotar e cumprir as medidas necessárias à fiscalização pelo</w:t>
      </w:r>
      <w:r w:rsidRPr="00186B76">
        <w:rPr>
          <w:b/>
        </w:rPr>
        <w:t xml:space="preserve"> Poder Concedente</w:t>
      </w:r>
      <w:r w:rsidRPr="00186B76">
        <w:t xml:space="preserve">, </w:t>
      </w:r>
      <w:r w:rsidRPr="00186B76">
        <w:rPr>
          <w:b/>
        </w:rPr>
        <w:t>ANTAQ</w:t>
      </w:r>
      <w:r w:rsidRPr="00186B76">
        <w:t xml:space="preserve">, </w:t>
      </w:r>
      <w:del w:author="Isabela Alves Pereira Oliveira" w:date="2025-12-12T12:07:00Z" w16du:dateUtc="2025-12-12T15:07:00Z" w:id="544">
        <w:r w:rsidDel="009F0F29" w:rsidR="00E23F2C">
          <w:rPr>
            <w:b/>
          </w:rPr>
          <w:delText>A</w:delText>
        </w:r>
        <w:r w:rsidDel="009F0F29" w:rsidR="001A6AB7">
          <w:rPr>
            <w:b/>
          </w:rPr>
          <w:delText>dministração do Porto</w:delText>
        </w:r>
      </w:del>
      <w:ins w:author="Isabela Alves Pereira Oliveira" w:date="2025-12-12T12:07:00Z" w16du:dateUtc="2025-12-12T15:07:00Z" w:id="545">
        <w:r w:rsidR="009F0F29">
          <w:rPr>
            <w:b/>
          </w:rPr>
          <w:t>Autoridade Portuária</w:t>
        </w:r>
      </w:ins>
      <w:r w:rsidRPr="00186B76">
        <w:rPr>
          <w:b/>
        </w:rPr>
        <w:t xml:space="preserve"> </w:t>
      </w:r>
      <w:r w:rsidRPr="00186B76">
        <w:t>e autoridades aduaneira, marítima, sanitária, fitossanitária, de polícia marítima e demais autoridades governamentais com atuação no setor portuário;</w:t>
      </w:r>
    </w:p>
    <w:p w:rsidR="00B31CF6" w:rsidP="00B12C30" w:rsidRDefault="00B31CF6" w14:paraId="55356D23" w14:textId="77777777">
      <w:pPr>
        <w:pStyle w:val="MinutadeContrato"/>
      </w:pPr>
    </w:p>
    <w:p w:rsidR="00B31CF6" w:rsidP="00B12C30" w:rsidRDefault="005F6644" w14:paraId="6F313010" w14:textId="77777777">
      <w:pPr>
        <w:pStyle w:val="MinutadeContrato"/>
        <w:numPr>
          <w:ilvl w:val="3"/>
          <w:numId w:val="2"/>
        </w:numPr>
      </w:pPr>
      <w:r w:rsidRPr="00186B76">
        <w:t>Informar ao</w:t>
      </w:r>
      <w:r w:rsidRPr="00186B76">
        <w:rPr>
          <w:b/>
        </w:rPr>
        <w:t xml:space="preserve"> Poder Concedente</w:t>
      </w:r>
      <w:r w:rsidRPr="00186B76">
        <w:t>, à</w:t>
      </w:r>
      <w:r w:rsidRPr="00186B76">
        <w:rPr>
          <w:b/>
        </w:rPr>
        <w:t xml:space="preserve"> ANTAQ</w:t>
      </w:r>
      <w:r w:rsidRPr="00186B76">
        <w:t xml:space="preserve"> e às autoridades públicas quaisquer atos ou fatos ilegais ou ilícitos de que tenha conhecimento em razão das </w:t>
      </w:r>
      <w:r w:rsidRPr="00186B76">
        <w:rPr>
          <w:b/>
        </w:rPr>
        <w:t>Atividades</w:t>
      </w:r>
      <w:r w:rsidRPr="00186B76">
        <w:t>;</w:t>
      </w:r>
    </w:p>
    <w:p w:rsidR="00B31CF6" w:rsidP="00B12C30" w:rsidRDefault="00B31CF6" w14:paraId="7DA8BA9E" w14:textId="77777777">
      <w:pPr>
        <w:pStyle w:val="MinutadeContrato"/>
      </w:pPr>
    </w:p>
    <w:p w:rsidR="00B31CF6" w:rsidP="00B12C30" w:rsidRDefault="005F6644" w14:paraId="2C085A6F" w14:textId="2FAF5951">
      <w:pPr>
        <w:pStyle w:val="MinutadeContrato"/>
        <w:numPr>
          <w:ilvl w:val="3"/>
          <w:numId w:val="2"/>
        </w:numPr>
      </w:pPr>
      <w:r w:rsidRPr="00186B76">
        <w:t xml:space="preserve">Nas hipóteses não dispensadas pela legislação, pré-qualificar-se para realizar a movimentação e a armazenagem de </w:t>
      </w:r>
      <w:del w:author="Isabela Alves Pereira Oliveira" w:date="2025-12-12T09:17:00Z" w16du:dateUtc="2025-12-12T12:17:00Z" w:id="546">
        <w:r w:rsidDel="00A7050E" w:rsidR="008264BA">
          <w:delText>c</w:delText>
        </w:r>
        <w:r w:rsidRPr="00186B76" w:rsidDel="00A7050E">
          <w:delText xml:space="preserve">argas </w:delText>
        </w:r>
      </w:del>
      <w:ins w:author="Isabela Alves Pereira Oliveira" w:date="2025-12-12T09:17:00Z" w16du:dateUtc="2025-12-12T12:17:00Z" w:id="547">
        <w:r w:rsidRPr="00A7050E" w:rsidR="00A7050E">
          <w:rPr>
            <w:b/>
            <w:bCs w:val="0"/>
            <w:rPrChange w:author="Isabela Alves Pereira Oliveira" w:date="2025-12-12T09:17:00Z" w16du:dateUtc="2025-12-12T12:17:00Z" w:id="548">
              <w:rPr/>
            </w:rPrChange>
          </w:rPr>
          <w:t>Cargas</w:t>
        </w:r>
        <w:r w:rsidRPr="00186B76" w:rsidR="00A7050E">
          <w:t xml:space="preserve"> </w:t>
        </w:r>
      </w:ins>
      <w:r w:rsidRPr="00186B76">
        <w:t xml:space="preserve">diretamente ou comprovar a contratação de operadores portuários pré-qualificados para tal fim, bem como manter a condição de pré-qualificada ou a contratação de operadores portuários pré-qualificados durante o </w:t>
      </w:r>
      <w:r w:rsidRPr="00186B76">
        <w:rPr>
          <w:b/>
        </w:rPr>
        <w:t>Prazo do Arrendamento</w:t>
      </w:r>
      <w:r>
        <w:t>:</w:t>
      </w:r>
    </w:p>
    <w:p w:rsidR="00B31CF6" w:rsidP="00B12C30" w:rsidRDefault="00B31CF6" w14:paraId="4D0C369C" w14:textId="77777777">
      <w:pPr>
        <w:pStyle w:val="MinutadeContrato"/>
      </w:pPr>
    </w:p>
    <w:p w:rsidR="00B31CF6" w:rsidP="00B12C30" w:rsidRDefault="005F6644" w14:paraId="401E2190" w14:textId="77777777">
      <w:pPr>
        <w:pStyle w:val="MinutadeContrato"/>
        <w:numPr>
          <w:ilvl w:val="4"/>
          <w:numId w:val="2"/>
        </w:numPr>
      </w:pPr>
      <w:r>
        <w:t xml:space="preserve">Em caso de contratação de operadores portuários pré-qualificados, a </w:t>
      </w:r>
      <w:r w:rsidRPr="00A80599">
        <w:rPr>
          <w:b/>
        </w:rPr>
        <w:t>Arrendatária</w:t>
      </w:r>
      <w:r>
        <w:t xml:space="preserve"> e o operador portuário serão solidariamente responsáveis pelo ressarcimento dos danos, no caso dos eventos descritos nos incisos I, II e III, do art. 26 da Lei nº. 12.815, de 2013;</w:t>
      </w:r>
    </w:p>
    <w:p w:rsidR="00B31CF6" w:rsidP="00A54378" w:rsidRDefault="00B31CF6" w14:paraId="6897D836" w14:textId="77777777">
      <w:pPr>
        <w:pStyle w:val="MinutadeContrato"/>
      </w:pPr>
    </w:p>
    <w:p w:rsidR="00B31CF6" w:rsidP="00A54378" w:rsidRDefault="005F6644" w14:paraId="36F9218C" w14:textId="77777777">
      <w:pPr>
        <w:pStyle w:val="MinutadeContrato"/>
        <w:numPr>
          <w:ilvl w:val="3"/>
          <w:numId w:val="2"/>
        </w:numPr>
      </w:pPr>
      <w:r w:rsidRPr="00186B76">
        <w:t xml:space="preserve">Permitir, em caráter excepcional e mediante remuneração, a utilização por terceiros das </w:t>
      </w:r>
      <w:r w:rsidRPr="00186B76">
        <w:rPr>
          <w:b/>
        </w:rPr>
        <w:t>Instalações Portuárias</w:t>
      </w:r>
      <w:r w:rsidRPr="00186B76">
        <w:t xml:space="preserve"> e equipamentos arrendados, bem como o direito de passagem outorgado a terceiros, na forma em que dispuser a regulamentação;</w:t>
      </w:r>
    </w:p>
    <w:p w:rsidR="00B31CF6" w:rsidP="00A54378" w:rsidRDefault="00B31CF6" w14:paraId="244E6BC8" w14:textId="77777777">
      <w:pPr>
        <w:pStyle w:val="MinutadeContrato"/>
      </w:pPr>
    </w:p>
    <w:p w:rsidR="00B31CF6" w:rsidP="00A54378" w:rsidRDefault="005F6644" w14:paraId="526013D6" w14:textId="77777777">
      <w:pPr>
        <w:pStyle w:val="MinutadeContrato"/>
        <w:numPr>
          <w:ilvl w:val="3"/>
          <w:numId w:val="2"/>
        </w:numPr>
      </w:pPr>
      <w:r w:rsidRPr="00186B76">
        <w:t xml:space="preserve">No prazo máximo de 12 (doze) meses a partir da </w:t>
      </w:r>
      <w:r w:rsidRPr="00186B76">
        <w:rPr>
          <w:b/>
        </w:rPr>
        <w:t>Data de Assunção</w:t>
      </w:r>
      <w:r w:rsidRPr="00186B76">
        <w:t xml:space="preserve"> realizar avaliação patrimonial completa dos </w:t>
      </w:r>
      <w:r w:rsidRPr="00186B76">
        <w:rPr>
          <w:b/>
        </w:rPr>
        <w:t>Bens do Arrendamento</w:t>
      </w:r>
      <w:r w:rsidRPr="00186B76">
        <w:t xml:space="preserve">, incluindo estimativa de vida útil e valor de mercado de cada ativo, registrada por meio de laudo independente e em consonância com o </w:t>
      </w:r>
      <w:r w:rsidRPr="00186B76">
        <w:rPr>
          <w:b/>
        </w:rPr>
        <w:t>PBI</w:t>
      </w:r>
      <w:r w:rsidRPr="00186B76">
        <w:t xml:space="preserve"> aprovado, e submetê-la à </w:t>
      </w:r>
      <w:r w:rsidRPr="00186B76">
        <w:rPr>
          <w:b/>
        </w:rPr>
        <w:t>ANTAQ</w:t>
      </w:r>
      <w:r w:rsidRPr="00186B76">
        <w:t>;</w:t>
      </w:r>
    </w:p>
    <w:p w:rsidR="00B31CF6" w:rsidP="00A54378" w:rsidRDefault="00B31CF6" w14:paraId="6F899B2A" w14:textId="77777777">
      <w:pPr>
        <w:pStyle w:val="MinutadeContrato"/>
      </w:pPr>
    </w:p>
    <w:p w:rsidR="00B31CF6" w:rsidP="00A54378" w:rsidRDefault="005F6644" w14:paraId="31AAF880" w14:textId="062B2B38">
      <w:pPr>
        <w:pStyle w:val="MinutadeContrato"/>
        <w:numPr>
          <w:ilvl w:val="3"/>
          <w:numId w:val="2"/>
        </w:numPr>
      </w:pPr>
      <w:r w:rsidRPr="00186B76">
        <w:t xml:space="preserve">No prazo máximo de 24 (vinte e quatro) meses a partir do </w:t>
      </w:r>
      <w:r w:rsidRPr="00186B76">
        <w:rPr>
          <w:b/>
        </w:rPr>
        <w:t>Prazo Limite para Início das Atividades</w:t>
      </w:r>
      <w:r>
        <w:t xml:space="preserve"> indicado na </w:t>
      </w:r>
      <w:r w:rsidRPr="00A54378">
        <w:rPr>
          <w:highlight w:val="yellow"/>
        </w:rPr>
        <w:t xml:space="preserve">Subcláusula </w:t>
      </w:r>
      <w:r w:rsidRPr="00A54378">
        <w:rPr>
          <w:highlight w:val="yellow"/>
        </w:rPr>
        <w:fldChar w:fldCharType="begin"/>
      </w:r>
      <w:r w:rsidRPr="00A54378">
        <w:rPr>
          <w:highlight w:val="yellow"/>
        </w:rPr>
        <w:instrText xml:space="preserve"> REF _Ref77027616 \r \h  \* MERGEFORMAT </w:instrText>
      </w:r>
      <w:r w:rsidRPr="00A54378">
        <w:rPr>
          <w:highlight w:val="yellow"/>
        </w:rPr>
      </w:r>
      <w:r w:rsidRPr="00A54378">
        <w:rPr>
          <w:highlight w:val="yellow"/>
        </w:rPr>
        <w:fldChar w:fldCharType="separate"/>
      </w:r>
      <w:ins w:author="Isabela Alves Pereira Oliveira" w:date="2025-12-12T11:57:00Z" w16du:dateUtc="2025-12-12T14:57:00Z" w:id="549">
        <w:r w:rsidR="00C55F81">
          <w:rPr>
            <w:highlight w:val="yellow"/>
          </w:rPr>
          <w:t>2.2</w:t>
        </w:r>
      </w:ins>
      <w:del w:author="Isabela Alves Pereira Oliveira" w:date="2025-12-12T09:24:00Z" w16du:dateUtc="2025-12-12T12:24:00Z" w:id="550">
        <w:r w:rsidDel="00DA0233" w:rsidR="00A54378">
          <w:rPr>
            <w:highlight w:val="yellow"/>
          </w:rPr>
          <w:delText>8.2</w:delText>
        </w:r>
      </w:del>
      <w:r w:rsidRPr="00A54378">
        <w:rPr>
          <w:highlight w:val="yellow"/>
        </w:rPr>
        <w:fldChar w:fldCharType="end"/>
      </w:r>
      <w:r w:rsidRPr="00186B76">
        <w:t>, implantar e certificar sistema de gestão e controle ambiental</w:t>
      </w:r>
      <w:r>
        <w:t>;</w:t>
      </w:r>
    </w:p>
    <w:p w:rsidR="00B31CF6" w:rsidP="00A54378" w:rsidRDefault="00B31CF6" w14:paraId="0D128D5A" w14:textId="77777777">
      <w:pPr>
        <w:pStyle w:val="MinutadeContrato"/>
      </w:pPr>
    </w:p>
    <w:p w:rsidR="00B31CF6" w:rsidP="00A54378" w:rsidRDefault="005F6644" w14:paraId="2B3D80ED" w14:textId="05753AE4">
      <w:pPr>
        <w:pStyle w:val="MinutadeContrato"/>
        <w:numPr>
          <w:ilvl w:val="3"/>
          <w:numId w:val="2"/>
        </w:numPr>
      </w:pPr>
      <w:r w:rsidRPr="002E6BF9">
        <w:t xml:space="preserve">Atender de forma não discriminatória terceiros interessados nos serviços de operação de </w:t>
      </w:r>
      <w:r w:rsidRPr="008264BA" w:rsidR="008264BA">
        <w:rPr>
          <w:b/>
          <w:bCs w:val="0"/>
        </w:rPr>
        <w:t>C</w:t>
      </w:r>
      <w:r w:rsidRPr="008264BA">
        <w:rPr>
          <w:b/>
          <w:bCs w:val="0"/>
        </w:rPr>
        <w:t>argas</w:t>
      </w:r>
      <w:r w:rsidRPr="002E6BF9">
        <w:t xml:space="preserve"> pelo terminal, considerando as disponibilidades e as condições gerais das </w:t>
      </w:r>
      <w:r w:rsidRPr="00467031">
        <w:rPr>
          <w:b/>
          <w:bCs w:val="0"/>
        </w:rPr>
        <w:t>Atividades</w:t>
      </w:r>
      <w:r w:rsidRPr="002E6BF9">
        <w:t xml:space="preserve">, observada a regulação sobre o tema, em especial o disposto na Resolução nº </w:t>
      </w:r>
      <w:r>
        <w:t xml:space="preserve">75, de 2 de junho de 2022 da </w:t>
      </w:r>
      <w:r w:rsidRPr="00AC3DAF">
        <w:rPr>
          <w:b/>
          <w:bCs w:val="0"/>
        </w:rPr>
        <w:t>ANTAQ</w:t>
      </w:r>
      <w:r w:rsidRPr="002E6BF9">
        <w:t xml:space="preserve">, devendo eventual descumprimento ser comunicado à </w:t>
      </w:r>
      <w:r w:rsidRPr="00467031">
        <w:rPr>
          <w:b/>
          <w:bCs w:val="0"/>
        </w:rPr>
        <w:t>ANTAQ</w:t>
      </w:r>
      <w:r>
        <w:t>;</w:t>
      </w:r>
    </w:p>
    <w:p w:rsidR="00B31CF6" w:rsidP="00467031" w:rsidRDefault="00B31CF6" w14:paraId="1BC5692C" w14:textId="77777777">
      <w:pPr>
        <w:pStyle w:val="MinutadeContrato"/>
      </w:pPr>
    </w:p>
    <w:p w:rsidR="00B31CF6" w:rsidP="00467031" w:rsidRDefault="005F6644" w14:paraId="5A3D3648" w14:textId="2ADB2254">
      <w:pPr>
        <w:pStyle w:val="MinutadeContrato"/>
        <w:numPr>
          <w:ilvl w:val="3"/>
          <w:numId w:val="2"/>
        </w:numPr>
      </w:pPr>
      <w:r w:rsidRPr="002E6BF9">
        <w:t xml:space="preserve">Obter, renovar e manter vigentes, durante todo o período do </w:t>
      </w:r>
      <w:r w:rsidRPr="00467031">
        <w:rPr>
          <w:b/>
          <w:bCs w:val="0"/>
        </w:rPr>
        <w:t>Contrato</w:t>
      </w:r>
      <w:r w:rsidRPr="002E6BF9">
        <w:t xml:space="preserve">, todas as licenças, permissões e autorizações ambientais necessárias ao pleno exercício das </w:t>
      </w:r>
      <w:r w:rsidRPr="00467031">
        <w:rPr>
          <w:b/>
          <w:bCs w:val="0"/>
        </w:rPr>
        <w:t>Atividades</w:t>
      </w:r>
      <w:r w:rsidRPr="002E6BF9">
        <w:t xml:space="preserve"> objeto do </w:t>
      </w:r>
      <w:r w:rsidRPr="00467031">
        <w:rPr>
          <w:b/>
          <w:bCs w:val="0"/>
        </w:rPr>
        <w:t>Arrendamento</w:t>
      </w:r>
      <w:r>
        <w:t xml:space="preserve">; </w:t>
      </w:r>
    </w:p>
    <w:p w:rsidR="00B31CF6" w:rsidP="00467031" w:rsidRDefault="00B31CF6" w14:paraId="7F608EA7" w14:textId="77777777">
      <w:pPr>
        <w:pStyle w:val="MinutadeContrato"/>
      </w:pPr>
    </w:p>
    <w:p w:rsidR="00B31CF6" w:rsidP="00467031" w:rsidRDefault="005F6644" w14:paraId="6132FE77" w14:textId="093F932F">
      <w:pPr>
        <w:pStyle w:val="MinutadeContrato"/>
        <w:numPr>
          <w:ilvl w:val="3"/>
          <w:numId w:val="2"/>
        </w:numPr>
      </w:pPr>
      <w:r w:rsidRPr="002E6BF9">
        <w:t xml:space="preserve">Ao término do </w:t>
      </w:r>
      <w:r w:rsidRPr="00467031">
        <w:rPr>
          <w:b/>
          <w:bCs w:val="0"/>
        </w:rPr>
        <w:t>Contrato</w:t>
      </w:r>
      <w:r w:rsidRPr="002E6BF9">
        <w:t xml:space="preserve">, efetuar a transferência de titularidade do processo de licenciamento ambiental à </w:t>
      </w:r>
      <w:r w:rsidRPr="00467031" w:rsidR="00E23F2C">
        <w:rPr>
          <w:b/>
          <w:bCs w:val="0"/>
        </w:rPr>
        <w:t>Autoridade Portuária</w:t>
      </w:r>
      <w:r w:rsidRPr="002E6BF9">
        <w:t xml:space="preserve"> ou a quem o </w:t>
      </w:r>
      <w:r w:rsidRPr="00467031">
        <w:rPr>
          <w:b/>
          <w:bCs w:val="0"/>
        </w:rPr>
        <w:t>Poder Concedente</w:t>
      </w:r>
      <w:r w:rsidRPr="002E6BF9">
        <w:t xml:space="preserve"> determinar, devendo manter vigentes as licenças até a conclusão do processo de transferência</w:t>
      </w:r>
      <w:r w:rsidR="001A6AB7">
        <w:t>;</w:t>
      </w:r>
    </w:p>
    <w:p w:rsidR="001A6AB7" w:rsidP="001A6AB7" w:rsidRDefault="001A6AB7" w14:paraId="1A444D08" w14:textId="77777777">
      <w:pPr>
        <w:pStyle w:val="MinutadeContrato"/>
      </w:pPr>
    </w:p>
    <w:p w:rsidRPr="001A6AB7" w:rsidR="001A6AB7" w:rsidP="001A6AB7" w:rsidRDefault="001A6AB7" w14:paraId="065C3405" w14:textId="329DA48E">
      <w:pPr>
        <w:pStyle w:val="MinutadeContrato"/>
        <w:numPr>
          <w:ilvl w:val="4"/>
          <w:numId w:val="2"/>
        </w:numPr>
        <w:rPr>
          <w:highlight w:val="green"/>
        </w:rPr>
      </w:pPr>
      <w:r w:rsidRPr="001A6AB7">
        <w:rPr>
          <w:highlight w:val="green"/>
        </w:rPr>
        <w:t xml:space="preserve">No caso de investimentos da </w:t>
      </w:r>
      <w:r w:rsidRPr="001A6AB7">
        <w:rPr>
          <w:b/>
          <w:highlight w:val="green"/>
        </w:rPr>
        <w:t xml:space="preserve">Arrendatária </w:t>
      </w:r>
      <w:r w:rsidRPr="001A6AB7">
        <w:rPr>
          <w:highlight w:val="green"/>
        </w:rPr>
        <w:t xml:space="preserve">previstos fora da área arrendada, na área comum do </w:t>
      </w:r>
      <w:r w:rsidRPr="001A6AB7">
        <w:rPr>
          <w:b/>
          <w:highlight w:val="green"/>
        </w:rPr>
        <w:t>Porto Organizado</w:t>
      </w:r>
      <w:r w:rsidRPr="001A6AB7">
        <w:rPr>
          <w:highlight w:val="green"/>
        </w:rPr>
        <w:t xml:space="preserve">, após concluído o processo de licenciamento ambiental, efetuar a transferência de titularidade do processo à </w:t>
      </w:r>
      <w:del w:author="Isabela Alves Pereira Oliveira" w:date="2025-12-12T12:07:00Z" w16du:dateUtc="2025-12-12T15:07:00Z" w:id="551">
        <w:r w:rsidRPr="001A6AB7" w:rsidDel="009F0F29">
          <w:rPr>
            <w:b/>
            <w:highlight w:val="green"/>
          </w:rPr>
          <w:delText>Administração do Porto</w:delText>
        </w:r>
      </w:del>
      <w:ins w:author="Isabela Alves Pereira Oliveira" w:date="2025-12-12T12:07:00Z" w16du:dateUtc="2025-12-12T15:07:00Z" w:id="552">
        <w:r w:rsidR="009F0F29">
          <w:rPr>
            <w:b/>
            <w:highlight w:val="green"/>
          </w:rPr>
          <w:t>Autoridade Portuária</w:t>
        </w:r>
      </w:ins>
      <w:r w:rsidRPr="001A6AB7">
        <w:rPr>
          <w:highlight w:val="green"/>
        </w:rPr>
        <w:t xml:space="preserve"> ou a quem o </w:t>
      </w:r>
      <w:r w:rsidRPr="001A6AB7">
        <w:rPr>
          <w:b/>
          <w:highlight w:val="green"/>
        </w:rPr>
        <w:t>Poder Concedente</w:t>
      </w:r>
      <w:r w:rsidRPr="001A6AB7">
        <w:rPr>
          <w:highlight w:val="green"/>
        </w:rPr>
        <w:t xml:space="preserve"> determinar.</w:t>
      </w:r>
    </w:p>
    <w:p w:rsidRPr="001A6AB7" w:rsidR="001A6AB7" w:rsidP="001A6AB7" w:rsidRDefault="001A6AB7" w14:paraId="0EAA7ACD" w14:textId="77777777">
      <w:pPr>
        <w:pStyle w:val="MinutadeContrato"/>
        <w:rPr>
          <w:highlight w:val="green"/>
        </w:rPr>
      </w:pPr>
    </w:p>
    <w:p w:rsidRPr="001A6AB7" w:rsidR="001A6AB7" w:rsidP="001A6AB7" w:rsidRDefault="001A6AB7" w14:paraId="37524CDA" w14:textId="47E9D099">
      <w:pPr>
        <w:pStyle w:val="MinutadeContrato"/>
        <w:numPr>
          <w:ilvl w:val="4"/>
          <w:numId w:val="2"/>
        </w:numPr>
        <w:rPr>
          <w:highlight w:val="green"/>
        </w:rPr>
      </w:pPr>
      <w:r w:rsidRPr="001A6AB7">
        <w:rPr>
          <w:highlight w:val="green"/>
        </w:rPr>
        <w:t>Após a conclusão dos processos de transferência de titularidade do processo de licenciamento ambiental, o novo titular será integral e exclusivamente responsável pela regularidade das licenças, assumindo todos os encargos, responsabilidades e ônus daí resultantes.</w:t>
      </w:r>
    </w:p>
    <w:p w:rsidRPr="001A6AB7" w:rsidR="001A6AB7" w:rsidP="001A6AB7" w:rsidRDefault="001A6AB7" w14:paraId="16E0541E" w14:textId="77777777">
      <w:pPr>
        <w:pStyle w:val="PargrafodaLista"/>
        <w:rPr>
          <w:highlight w:val="green"/>
        </w:rPr>
      </w:pPr>
    </w:p>
    <w:p w:rsidRPr="001A6AB7" w:rsidR="001A6AB7" w:rsidP="001A6AB7" w:rsidRDefault="001A6AB7" w14:paraId="0393D04D" w14:textId="020F635C">
      <w:pPr>
        <w:pStyle w:val="MinutadeContrato"/>
        <w:numPr>
          <w:ilvl w:val="3"/>
          <w:numId w:val="2"/>
        </w:numPr>
        <w:rPr>
          <w:highlight w:val="green"/>
        </w:rPr>
      </w:pPr>
      <w:r w:rsidRPr="001A6AB7">
        <w:rPr>
          <w:highlight w:val="green"/>
        </w:rPr>
        <w:t>Elaborar e divulgar anualmente o inventário de emissões de Gases de Efeito Estufa (GEE), que deverá atender aos três escopos previstos no GHG Protocol, bem como às demais normas e diretrizes técnicas nacionais e internacionais mais atualizadas;</w:t>
      </w:r>
    </w:p>
    <w:p w:rsidRPr="001A6AB7" w:rsidR="001A6AB7" w:rsidP="001A6AB7" w:rsidRDefault="001A6AB7" w14:paraId="45C9D11A" w14:textId="77777777">
      <w:pPr>
        <w:pStyle w:val="MinutadeContrato"/>
        <w:rPr>
          <w:highlight w:val="green"/>
        </w:rPr>
      </w:pPr>
    </w:p>
    <w:p w:rsidRPr="001A6AB7" w:rsidR="001A6AB7" w:rsidP="001A6AB7" w:rsidRDefault="001A6AB7" w14:paraId="36E6CCD0" w14:textId="0D9EF30B">
      <w:pPr>
        <w:pStyle w:val="MinutadeContrato"/>
        <w:numPr>
          <w:ilvl w:val="3"/>
          <w:numId w:val="2"/>
        </w:numPr>
        <w:rPr>
          <w:highlight w:val="green"/>
        </w:rPr>
      </w:pPr>
      <w:r w:rsidRPr="001A6AB7">
        <w:rPr>
          <w:highlight w:val="green"/>
        </w:rPr>
        <w:t>Promover a renovação dos equipamentos por equivalentes menos poluentes, que emitam menores quantidades de gases de efeito estufa;</w:t>
      </w:r>
    </w:p>
    <w:p w:rsidRPr="001A6AB7" w:rsidR="001A6AB7" w:rsidP="001A6AB7" w:rsidRDefault="001A6AB7" w14:paraId="25662869" w14:textId="77777777">
      <w:pPr>
        <w:pStyle w:val="MinutadeContrato"/>
        <w:rPr>
          <w:highlight w:val="green"/>
        </w:rPr>
      </w:pPr>
    </w:p>
    <w:p w:rsidRPr="001A6AB7" w:rsidR="001A6AB7" w:rsidP="001A6AB7" w:rsidRDefault="001A6AB7" w14:paraId="6AE6FACC" w14:textId="4744B684">
      <w:pPr>
        <w:pStyle w:val="MinutadeContrato"/>
        <w:numPr>
          <w:ilvl w:val="3"/>
          <w:numId w:val="2"/>
        </w:numPr>
        <w:rPr>
          <w:highlight w:val="green"/>
        </w:rPr>
      </w:pPr>
      <w:r w:rsidRPr="001A6AB7">
        <w:rPr>
          <w:highlight w:val="green"/>
        </w:rPr>
        <w:t xml:space="preserve">Para as </w:t>
      </w:r>
      <w:r w:rsidRPr="001A6AB7">
        <w:rPr>
          <w:b/>
          <w:bCs w:val="0"/>
          <w:highlight w:val="green"/>
        </w:rPr>
        <w:t>Atividades</w:t>
      </w:r>
      <w:r w:rsidRPr="001A6AB7">
        <w:rPr>
          <w:highlight w:val="green"/>
        </w:rPr>
        <w:t xml:space="preserve"> cujas responsabilidades, nos termos deste </w:t>
      </w:r>
      <w:r w:rsidRPr="001A6AB7">
        <w:rPr>
          <w:b/>
          <w:bCs w:val="0"/>
          <w:highlight w:val="green"/>
        </w:rPr>
        <w:t>Contrato</w:t>
      </w:r>
      <w:r w:rsidRPr="001A6AB7">
        <w:rPr>
          <w:highlight w:val="green"/>
        </w:rPr>
        <w:t xml:space="preserve">, sejam exclusivas da </w:t>
      </w:r>
      <w:r w:rsidRPr="001A6AB7">
        <w:rPr>
          <w:b/>
          <w:bCs w:val="0"/>
          <w:highlight w:val="green"/>
        </w:rPr>
        <w:t>Arrendatária</w:t>
      </w:r>
      <w:r w:rsidRPr="001A6AB7">
        <w:rPr>
          <w:highlight w:val="green"/>
        </w:rPr>
        <w:t>, esta deverá confeccionar Plano de Mitigação de Emissões de Gases de Efeito Estufa, atendendo às mais atualizadas normas e diretrizes técnicas nacionais e internacionais;</w:t>
      </w:r>
    </w:p>
    <w:p w:rsidRPr="001A6AB7" w:rsidR="001A6AB7" w:rsidP="001A6AB7" w:rsidRDefault="001A6AB7" w14:paraId="7E73DF2B" w14:textId="77777777">
      <w:pPr>
        <w:pStyle w:val="MinutadeContrato"/>
        <w:rPr>
          <w:highlight w:val="green"/>
        </w:rPr>
      </w:pPr>
    </w:p>
    <w:p w:rsidRPr="001A6AB7" w:rsidR="001A6AB7" w:rsidP="001A6AB7" w:rsidRDefault="001A6AB7" w14:paraId="3EC30EE8" w14:textId="2DD68229">
      <w:pPr>
        <w:pStyle w:val="MinutadeContrato"/>
        <w:numPr>
          <w:ilvl w:val="3"/>
          <w:numId w:val="2"/>
        </w:numPr>
        <w:rPr>
          <w:highlight w:val="green"/>
        </w:rPr>
      </w:pPr>
      <w:r w:rsidRPr="001A6AB7">
        <w:rPr>
          <w:highlight w:val="green"/>
        </w:rPr>
        <w:t>A partir da data de assinatura do</w:t>
      </w:r>
      <w:r w:rsidRPr="001A6AB7">
        <w:rPr>
          <w:b/>
          <w:highlight w:val="green"/>
        </w:rPr>
        <w:t xml:space="preserve"> Contrato </w:t>
      </w:r>
      <w:r w:rsidRPr="001A6AB7">
        <w:rPr>
          <w:bCs w:val="0"/>
          <w:highlight w:val="green"/>
        </w:rPr>
        <w:t>de</w:t>
      </w:r>
      <w:r w:rsidRPr="001A6AB7">
        <w:rPr>
          <w:b/>
          <w:highlight w:val="green"/>
        </w:rPr>
        <w:t xml:space="preserve"> Arrendamento</w:t>
      </w:r>
      <w:r w:rsidRPr="001A6AB7">
        <w:rPr>
          <w:highlight w:val="green"/>
        </w:rPr>
        <w:t xml:space="preserve">, dar início a todas as medidas e realizar todas as ações com vistas à obtenção do licenciamento ambiental necessário à realização das </w:t>
      </w:r>
      <w:r w:rsidRPr="001A6AB7">
        <w:rPr>
          <w:b/>
          <w:highlight w:val="green"/>
        </w:rPr>
        <w:t>Atividades</w:t>
      </w:r>
      <w:r w:rsidRPr="001A6AB7">
        <w:rPr>
          <w:highlight w:val="green"/>
        </w:rPr>
        <w:t>; e</w:t>
      </w:r>
    </w:p>
    <w:p w:rsidRPr="001A6AB7" w:rsidR="001A6AB7" w:rsidP="001A6AB7" w:rsidRDefault="001A6AB7" w14:paraId="532A0D1D" w14:textId="77777777">
      <w:pPr>
        <w:pStyle w:val="MinutadeContrato"/>
        <w:rPr>
          <w:highlight w:val="green"/>
        </w:rPr>
      </w:pPr>
    </w:p>
    <w:p w:rsidRPr="001A6AB7" w:rsidR="001A6AB7" w:rsidP="001A6AB7" w:rsidRDefault="001A6AB7" w14:paraId="1760CD10" w14:textId="0A4A49CB">
      <w:pPr>
        <w:pStyle w:val="MinutadeContrato"/>
        <w:numPr>
          <w:ilvl w:val="3"/>
          <w:numId w:val="2"/>
        </w:numPr>
        <w:rPr>
          <w:highlight w:val="green"/>
        </w:rPr>
      </w:pPr>
      <w:r w:rsidRPr="001A6AB7">
        <w:rPr>
          <w:highlight w:val="green"/>
        </w:rPr>
        <w:t xml:space="preserve">Elaborar estudos de manobrabilidade para atracação, amarração e simulação de manobras em tempo real (real time) e tempo acelerado (fast time), tendo como referência os quatro </w:t>
      </w:r>
      <w:del w:author="Isabela Alves Pereira Oliveira" w:date="2025-12-12T09:01:00Z" w16du:dateUtc="2025-12-12T12:01:00Z" w:id="553">
        <w:r w:rsidRPr="001A6AB7" w:rsidDel="00774CAF">
          <w:rPr>
            <w:highlight w:val="green"/>
          </w:rPr>
          <w:delText xml:space="preserve">berços </w:delText>
        </w:r>
      </w:del>
      <w:ins w:author="Isabela Alves Pereira Oliveira" w:date="2025-12-12T09:01:00Z" w16du:dateUtc="2025-12-12T12:01:00Z" w:id="554">
        <w:r w:rsidRPr="00774CAF" w:rsidR="00774CAF">
          <w:rPr>
            <w:b/>
            <w:bCs w:val="0"/>
            <w:highlight w:val="green"/>
            <w:rPrChange w:author="Isabela Alves Pereira Oliveira" w:date="2025-12-12T09:01:00Z" w16du:dateUtc="2025-12-12T12:01:00Z" w:id="555">
              <w:rPr>
                <w:highlight w:val="green"/>
              </w:rPr>
            </w:rPrChange>
          </w:rPr>
          <w:t>Berços</w:t>
        </w:r>
        <w:r w:rsidRPr="001A6AB7" w:rsidR="00774CAF">
          <w:rPr>
            <w:highlight w:val="green"/>
          </w:rPr>
          <w:t xml:space="preserve"> </w:t>
        </w:r>
      </w:ins>
      <w:r w:rsidRPr="001A6AB7">
        <w:rPr>
          <w:highlight w:val="green"/>
        </w:rPr>
        <w:t>previstos para o projeto, bem como análise de riscos e eventuais interferências em operações de outros berços operados por terceiros.</w:t>
      </w:r>
    </w:p>
    <w:p w:rsidR="00B31CF6" w:rsidP="00467031" w:rsidRDefault="00B31CF6" w14:paraId="5A76A988" w14:textId="77777777">
      <w:pPr>
        <w:pStyle w:val="MinutadeContrato"/>
      </w:pPr>
    </w:p>
    <w:p w:rsidR="00B31CF6" w:rsidP="00467031" w:rsidRDefault="005F6644" w14:paraId="1D1F7CCF" w14:textId="77777777">
      <w:pPr>
        <w:pStyle w:val="MinutadeContrato"/>
        <w:numPr>
          <w:ilvl w:val="2"/>
          <w:numId w:val="2"/>
        </w:numPr>
        <w:rPr>
          <w:rFonts w:eastAsia="Arial Unicode MS"/>
        </w:rPr>
      </w:pPr>
      <w:r w:rsidRPr="00186B76">
        <w:rPr>
          <w:rFonts w:eastAsia="Arial Unicode MS"/>
        </w:rPr>
        <w:t xml:space="preserve">A </w:t>
      </w:r>
      <w:r w:rsidRPr="00186B76">
        <w:rPr>
          <w:rFonts w:eastAsia="Arial Unicode MS"/>
          <w:b/>
        </w:rPr>
        <w:t>Arrendatária</w:t>
      </w:r>
      <w:r w:rsidRPr="00186B76">
        <w:rPr>
          <w:rFonts w:eastAsia="Arial Unicode MS"/>
        </w:rPr>
        <w:t xml:space="preserve"> obriga-se ainda a:</w:t>
      </w:r>
    </w:p>
    <w:p w:rsidR="00B31CF6" w:rsidP="00467031" w:rsidRDefault="00B31CF6" w14:paraId="1552BF7E" w14:textId="77777777">
      <w:pPr>
        <w:pStyle w:val="MinutadeContrato"/>
        <w:rPr>
          <w:rFonts w:eastAsia="Arial Unicode MS"/>
        </w:rPr>
      </w:pPr>
    </w:p>
    <w:p w:rsidR="005F6644" w:rsidP="00467031" w:rsidRDefault="005F6644" w14:paraId="2701514D" w14:textId="5C03C101">
      <w:pPr>
        <w:pStyle w:val="MinutadeContrato"/>
        <w:numPr>
          <w:ilvl w:val="3"/>
          <w:numId w:val="2"/>
        </w:numPr>
      </w:pPr>
      <w:bookmarkStart w:name="_Ref528850192" w:id="556"/>
      <w:r w:rsidRPr="00186B76">
        <w:t xml:space="preserve">Atender, </w:t>
      </w:r>
      <w:r w:rsidRPr="00186B76">
        <w:rPr>
          <w:rFonts w:eastAsia="Arial Unicode MS"/>
        </w:rPr>
        <w:t>durante</w:t>
      </w:r>
      <w:r w:rsidRPr="00186B76">
        <w:t xml:space="preserve"> todo o </w:t>
      </w:r>
      <w:r w:rsidRPr="00467031">
        <w:rPr>
          <w:b/>
          <w:bCs w:val="0"/>
        </w:rPr>
        <w:t>Prazo do Arrendamento</w:t>
      </w:r>
      <w:r w:rsidRPr="00186B76">
        <w:t xml:space="preserve"> os quantitativos mínimos de movimentação anual indicados no quadro abaixo:</w:t>
      </w:r>
      <w:bookmarkEnd w:id="556"/>
    </w:p>
    <w:p w:rsidRPr="00186B76" w:rsidR="00467031" w:rsidP="00467031" w:rsidRDefault="00467031" w14:paraId="4ED828B4" w14:textId="77777777">
      <w:pPr>
        <w:pStyle w:val="MinutadeContrato"/>
      </w:pPr>
    </w:p>
    <w:tbl>
      <w:tblPr>
        <w:tblStyle w:val="Tabelacomgrade"/>
        <w:tblW w:w="0" w:type="auto"/>
        <w:jc w:val="center"/>
        <w:tblLook w:val="04A0" w:firstRow="1" w:lastRow="0" w:firstColumn="1" w:lastColumn="0" w:noHBand="0" w:noVBand="1"/>
      </w:tblPr>
      <w:tblGrid>
        <w:gridCol w:w="2830"/>
        <w:gridCol w:w="3119"/>
      </w:tblGrid>
      <w:tr w:rsidRPr="00186B76" w:rsidR="005F6644" w:rsidTr="00E45B0B" w14:paraId="6F2384D1" w14:textId="77777777">
        <w:trPr>
          <w:jc w:val="center"/>
        </w:trPr>
        <w:tc>
          <w:tcPr>
            <w:tcW w:w="2830" w:type="dxa"/>
          </w:tcPr>
          <w:p w:rsidRPr="00186B76" w:rsidR="005F6644" w:rsidP="00E45B0B" w:rsidRDefault="005F6644" w14:paraId="7898ACD8" w14:textId="77777777">
            <w:pPr>
              <w:pStyle w:val="MinutadeContrato"/>
            </w:pPr>
            <w:r w:rsidRPr="00710631">
              <w:rPr>
                <w:b/>
                <w:bCs w:val="0"/>
                <w:rPrChange w:author="Isabela Alves Pereira Oliveira" w:date="2025-12-12T08:41:00Z" w16du:dateUtc="2025-12-12T11:41:00Z" w:id="557">
                  <w:rPr/>
                </w:rPrChange>
              </w:rPr>
              <w:t xml:space="preserve">Ano </w:t>
            </w:r>
            <w:r w:rsidRPr="00186B76">
              <w:t xml:space="preserve">do </w:t>
            </w:r>
            <w:r w:rsidRPr="005B0D09">
              <w:rPr>
                <w:b/>
                <w:bCs w:val="0"/>
              </w:rPr>
              <w:t>Arrendamento</w:t>
            </w:r>
          </w:p>
        </w:tc>
        <w:tc>
          <w:tcPr>
            <w:tcW w:w="3119" w:type="dxa"/>
          </w:tcPr>
          <w:p w:rsidRPr="00186B76" w:rsidR="005F6644" w:rsidP="00E45B0B" w:rsidRDefault="005F6644" w14:paraId="142BCB50" w14:textId="6BD8EDF4">
            <w:pPr>
              <w:pStyle w:val="MinutadeContrato"/>
            </w:pPr>
            <w:r w:rsidRPr="00BB0EB1">
              <w:rPr>
                <w:b/>
                <w:bCs w:val="0"/>
              </w:rPr>
              <w:t>Movimentação Mínima Exigida</w:t>
            </w:r>
            <w:r w:rsidRPr="00186B76">
              <w:t xml:space="preserve"> de </w:t>
            </w:r>
            <w:r w:rsidR="00DD7848">
              <w:rPr>
                <w:noProof/>
              </w:rPr>
              <w:t>carga conteinerizada (TEU)</w:t>
            </w:r>
          </w:p>
        </w:tc>
      </w:tr>
      <w:tr w:rsidRPr="00186B76" w:rsidR="005F6644" w:rsidTr="00E45B0B" w14:paraId="406EF29F" w14:textId="77777777">
        <w:trPr>
          <w:jc w:val="center"/>
        </w:trPr>
        <w:tc>
          <w:tcPr>
            <w:tcW w:w="2830" w:type="dxa"/>
          </w:tcPr>
          <w:p w:rsidRPr="00186B76" w:rsidR="005F6644" w:rsidP="00E45B0B" w:rsidRDefault="005F6644" w14:paraId="40AB2E14" w14:textId="77777777">
            <w:pPr>
              <w:pStyle w:val="MinutadeContrato"/>
            </w:pPr>
            <w:r w:rsidRPr="00710631">
              <w:rPr>
                <w:b/>
                <w:bCs w:val="0"/>
                <w:rPrChange w:author="Isabela Alves Pereira Oliveira" w:date="2025-12-12T08:41:00Z" w16du:dateUtc="2025-12-12T11:41:00Z" w:id="558">
                  <w:rPr/>
                </w:rPrChange>
              </w:rPr>
              <w:t xml:space="preserve">Ano </w:t>
            </w:r>
            <w:r w:rsidRPr="00186B76">
              <w:t>1</w:t>
            </w:r>
          </w:p>
        </w:tc>
        <w:tc>
          <w:tcPr>
            <w:tcW w:w="3119" w:type="dxa"/>
          </w:tcPr>
          <w:p w:rsidRPr="00186B76" w:rsidR="005F6644" w:rsidP="00E45B0B" w:rsidRDefault="00DD7848" w14:paraId="02137B54" w14:textId="4FED38A7">
            <w:pPr>
              <w:pStyle w:val="MinutadeContrato"/>
            </w:pPr>
            <w:r>
              <w:t>0</w:t>
            </w:r>
          </w:p>
        </w:tc>
      </w:tr>
      <w:tr w:rsidRPr="00186B76" w:rsidR="005F6644" w:rsidTr="00E45B0B" w14:paraId="57545FB2" w14:textId="77777777">
        <w:trPr>
          <w:jc w:val="center"/>
        </w:trPr>
        <w:tc>
          <w:tcPr>
            <w:tcW w:w="2830" w:type="dxa"/>
          </w:tcPr>
          <w:p w:rsidRPr="00186B76" w:rsidR="005F6644" w:rsidP="00E45B0B" w:rsidRDefault="005F6644" w14:paraId="7B5EA4F0" w14:textId="77777777">
            <w:pPr>
              <w:pStyle w:val="MinutadeContrato"/>
            </w:pPr>
            <w:r w:rsidRPr="00710631">
              <w:rPr>
                <w:b/>
                <w:bCs w:val="0"/>
                <w:rPrChange w:author="Isabela Alves Pereira Oliveira" w:date="2025-12-12T08:41:00Z" w16du:dateUtc="2025-12-12T11:41:00Z" w:id="559">
                  <w:rPr/>
                </w:rPrChange>
              </w:rPr>
              <w:t xml:space="preserve">Ano </w:t>
            </w:r>
            <w:r w:rsidRPr="00186B76">
              <w:t>2</w:t>
            </w:r>
          </w:p>
        </w:tc>
        <w:tc>
          <w:tcPr>
            <w:tcW w:w="3119" w:type="dxa"/>
          </w:tcPr>
          <w:p w:rsidRPr="00186B76" w:rsidR="005F6644" w:rsidP="00E45B0B" w:rsidRDefault="00DD7848" w14:paraId="78EA8099" w14:textId="666BD608">
            <w:pPr>
              <w:pStyle w:val="MinutadeContrato"/>
            </w:pPr>
            <w:r w:rsidRPr="00DD7848">
              <w:t>105.665</w:t>
            </w:r>
          </w:p>
        </w:tc>
      </w:tr>
      <w:tr w:rsidRPr="00186B76" w:rsidR="005F6644" w:rsidTr="00E45B0B" w14:paraId="6B7EEC4B" w14:textId="77777777">
        <w:trPr>
          <w:jc w:val="center"/>
        </w:trPr>
        <w:tc>
          <w:tcPr>
            <w:tcW w:w="2830" w:type="dxa"/>
          </w:tcPr>
          <w:p w:rsidRPr="00186B76" w:rsidR="005F6644" w:rsidP="00E45B0B" w:rsidRDefault="005F6644" w14:paraId="5AE82214" w14:textId="77777777">
            <w:pPr>
              <w:pStyle w:val="MinutadeContrato"/>
            </w:pPr>
            <w:r w:rsidRPr="00710631">
              <w:rPr>
                <w:b/>
                <w:bCs w:val="0"/>
                <w:rPrChange w:author="Isabela Alves Pereira Oliveira" w:date="2025-12-12T08:41:00Z" w16du:dateUtc="2025-12-12T11:41:00Z" w:id="560">
                  <w:rPr/>
                </w:rPrChange>
              </w:rPr>
              <w:t xml:space="preserve">Ano </w:t>
            </w:r>
            <w:r w:rsidRPr="00186B76">
              <w:t>3</w:t>
            </w:r>
          </w:p>
        </w:tc>
        <w:tc>
          <w:tcPr>
            <w:tcW w:w="3119" w:type="dxa"/>
          </w:tcPr>
          <w:p w:rsidRPr="00186B76" w:rsidR="005F6644" w:rsidP="00E45B0B" w:rsidRDefault="00DD7848" w14:paraId="1670411E" w14:textId="106AB882">
            <w:pPr>
              <w:pStyle w:val="MinutadeContrato"/>
              <w:rPr>
                <w:noProof/>
              </w:rPr>
            </w:pPr>
            <w:r w:rsidRPr="00DD7848">
              <w:rPr>
                <w:noProof/>
              </w:rPr>
              <w:t>212.945</w:t>
            </w:r>
          </w:p>
        </w:tc>
      </w:tr>
      <w:tr w:rsidRPr="00186B76" w:rsidR="005F6644" w:rsidTr="00E45B0B" w14:paraId="66DB36D1" w14:textId="77777777">
        <w:trPr>
          <w:jc w:val="center"/>
        </w:trPr>
        <w:tc>
          <w:tcPr>
            <w:tcW w:w="2830" w:type="dxa"/>
          </w:tcPr>
          <w:p w:rsidRPr="00186B76" w:rsidR="005F6644" w:rsidP="00E45B0B" w:rsidRDefault="005F6644" w14:paraId="7F3BF5A0" w14:textId="77777777">
            <w:pPr>
              <w:pStyle w:val="MinutadeContrato"/>
            </w:pPr>
            <w:r w:rsidRPr="00710631">
              <w:rPr>
                <w:b/>
                <w:bCs w:val="0"/>
                <w:rPrChange w:author="Isabela Alves Pereira Oliveira" w:date="2025-12-12T08:41:00Z" w16du:dateUtc="2025-12-12T11:41:00Z" w:id="561">
                  <w:rPr/>
                </w:rPrChange>
              </w:rPr>
              <w:t xml:space="preserve">Ano </w:t>
            </w:r>
            <w:r w:rsidRPr="00186B76">
              <w:t>4</w:t>
            </w:r>
          </w:p>
        </w:tc>
        <w:tc>
          <w:tcPr>
            <w:tcW w:w="3119" w:type="dxa"/>
            <w:vAlign w:val="center"/>
          </w:tcPr>
          <w:p w:rsidRPr="00186B76" w:rsidR="005F6644" w:rsidP="00E45B0B" w:rsidRDefault="00DD7848" w14:paraId="3A4AE90C" w14:textId="638F5868">
            <w:pPr>
              <w:pStyle w:val="MinutadeContrato"/>
            </w:pPr>
            <w:r w:rsidRPr="00DD7848">
              <w:t>219.333</w:t>
            </w:r>
          </w:p>
        </w:tc>
      </w:tr>
      <w:tr w:rsidRPr="00186B76" w:rsidR="005F6644" w:rsidTr="00E45B0B" w14:paraId="09295473" w14:textId="77777777">
        <w:trPr>
          <w:jc w:val="center"/>
        </w:trPr>
        <w:tc>
          <w:tcPr>
            <w:tcW w:w="2830" w:type="dxa"/>
          </w:tcPr>
          <w:p w:rsidRPr="00186B76" w:rsidR="005F6644" w:rsidP="00E45B0B" w:rsidRDefault="005F6644" w14:paraId="02D2D861" w14:textId="77777777">
            <w:pPr>
              <w:pStyle w:val="MinutadeContrato"/>
            </w:pPr>
            <w:r w:rsidRPr="00710631">
              <w:rPr>
                <w:b/>
                <w:bCs w:val="0"/>
                <w:rPrChange w:author="Isabela Alves Pereira Oliveira" w:date="2025-12-12T08:41:00Z" w16du:dateUtc="2025-12-12T11:41:00Z" w:id="562">
                  <w:rPr/>
                </w:rPrChange>
              </w:rPr>
              <w:t xml:space="preserve">Ano </w:t>
            </w:r>
            <w:r w:rsidRPr="00186B76">
              <w:t>5</w:t>
            </w:r>
          </w:p>
        </w:tc>
        <w:tc>
          <w:tcPr>
            <w:tcW w:w="3119" w:type="dxa"/>
            <w:vAlign w:val="center"/>
          </w:tcPr>
          <w:p w:rsidRPr="00186B76" w:rsidR="005F6644" w:rsidP="00E45B0B" w:rsidRDefault="00DD7848" w14:paraId="6DC3BCA7" w14:textId="2F11B18E">
            <w:pPr>
              <w:pStyle w:val="MinutadeContrato"/>
            </w:pPr>
            <w:r w:rsidRPr="00DD7848">
              <w:t>934.240</w:t>
            </w:r>
          </w:p>
        </w:tc>
      </w:tr>
      <w:tr w:rsidRPr="00186B76" w:rsidR="005F6644" w:rsidTr="00E45B0B" w14:paraId="00810C8B" w14:textId="77777777">
        <w:trPr>
          <w:jc w:val="center"/>
        </w:trPr>
        <w:tc>
          <w:tcPr>
            <w:tcW w:w="2830" w:type="dxa"/>
          </w:tcPr>
          <w:p w:rsidRPr="00186B76" w:rsidR="005F6644" w:rsidP="00E45B0B" w:rsidRDefault="005F6644" w14:paraId="11997B0C" w14:textId="77777777">
            <w:pPr>
              <w:pStyle w:val="MinutadeContrato"/>
            </w:pPr>
            <w:r w:rsidRPr="00710631">
              <w:rPr>
                <w:b/>
                <w:bCs w:val="0"/>
                <w:rPrChange w:author="Isabela Alves Pereira Oliveira" w:date="2025-12-12T08:41:00Z" w16du:dateUtc="2025-12-12T11:41:00Z" w:id="563">
                  <w:rPr/>
                </w:rPrChange>
              </w:rPr>
              <w:t xml:space="preserve">Ano </w:t>
            </w:r>
            <w:r w:rsidRPr="00186B76">
              <w:t>6</w:t>
            </w:r>
          </w:p>
        </w:tc>
        <w:tc>
          <w:tcPr>
            <w:tcW w:w="3119" w:type="dxa"/>
            <w:vAlign w:val="center"/>
          </w:tcPr>
          <w:p w:rsidRPr="00186B76" w:rsidR="005F6644" w:rsidP="00E45B0B" w:rsidRDefault="00DD7848" w14:paraId="481248D6" w14:textId="45F20680">
            <w:pPr>
              <w:pStyle w:val="MinutadeContrato"/>
            </w:pPr>
            <w:r w:rsidRPr="00DD7848">
              <w:t>962.267</w:t>
            </w:r>
          </w:p>
        </w:tc>
      </w:tr>
      <w:tr w:rsidRPr="00186B76" w:rsidR="005F6644" w:rsidTr="00E45B0B" w14:paraId="19C89E11" w14:textId="77777777">
        <w:trPr>
          <w:jc w:val="center"/>
        </w:trPr>
        <w:tc>
          <w:tcPr>
            <w:tcW w:w="2830" w:type="dxa"/>
          </w:tcPr>
          <w:p w:rsidRPr="00186B76" w:rsidR="005F6644" w:rsidP="00E45B0B" w:rsidRDefault="005F6644" w14:paraId="71CAD8F4" w14:textId="77777777">
            <w:pPr>
              <w:pStyle w:val="MinutadeContrato"/>
            </w:pPr>
            <w:r w:rsidRPr="00710631">
              <w:rPr>
                <w:b/>
                <w:bCs w:val="0"/>
                <w:rPrChange w:author="Isabela Alves Pereira Oliveira" w:date="2025-12-12T08:41:00Z" w16du:dateUtc="2025-12-12T11:41:00Z" w:id="564">
                  <w:rPr/>
                </w:rPrChange>
              </w:rPr>
              <w:t xml:space="preserve">Ano </w:t>
            </w:r>
            <w:r w:rsidRPr="00186B76">
              <w:t>7</w:t>
            </w:r>
          </w:p>
        </w:tc>
        <w:tc>
          <w:tcPr>
            <w:tcW w:w="3119" w:type="dxa"/>
            <w:vAlign w:val="center"/>
          </w:tcPr>
          <w:p w:rsidRPr="00186B76" w:rsidR="005F6644" w:rsidP="00E45B0B" w:rsidRDefault="00DD7848" w14:paraId="0DF20C25" w14:textId="22AE222C">
            <w:pPr>
              <w:pStyle w:val="MinutadeContrato"/>
            </w:pPr>
            <w:r w:rsidRPr="00DD7848">
              <w:t>1.549.842</w:t>
            </w:r>
          </w:p>
        </w:tc>
      </w:tr>
      <w:tr w:rsidRPr="00186B76" w:rsidR="005F6644" w:rsidTr="00E45B0B" w14:paraId="4E5602B5" w14:textId="77777777">
        <w:trPr>
          <w:jc w:val="center"/>
        </w:trPr>
        <w:tc>
          <w:tcPr>
            <w:tcW w:w="2830" w:type="dxa"/>
          </w:tcPr>
          <w:p w:rsidRPr="00186B76" w:rsidR="005F6644" w:rsidP="00E45B0B" w:rsidRDefault="005F6644" w14:paraId="4064B59D" w14:textId="77777777">
            <w:pPr>
              <w:pStyle w:val="MinutadeContrato"/>
            </w:pPr>
            <w:r w:rsidRPr="00710631">
              <w:rPr>
                <w:b/>
                <w:bCs w:val="0"/>
                <w:rPrChange w:author="Isabela Alves Pereira Oliveira" w:date="2025-12-12T08:41:00Z" w16du:dateUtc="2025-12-12T11:41:00Z" w:id="565">
                  <w:rPr/>
                </w:rPrChange>
              </w:rPr>
              <w:t xml:space="preserve">Ano </w:t>
            </w:r>
            <w:r w:rsidRPr="00186B76">
              <w:t>8</w:t>
            </w:r>
          </w:p>
        </w:tc>
        <w:tc>
          <w:tcPr>
            <w:tcW w:w="3119" w:type="dxa"/>
            <w:vAlign w:val="center"/>
          </w:tcPr>
          <w:p w:rsidRPr="00186B76" w:rsidR="005F6644" w:rsidP="00E45B0B" w:rsidRDefault="00DD7848" w14:paraId="72980DCA" w14:textId="6A571EDD">
            <w:pPr>
              <w:pStyle w:val="MinutadeContrato"/>
            </w:pPr>
            <w:r w:rsidRPr="00DD7848">
              <w:t>1.596.337</w:t>
            </w:r>
          </w:p>
        </w:tc>
      </w:tr>
      <w:tr w:rsidRPr="00186B76" w:rsidR="005F6644" w:rsidTr="00E45B0B" w14:paraId="7C547376" w14:textId="77777777">
        <w:trPr>
          <w:jc w:val="center"/>
        </w:trPr>
        <w:tc>
          <w:tcPr>
            <w:tcW w:w="2830" w:type="dxa"/>
          </w:tcPr>
          <w:p w:rsidRPr="00186B76" w:rsidR="005F6644" w:rsidP="00E45B0B" w:rsidRDefault="005F6644" w14:paraId="54B2AB33" w14:textId="77777777">
            <w:pPr>
              <w:pStyle w:val="MinutadeContrato"/>
            </w:pPr>
            <w:r w:rsidRPr="00710631">
              <w:rPr>
                <w:b/>
                <w:bCs w:val="0"/>
                <w:rPrChange w:author="Isabela Alves Pereira Oliveira" w:date="2025-12-12T08:41:00Z" w16du:dateUtc="2025-12-12T11:41:00Z" w:id="566">
                  <w:rPr/>
                </w:rPrChange>
              </w:rPr>
              <w:t xml:space="preserve">Ano </w:t>
            </w:r>
            <w:r w:rsidRPr="00186B76">
              <w:t>9</w:t>
            </w:r>
          </w:p>
        </w:tc>
        <w:tc>
          <w:tcPr>
            <w:tcW w:w="3119" w:type="dxa"/>
            <w:vAlign w:val="center"/>
          </w:tcPr>
          <w:p w:rsidRPr="00186B76" w:rsidR="005F6644" w:rsidP="00E45B0B" w:rsidRDefault="00DD7848" w14:paraId="655EAE60" w14:textId="3F4FDBD7">
            <w:pPr>
              <w:pStyle w:val="MinutadeContrato"/>
            </w:pPr>
            <w:r w:rsidRPr="00DD7848">
              <w:t>1.886.617</w:t>
            </w:r>
          </w:p>
        </w:tc>
      </w:tr>
      <w:tr w:rsidRPr="00186B76" w:rsidR="005F6644" w:rsidTr="00E45B0B" w14:paraId="7F429333" w14:textId="77777777">
        <w:trPr>
          <w:jc w:val="center"/>
        </w:trPr>
        <w:tc>
          <w:tcPr>
            <w:tcW w:w="2830" w:type="dxa"/>
          </w:tcPr>
          <w:p w:rsidRPr="00186B76" w:rsidR="005F6644" w:rsidP="00E45B0B" w:rsidRDefault="005F6644" w14:paraId="4EDE66DC" w14:textId="77777777">
            <w:pPr>
              <w:pStyle w:val="MinutadeContrato"/>
            </w:pPr>
            <w:r w:rsidRPr="00710631">
              <w:rPr>
                <w:b/>
                <w:bCs w:val="0"/>
                <w:rPrChange w:author="Isabela Alves Pereira Oliveira" w:date="2025-12-12T08:41:00Z" w16du:dateUtc="2025-12-12T11:41:00Z" w:id="567">
                  <w:rPr/>
                </w:rPrChange>
              </w:rPr>
              <w:t xml:space="preserve">Ano </w:t>
            </w:r>
            <w:r w:rsidRPr="00186B76">
              <w:t>10</w:t>
            </w:r>
          </w:p>
        </w:tc>
        <w:tc>
          <w:tcPr>
            <w:tcW w:w="3119" w:type="dxa"/>
            <w:vAlign w:val="center"/>
          </w:tcPr>
          <w:p w:rsidRPr="00186B76" w:rsidR="005F6644" w:rsidP="00E45B0B" w:rsidRDefault="00DD7848" w14:paraId="451CDC77" w14:textId="405E1518">
            <w:pPr>
              <w:pStyle w:val="MinutadeContrato"/>
            </w:pPr>
            <w:r w:rsidRPr="00DD7848">
              <w:t>1.943.215</w:t>
            </w:r>
          </w:p>
        </w:tc>
      </w:tr>
      <w:tr w:rsidRPr="00186B76" w:rsidR="005F6644" w:rsidTr="00E45B0B" w14:paraId="292C4D89" w14:textId="77777777">
        <w:trPr>
          <w:jc w:val="center"/>
        </w:trPr>
        <w:tc>
          <w:tcPr>
            <w:tcW w:w="2830" w:type="dxa"/>
          </w:tcPr>
          <w:p w:rsidRPr="00186B76" w:rsidR="005F6644" w:rsidP="00E45B0B" w:rsidRDefault="005F6644" w14:paraId="381600CA" w14:textId="77777777">
            <w:pPr>
              <w:pStyle w:val="MinutadeContrato"/>
            </w:pPr>
            <w:r w:rsidRPr="00710631">
              <w:rPr>
                <w:b/>
                <w:bCs w:val="0"/>
                <w:rPrChange w:author="Isabela Alves Pereira Oliveira" w:date="2025-12-12T08:42:00Z" w16du:dateUtc="2025-12-12T11:42:00Z" w:id="568">
                  <w:rPr/>
                </w:rPrChange>
              </w:rPr>
              <w:t xml:space="preserve">Ano </w:t>
            </w:r>
            <w:r w:rsidRPr="00186B76">
              <w:t>11</w:t>
            </w:r>
          </w:p>
        </w:tc>
        <w:tc>
          <w:tcPr>
            <w:tcW w:w="3119" w:type="dxa"/>
            <w:vAlign w:val="center"/>
          </w:tcPr>
          <w:p w:rsidRPr="00186B76" w:rsidR="005F6644" w:rsidP="00E45B0B" w:rsidRDefault="00DD7848" w14:paraId="3F292990" w14:textId="5198D787">
            <w:pPr>
              <w:pStyle w:val="MinutadeContrato"/>
            </w:pPr>
            <w:r w:rsidRPr="00DD7848">
              <w:t>2.001.512</w:t>
            </w:r>
          </w:p>
        </w:tc>
      </w:tr>
      <w:tr w:rsidRPr="00186B76" w:rsidR="005F6644" w:rsidTr="00E45B0B" w14:paraId="2ACAD428" w14:textId="77777777">
        <w:trPr>
          <w:jc w:val="center"/>
        </w:trPr>
        <w:tc>
          <w:tcPr>
            <w:tcW w:w="2830" w:type="dxa"/>
          </w:tcPr>
          <w:p w:rsidRPr="00186B76" w:rsidR="005F6644" w:rsidP="00E45B0B" w:rsidRDefault="005F6644" w14:paraId="23A73A8B" w14:textId="77777777">
            <w:pPr>
              <w:pStyle w:val="MinutadeContrato"/>
            </w:pPr>
            <w:r w:rsidRPr="00710631">
              <w:rPr>
                <w:b/>
                <w:bCs w:val="0"/>
                <w:rPrChange w:author="Isabela Alves Pereira Oliveira" w:date="2025-12-12T08:42:00Z" w16du:dateUtc="2025-12-12T11:42:00Z" w:id="569">
                  <w:rPr/>
                </w:rPrChange>
              </w:rPr>
              <w:t xml:space="preserve">Ano </w:t>
            </w:r>
            <w:r w:rsidRPr="00186B76">
              <w:t>12</w:t>
            </w:r>
          </w:p>
        </w:tc>
        <w:tc>
          <w:tcPr>
            <w:tcW w:w="3119" w:type="dxa"/>
            <w:vAlign w:val="center"/>
          </w:tcPr>
          <w:p w:rsidRPr="00186B76" w:rsidR="005F6644" w:rsidP="00E45B0B" w:rsidRDefault="00DD7848" w14:paraId="617D9BB2" w14:textId="2B56DFC3">
            <w:pPr>
              <w:pStyle w:val="MinutadeContrato"/>
            </w:pPr>
            <w:r w:rsidRPr="00DD7848">
              <w:t>2.061.557</w:t>
            </w:r>
          </w:p>
        </w:tc>
      </w:tr>
      <w:tr w:rsidRPr="00186B76" w:rsidR="005F6644" w:rsidTr="00E45B0B" w14:paraId="6CE58B78" w14:textId="77777777">
        <w:trPr>
          <w:jc w:val="center"/>
        </w:trPr>
        <w:tc>
          <w:tcPr>
            <w:tcW w:w="2830" w:type="dxa"/>
          </w:tcPr>
          <w:p w:rsidRPr="00186B76" w:rsidR="005F6644" w:rsidP="00E45B0B" w:rsidRDefault="005F6644" w14:paraId="4239C9DD" w14:textId="77777777">
            <w:pPr>
              <w:pStyle w:val="MinutadeContrato"/>
            </w:pPr>
            <w:r w:rsidRPr="00710631">
              <w:rPr>
                <w:b/>
                <w:bCs w:val="0"/>
                <w:rPrChange w:author="Isabela Alves Pereira Oliveira" w:date="2025-12-12T08:42:00Z" w16du:dateUtc="2025-12-12T11:42:00Z" w:id="570">
                  <w:rPr/>
                </w:rPrChange>
              </w:rPr>
              <w:t xml:space="preserve">Ano </w:t>
            </w:r>
            <w:r w:rsidRPr="00186B76">
              <w:t>13</w:t>
            </w:r>
          </w:p>
        </w:tc>
        <w:tc>
          <w:tcPr>
            <w:tcW w:w="3119" w:type="dxa"/>
            <w:vAlign w:val="center"/>
          </w:tcPr>
          <w:p w:rsidRPr="00186B76" w:rsidR="005F6644" w:rsidP="00E45B0B" w:rsidRDefault="00DD7848" w14:paraId="3E01FA21" w14:textId="29467689">
            <w:pPr>
              <w:pStyle w:val="MinutadeContrato"/>
            </w:pPr>
            <w:r w:rsidRPr="00DD7848">
              <w:t>2.123.404</w:t>
            </w:r>
          </w:p>
        </w:tc>
      </w:tr>
      <w:tr w:rsidRPr="00186B76" w:rsidR="005F6644" w:rsidTr="00E45B0B" w14:paraId="37AD0EEF" w14:textId="77777777">
        <w:trPr>
          <w:jc w:val="center"/>
        </w:trPr>
        <w:tc>
          <w:tcPr>
            <w:tcW w:w="2830" w:type="dxa"/>
          </w:tcPr>
          <w:p w:rsidRPr="00186B76" w:rsidR="005F6644" w:rsidP="00E45B0B" w:rsidRDefault="005F6644" w14:paraId="3D245F5F" w14:textId="77777777">
            <w:pPr>
              <w:pStyle w:val="MinutadeContrato"/>
            </w:pPr>
            <w:r w:rsidRPr="00710631">
              <w:rPr>
                <w:b/>
                <w:bCs w:val="0"/>
                <w:rPrChange w:author="Isabela Alves Pereira Oliveira" w:date="2025-12-12T08:42:00Z" w16du:dateUtc="2025-12-12T11:42:00Z" w:id="571">
                  <w:rPr/>
                </w:rPrChange>
              </w:rPr>
              <w:t xml:space="preserve">Ano </w:t>
            </w:r>
            <w:r w:rsidRPr="00186B76">
              <w:t>14</w:t>
            </w:r>
          </w:p>
        </w:tc>
        <w:tc>
          <w:tcPr>
            <w:tcW w:w="3119" w:type="dxa"/>
            <w:vAlign w:val="center"/>
          </w:tcPr>
          <w:p w:rsidRPr="00186B76" w:rsidR="005F6644" w:rsidP="00E45B0B" w:rsidRDefault="00DD7848" w14:paraId="376BA531" w14:textId="3BA4DDAE">
            <w:pPr>
              <w:pStyle w:val="MinutadeContrato"/>
            </w:pPr>
            <w:r w:rsidRPr="00DD7848">
              <w:t>2.187.106</w:t>
            </w:r>
          </w:p>
        </w:tc>
      </w:tr>
      <w:tr w:rsidRPr="00186B76" w:rsidR="005F6644" w:rsidTr="00E45B0B" w14:paraId="0964A37B" w14:textId="77777777">
        <w:trPr>
          <w:jc w:val="center"/>
        </w:trPr>
        <w:tc>
          <w:tcPr>
            <w:tcW w:w="2830" w:type="dxa"/>
          </w:tcPr>
          <w:p w:rsidRPr="00186B76" w:rsidR="005F6644" w:rsidP="00E45B0B" w:rsidRDefault="005F6644" w14:paraId="0522C144" w14:textId="77777777">
            <w:pPr>
              <w:pStyle w:val="MinutadeContrato"/>
            </w:pPr>
            <w:r w:rsidRPr="00710631">
              <w:rPr>
                <w:b/>
                <w:bCs w:val="0"/>
                <w:rPrChange w:author="Isabela Alves Pereira Oliveira" w:date="2025-12-12T08:42:00Z" w16du:dateUtc="2025-12-12T11:42:00Z" w:id="572">
                  <w:rPr/>
                </w:rPrChange>
              </w:rPr>
              <w:t xml:space="preserve">Ano </w:t>
            </w:r>
            <w:r w:rsidRPr="00186B76">
              <w:t>15</w:t>
            </w:r>
          </w:p>
        </w:tc>
        <w:tc>
          <w:tcPr>
            <w:tcW w:w="3119" w:type="dxa"/>
            <w:vAlign w:val="center"/>
          </w:tcPr>
          <w:p w:rsidRPr="00186B76" w:rsidR="005F6644" w:rsidP="00E45B0B" w:rsidRDefault="00DD7848" w14:paraId="215D0A66" w14:textId="6AB77DFD">
            <w:pPr>
              <w:pStyle w:val="MinutadeContrato"/>
            </w:pPr>
            <w:r w:rsidRPr="00DD7848">
              <w:t>2.252.719</w:t>
            </w:r>
          </w:p>
        </w:tc>
      </w:tr>
      <w:tr w:rsidRPr="00186B76" w:rsidR="005F6644" w:rsidTr="00E45B0B" w14:paraId="04C341B8" w14:textId="77777777">
        <w:trPr>
          <w:jc w:val="center"/>
        </w:trPr>
        <w:tc>
          <w:tcPr>
            <w:tcW w:w="2830" w:type="dxa"/>
          </w:tcPr>
          <w:p w:rsidRPr="00186B76" w:rsidR="005F6644" w:rsidP="00E45B0B" w:rsidRDefault="005F6644" w14:paraId="74E0508A" w14:textId="77777777">
            <w:pPr>
              <w:pStyle w:val="MinutadeContrato"/>
            </w:pPr>
            <w:r w:rsidRPr="00710631">
              <w:rPr>
                <w:b/>
                <w:bCs w:val="0"/>
                <w:rPrChange w:author="Isabela Alves Pereira Oliveira" w:date="2025-12-12T08:42:00Z" w16du:dateUtc="2025-12-12T11:42:00Z" w:id="573">
                  <w:rPr/>
                </w:rPrChange>
              </w:rPr>
              <w:t xml:space="preserve">Ano </w:t>
            </w:r>
            <w:r w:rsidRPr="00186B76">
              <w:t>16</w:t>
            </w:r>
          </w:p>
        </w:tc>
        <w:tc>
          <w:tcPr>
            <w:tcW w:w="3119" w:type="dxa"/>
            <w:vAlign w:val="center"/>
          </w:tcPr>
          <w:p w:rsidRPr="00186B76" w:rsidR="005F6644" w:rsidP="00E45B0B" w:rsidRDefault="00DD7848" w14:paraId="5C7EBA70" w14:textId="60056502">
            <w:pPr>
              <w:pStyle w:val="MinutadeContrato"/>
            </w:pPr>
            <w:r w:rsidRPr="00DD7848">
              <w:t>2.320.301</w:t>
            </w:r>
          </w:p>
        </w:tc>
      </w:tr>
      <w:tr w:rsidRPr="00186B76" w:rsidR="005F6644" w:rsidTr="00E45B0B" w14:paraId="52C2DDEC" w14:textId="77777777">
        <w:trPr>
          <w:jc w:val="center"/>
        </w:trPr>
        <w:tc>
          <w:tcPr>
            <w:tcW w:w="2830" w:type="dxa"/>
          </w:tcPr>
          <w:p w:rsidRPr="00186B76" w:rsidR="005F6644" w:rsidP="00E45B0B" w:rsidRDefault="005F6644" w14:paraId="51BCD9F4" w14:textId="77777777">
            <w:pPr>
              <w:pStyle w:val="MinutadeContrato"/>
            </w:pPr>
            <w:r w:rsidRPr="00710631">
              <w:rPr>
                <w:b/>
                <w:bCs w:val="0"/>
                <w:rPrChange w:author="Isabela Alves Pereira Oliveira" w:date="2025-12-12T08:42:00Z" w16du:dateUtc="2025-12-12T11:42:00Z" w:id="574">
                  <w:rPr/>
                </w:rPrChange>
              </w:rPr>
              <w:t xml:space="preserve">Ano </w:t>
            </w:r>
            <w:r w:rsidRPr="00186B76">
              <w:t>17</w:t>
            </w:r>
          </w:p>
        </w:tc>
        <w:tc>
          <w:tcPr>
            <w:tcW w:w="3119" w:type="dxa"/>
            <w:vAlign w:val="center"/>
          </w:tcPr>
          <w:p w:rsidRPr="00186B76" w:rsidR="005F6644" w:rsidP="00E45B0B" w:rsidRDefault="00DD7848" w14:paraId="550242A0" w14:textId="7CC73543">
            <w:pPr>
              <w:pStyle w:val="MinutadeContrato"/>
            </w:pPr>
            <w:r w:rsidRPr="00DD7848">
              <w:t>2.389.910</w:t>
            </w:r>
          </w:p>
        </w:tc>
      </w:tr>
      <w:tr w:rsidRPr="00186B76" w:rsidR="005F6644" w:rsidTr="00E45B0B" w14:paraId="39F7F49D" w14:textId="77777777">
        <w:trPr>
          <w:jc w:val="center"/>
        </w:trPr>
        <w:tc>
          <w:tcPr>
            <w:tcW w:w="2830" w:type="dxa"/>
          </w:tcPr>
          <w:p w:rsidRPr="00186B76" w:rsidR="005F6644" w:rsidP="00E45B0B" w:rsidRDefault="005F6644" w14:paraId="18C892DC" w14:textId="77777777">
            <w:pPr>
              <w:pStyle w:val="MinutadeContrato"/>
            </w:pPr>
            <w:r w:rsidRPr="00710631">
              <w:rPr>
                <w:b/>
                <w:bCs w:val="0"/>
                <w:rPrChange w:author="Isabela Alves Pereira Oliveira" w:date="2025-12-12T08:42:00Z" w16du:dateUtc="2025-12-12T11:42:00Z" w:id="575">
                  <w:rPr/>
                </w:rPrChange>
              </w:rPr>
              <w:t xml:space="preserve">Ano </w:t>
            </w:r>
            <w:r w:rsidRPr="00186B76">
              <w:t>18</w:t>
            </w:r>
          </w:p>
        </w:tc>
        <w:tc>
          <w:tcPr>
            <w:tcW w:w="3119" w:type="dxa"/>
            <w:vAlign w:val="center"/>
          </w:tcPr>
          <w:p w:rsidRPr="00186B76" w:rsidR="005F6644" w:rsidP="00E45B0B" w:rsidRDefault="00DD7848" w14:paraId="61B6B984" w14:textId="5C7ADBC0">
            <w:pPr>
              <w:pStyle w:val="MinutadeContrato"/>
            </w:pPr>
            <w:r w:rsidRPr="00DD7848">
              <w:t>2.461.607</w:t>
            </w:r>
          </w:p>
        </w:tc>
      </w:tr>
      <w:tr w:rsidRPr="00186B76" w:rsidR="005F6644" w:rsidTr="00E45B0B" w14:paraId="45C8B657" w14:textId="77777777">
        <w:trPr>
          <w:jc w:val="center"/>
        </w:trPr>
        <w:tc>
          <w:tcPr>
            <w:tcW w:w="2830" w:type="dxa"/>
          </w:tcPr>
          <w:p w:rsidRPr="00186B76" w:rsidR="005F6644" w:rsidP="00E45B0B" w:rsidRDefault="005F6644" w14:paraId="787007F1" w14:textId="77777777">
            <w:pPr>
              <w:pStyle w:val="MinutadeContrato"/>
            </w:pPr>
            <w:r w:rsidRPr="00710631">
              <w:rPr>
                <w:b/>
                <w:bCs w:val="0"/>
                <w:rPrChange w:author="Isabela Alves Pereira Oliveira" w:date="2025-12-12T08:42:00Z" w16du:dateUtc="2025-12-12T11:42:00Z" w:id="576">
                  <w:rPr/>
                </w:rPrChange>
              </w:rPr>
              <w:t xml:space="preserve">Ano </w:t>
            </w:r>
            <w:r w:rsidRPr="00186B76">
              <w:t>19</w:t>
            </w:r>
          </w:p>
        </w:tc>
        <w:tc>
          <w:tcPr>
            <w:tcW w:w="3119" w:type="dxa"/>
            <w:vAlign w:val="center"/>
          </w:tcPr>
          <w:p w:rsidRPr="00186B76" w:rsidR="005F6644" w:rsidP="00E45B0B" w:rsidRDefault="00DD7848" w14:paraId="7CEDB1BE" w14:textId="24DCDA0B">
            <w:pPr>
              <w:pStyle w:val="MinutadeContrato"/>
            </w:pPr>
            <w:r w:rsidRPr="00DD7848">
              <w:t>2.535.455</w:t>
            </w:r>
          </w:p>
        </w:tc>
      </w:tr>
      <w:tr w:rsidRPr="00186B76" w:rsidR="005F6644" w:rsidTr="00E45B0B" w14:paraId="5AD869A3" w14:textId="77777777">
        <w:trPr>
          <w:jc w:val="center"/>
        </w:trPr>
        <w:tc>
          <w:tcPr>
            <w:tcW w:w="2830" w:type="dxa"/>
          </w:tcPr>
          <w:p w:rsidRPr="00186B76" w:rsidR="005F6644" w:rsidP="00E45B0B" w:rsidRDefault="005F6644" w14:paraId="40080C3C" w14:textId="77777777">
            <w:pPr>
              <w:pStyle w:val="MinutadeContrato"/>
            </w:pPr>
            <w:r w:rsidRPr="00710631">
              <w:rPr>
                <w:b/>
                <w:bCs w:val="0"/>
                <w:rPrChange w:author="Isabela Alves Pereira Oliveira" w:date="2025-12-12T08:42:00Z" w16du:dateUtc="2025-12-12T11:42:00Z" w:id="577">
                  <w:rPr/>
                </w:rPrChange>
              </w:rPr>
              <w:t xml:space="preserve">Ano </w:t>
            </w:r>
            <w:r w:rsidRPr="00186B76">
              <w:t>20</w:t>
            </w:r>
          </w:p>
        </w:tc>
        <w:tc>
          <w:tcPr>
            <w:tcW w:w="3119" w:type="dxa"/>
            <w:vAlign w:val="center"/>
          </w:tcPr>
          <w:p w:rsidRPr="00186B76" w:rsidR="005F6644" w:rsidP="00E45B0B" w:rsidRDefault="00DD7848" w14:paraId="0FCA3177" w14:textId="6897CE59">
            <w:pPr>
              <w:pStyle w:val="MinutadeContrato"/>
              <w:rPr>
                <w:noProof/>
              </w:rPr>
            </w:pPr>
            <w:r w:rsidRPr="00DD7848">
              <w:rPr>
                <w:noProof/>
              </w:rPr>
              <w:t>2.611.519</w:t>
            </w:r>
          </w:p>
        </w:tc>
      </w:tr>
      <w:tr w:rsidRPr="00186B76" w:rsidR="005F6644" w:rsidTr="00E45B0B" w14:paraId="2CD6A613" w14:textId="77777777">
        <w:trPr>
          <w:jc w:val="center"/>
        </w:trPr>
        <w:tc>
          <w:tcPr>
            <w:tcW w:w="2830" w:type="dxa"/>
          </w:tcPr>
          <w:p w:rsidRPr="00186B76" w:rsidR="005F6644" w:rsidP="00E45B0B" w:rsidRDefault="005F6644" w14:paraId="3B597007" w14:textId="77777777">
            <w:pPr>
              <w:pStyle w:val="MinutadeContrato"/>
            </w:pPr>
            <w:r w:rsidRPr="00710631">
              <w:rPr>
                <w:b/>
                <w:bCs w:val="0"/>
                <w:rPrChange w:author="Isabela Alves Pereira Oliveira" w:date="2025-12-12T08:42:00Z" w16du:dateUtc="2025-12-12T11:42:00Z" w:id="578">
                  <w:rPr/>
                </w:rPrChange>
              </w:rPr>
              <w:t xml:space="preserve">Ano </w:t>
            </w:r>
            <w:r>
              <w:t>21</w:t>
            </w:r>
          </w:p>
        </w:tc>
        <w:tc>
          <w:tcPr>
            <w:tcW w:w="3119" w:type="dxa"/>
            <w:vAlign w:val="center"/>
          </w:tcPr>
          <w:p w:rsidR="005F6644" w:rsidP="00E45B0B" w:rsidRDefault="00DD7848" w14:paraId="712B7FE7" w14:textId="69A39A42">
            <w:pPr>
              <w:pStyle w:val="MinutadeContrato"/>
              <w:rPr>
                <w:noProof/>
              </w:rPr>
            </w:pPr>
            <w:r w:rsidRPr="00DD7848">
              <w:rPr>
                <w:noProof/>
              </w:rPr>
              <w:t>2.682.665</w:t>
            </w:r>
          </w:p>
        </w:tc>
      </w:tr>
      <w:tr w:rsidRPr="00186B76" w:rsidR="005F6644" w:rsidTr="00E45B0B" w14:paraId="53BBF3CA" w14:textId="77777777">
        <w:trPr>
          <w:jc w:val="center"/>
        </w:trPr>
        <w:tc>
          <w:tcPr>
            <w:tcW w:w="2830" w:type="dxa"/>
          </w:tcPr>
          <w:p w:rsidR="005F6644" w:rsidP="00E45B0B" w:rsidRDefault="005F6644" w14:paraId="41ADE2C5" w14:textId="77777777">
            <w:pPr>
              <w:pStyle w:val="MinutadeContrato"/>
            </w:pPr>
            <w:r w:rsidRPr="00710631">
              <w:rPr>
                <w:b/>
                <w:bCs w:val="0"/>
                <w:rPrChange w:author="Isabela Alves Pereira Oliveira" w:date="2025-12-12T08:42:00Z" w16du:dateUtc="2025-12-12T11:42:00Z" w:id="579">
                  <w:rPr/>
                </w:rPrChange>
              </w:rPr>
              <w:t xml:space="preserve">Ano </w:t>
            </w:r>
            <w:r>
              <w:t>22</w:t>
            </w:r>
          </w:p>
        </w:tc>
        <w:tc>
          <w:tcPr>
            <w:tcW w:w="3119" w:type="dxa"/>
            <w:vAlign w:val="center"/>
          </w:tcPr>
          <w:p w:rsidR="005F6644" w:rsidP="00E45B0B" w:rsidRDefault="00DD7848" w14:paraId="46E17E6D" w14:textId="2D130ADC">
            <w:pPr>
              <w:pStyle w:val="MinutadeContrato"/>
              <w:rPr>
                <w:noProof/>
              </w:rPr>
            </w:pPr>
            <w:r w:rsidRPr="00DD7848">
              <w:rPr>
                <w:noProof/>
              </w:rPr>
              <w:t>2.682.665</w:t>
            </w:r>
          </w:p>
        </w:tc>
      </w:tr>
      <w:tr w:rsidRPr="00186B76" w:rsidR="005F6644" w:rsidTr="00E45B0B" w14:paraId="1359A268" w14:textId="77777777">
        <w:trPr>
          <w:jc w:val="center"/>
        </w:trPr>
        <w:tc>
          <w:tcPr>
            <w:tcW w:w="2830" w:type="dxa"/>
          </w:tcPr>
          <w:p w:rsidR="005F6644" w:rsidP="00E45B0B" w:rsidRDefault="005F6644" w14:paraId="6C845E34" w14:textId="77777777">
            <w:pPr>
              <w:pStyle w:val="MinutadeContrato"/>
            </w:pPr>
            <w:r w:rsidRPr="00710631">
              <w:rPr>
                <w:b/>
                <w:bCs w:val="0"/>
                <w:rPrChange w:author="Isabela Alves Pereira Oliveira" w:date="2025-12-12T08:42:00Z" w16du:dateUtc="2025-12-12T11:42:00Z" w:id="580">
                  <w:rPr/>
                </w:rPrChange>
              </w:rPr>
              <w:t xml:space="preserve">Ano </w:t>
            </w:r>
            <w:r>
              <w:t>23</w:t>
            </w:r>
          </w:p>
        </w:tc>
        <w:tc>
          <w:tcPr>
            <w:tcW w:w="3119" w:type="dxa"/>
            <w:vAlign w:val="center"/>
          </w:tcPr>
          <w:p w:rsidR="005F6644" w:rsidP="00E45B0B" w:rsidRDefault="00DD7848" w14:paraId="2D1ED838" w14:textId="7E9191B6">
            <w:pPr>
              <w:pStyle w:val="MinutadeContrato"/>
              <w:rPr>
                <w:noProof/>
              </w:rPr>
            </w:pPr>
            <w:r w:rsidRPr="00DD7848">
              <w:rPr>
                <w:noProof/>
              </w:rPr>
              <w:t>2.682.665</w:t>
            </w:r>
          </w:p>
        </w:tc>
      </w:tr>
      <w:tr w:rsidRPr="00186B76" w:rsidR="005F6644" w:rsidTr="00E45B0B" w14:paraId="434CCD10" w14:textId="77777777">
        <w:trPr>
          <w:jc w:val="center"/>
        </w:trPr>
        <w:tc>
          <w:tcPr>
            <w:tcW w:w="2830" w:type="dxa"/>
          </w:tcPr>
          <w:p w:rsidR="005F6644" w:rsidP="00E45B0B" w:rsidRDefault="005F6644" w14:paraId="70B81CE3" w14:textId="77777777">
            <w:pPr>
              <w:pStyle w:val="MinutadeContrato"/>
            </w:pPr>
            <w:r w:rsidRPr="00710631">
              <w:rPr>
                <w:b/>
                <w:bCs w:val="0"/>
                <w:rPrChange w:author="Isabela Alves Pereira Oliveira" w:date="2025-12-12T08:42:00Z" w16du:dateUtc="2025-12-12T11:42:00Z" w:id="581">
                  <w:rPr/>
                </w:rPrChange>
              </w:rPr>
              <w:t xml:space="preserve">Ano </w:t>
            </w:r>
            <w:r>
              <w:t>24</w:t>
            </w:r>
          </w:p>
        </w:tc>
        <w:tc>
          <w:tcPr>
            <w:tcW w:w="3119" w:type="dxa"/>
            <w:vAlign w:val="center"/>
          </w:tcPr>
          <w:p w:rsidR="005F6644" w:rsidP="00E45B0B" w:rsidRDefault="00DD7848" w14:paraId="623917A4" w14:textId="0E07C2C7">
            <w:pPr>
              <w:pStyle w:val="MinutadeContrato"/>
              <w:rPr>
                <w:noProof/>
              </w:rPr>
            </w:pPr>
            <w:r w:rsidRPr="00DD7848">
              <w:rPr>
                <w:noProof/>
              </w:rPr>
              <w:t>2.682.665</w:t>
            </w:r>
          </w:p>
        </w:tc>
      </w:tr>
      <w:tr w:rsidRPr="00186B76" w:rsidR="005F6644" w:rsidTr="00E45B0B" w14:paraId="23ED2A57" w14:textId="77777777">
        <w:trPr>
          <w:jc w:val="center"/>
        </w:trPr>
        <w:tc>
          <w:tcPr>
            <w:tcW w:w="2830" w:type="dxa"/>
          </w:tcPr>
          <w:p w:rsidR="005F6644" w:rsidP="00E45B0B" w:rsidRDefault="005F6644" w14:paraId="7463BA86" w14:textId="77777777">
            <w:pPr>
              <w:pStyle w:val="MinutadeContrato"/>
            </w:pPr>
            <w:r w:rsidRPr="00710631">
              <w:rPr>
                <w:b/>
                <w:bCs w:val="0"/>
                <w:rPrChange w:author="Isabela Alves Pereira Oliveira" w:date="2025-12-12T08:42:00Z" w16du:dateUtc="2025-12-12T11:42:00Z" w:id="582">
                  <w:rPr/>
                </w:rPrChange>
              </w:rPr>
              <w:t xml:space="preserve">Ano </w:t>
            </w:r>
            <w:r>
              <w:t>25</w:t>
            </w:r>
          </w:p>
        </w:tc>
        <w:tc>
          <w:tcPr>
            <w:tcW w:w="3119" w:type="dxa"/>
            <w:vAlign w:val="center"/>
          </w:tcPr>
          <w:p w:rsidR="005F6644" w:rsidP="00E45B0B" w:rsidRDefault="00DD7848" w14:paraId="30F78D1C" w14:textId="77CB6050">
            <w:pPr>
              <w:pStyle w:val="MinutadeContrato"/>
              <w:rPr>
                <w:noProof/>
              </w:rPr>
            </w:pPr>
            <w:r w:rsidRPr="00DD7848">
              <w:rPr>
                <w:noProof/>
              </w:rPr>
              <w:t>2.682.665</w:t>
            </w:r>
          </w:p>
        </w:tc>
      </w:tr>
    </w:tbl>
    <w:p w:rsidR="00B31CF6" w:rsidP="00467031" w:rsidRDefault="00B31CF6" w14:paraId="28E2E10C" w14:textId="77777777">
      <w:pPr>
        <w:pStyle w:val="MinutadeContrato"/>
      </w:pPr>
    </w:p>
    <w:p w:rsidR="00DD7848" w:rsidP="00DD7848" w:rsidRDefault="00DD7848" w14:paraId="62FB2007" w14:textId="13D3E170">
      <w:pPr>
        <w:pStyle w:val="MinutadeContrato"/>
        <w:numPr>
          <w:ilvl w:val="3"/>
          <w:numId w:val="2"/>
        </w:numPr>
      </w:pPr>
      <w:bookmarkStart w:name="_Ref214032710" w:id="583"/>
      <w:r>
        <w:t xml:space="preserve">Atender, durante os 8 (oito) primeiros anos do </w:t>
      </w:r>
      <w:r w:rsidRPr="00DD7848">
        <w:rPr>
          <w:b/>
          <w:bCs w:val="0"/>
        </w:rPr>
        <w:t>Prazo do Arrendamento</w:t>
      </w:r>
      <w:r>
        <w:t xml:space="preserve"> os quantitativos mínimos de movimentação anual indicados abaixo:</w:t>
      </w:r>
      <w:bookmarkEnd w:id="583"/>
    </w:p>
    <w:tbl>
      <w:tblPr>
        <w:tblStyle w:val="Tabelacomgrade"/>
        <w:tblW w:w="0" w:type="auto"/>
        <w:jc w:val="center"/>
        <w:tblLook w:val="04A0" w:firstRow="1" w:lastRow="0" w:firstColumn="1" w:lastColumn="0" w:noHBand="0" w:noVBand="1"/>
      </w:tblPr>
      <w:tblGrid>
        <w:gridCol w:w="2830"/>
        <w:gridCol w:w="3119"/>
      </w:tblGrid>
      <w:tr w:rsidRPr="00186B76" w:rsidR="00DD7848" w:rsidTr="008C29A8" w14:paraId="02F1CDCE" w14:textId="77777777">
        <w:trPr>
          <w:jc w:val="center"/>
        </w:trPr>
        <w:tc>
          <w:tcPr>
            <w:tcW w:w="2830" w:type="dxa"/>
          </w:tcPr>
          <w:p w:rsidRPr="00186B76" w:rsidR="00DD7848" w:rsidP="008C29A8" w:rsidRDefault="00DD7848" w14:paraId="5C4DCB50" w14:textId="77777777">
            <w:pPr>
              <w:pStyle w:val="MinutadeContrato"/>
            </w:pPr>
            <w:r w:rsidRPr="00710631">
              <w:rPr>
                <w:b/>
                <w:bCs w:val="0"/>
                <w:rPrChange w:author="Isabela Alves Pereira Oliveira" w:date="2025-12-12T08:42:00Z" w16du:dateUtc="2025-12-12T11:42:00Z" w:id="584">
                  <w:rPr/>
                </w:rPrChange>
              </w:rPr>
              <w:t xml:space="preserve">Ano </w:t>
            </w:r>
            <w:r w:rsidRPr="00186B76">
              <w:t xml:space="preserve">do </w:t>
            </w:r>
            <w:r w:rsidRPr="005B0D09">
              <w:rPr>
                <w:b/>
                <w:bCs w:val="0"/>
              </w:rPr>
              <w:t>Arrendamento</w:t>
            </w:r>
          </w:p>
        </w:tc>
        <w:tc>
          <w:tcPr>
            <w:tcW w:w="3119" w:type="dxa"/>
          </w:tcPr>
          <w:p w:rsidRPr="00186B76" w:rsidR="00DD7848" w:rsidP="008C29A8" w:rsidRDefault="00DD7848" w14:paraId="2F7DAA0F" w14:textId="1795F63E">
            <w:pPr>
              <w:pStyle w:val="MinutadeContrato"/>
            </w:pPr>
            <w:r w:rsidRPr="00BB0EB1">
              <w:rPr>
                <w:b/>
                <w:bCs w:val="0"/>
              </w:rPr>
              <w:t>Movimentação Mínima Exigida</w:t>
            </w:r>
            <w:r w:rsidRPr="00186B76">
              <w:t xml:space="preserve"> de </w:t>
            </w:r>
            <w:r>
              <w:rPr>
                <w:noProof/>
              </w:rPr>
              <w:t>carga geral (toneladas)</w:t>
            </w:r>
          </w:p>
        </w:tc>
      </w:tr>
      <w:tr w:rsidRPr="00186B76" w:rsidR="00DD7848" w:rsidTr="008C29A8" w14:paraId="3C8E068D" w14:textId="77777777">
        <w:trPr>
          <w:jc w:val="center"/>
        </w:trPr>
        <w:tc>
          <w:tcPr>
            <w:tcW w:w="2830" w:type="dxa"/>
          </w:tcPr>
          <w:p w:rsidRPr="00186B76" w:rsidR="00DD7848" w:rsidP="008C29A8" w:rsidRDefault="00DD7848" w14:paraId="11710ED6" w14:textId="77777777">
            <w:pPr>
              <w:pStyle w:val="MinutadeContrato"/>
            </w:pPr>
            <w:r w:rsidRPr="00710631">
              <w:rPr>
                <w:b/>
                <w:bCs w:val="0"/>
                <w:rPrChange w:author="Isabela Alves Pereira Oliveira" w:date="2025-12-12T08:42:00Z" w16du:dateUtc="2025-12-12T11:42:00Z" w:id="585">
                  <w:rPr/>
                </w:rPrChange>
              </w:rPr>
              <w:t xml:space="preserve">Ano </w:t>
            </w:r>
            <w:r w:rsidRPr="00186B76">
              <w:t>1</w:t>
            </w:r>
          </w:p>
        </w:tc>
        <w:tc>
          <w:tcPr>
            <w:tcW w:w="3119" w:type="dxa"/>
          </w:tcPr>
          <w:p w:rsidRPr="00186B76" w:rsidR="00DD7848" w:rsidP="008C29A8" w:rsidRDefault="00DD7848" w14:paraId="3952E7A9" w14:textId="77777777">
            <w:pPr>
              <w:pStyle w:val="MinutadeContrato"/>
            </w:pPr>
            <w:r>
              <w:t>0</w:t>
            </w:r>
          </w:p>
        </w:tc>
      </w:tr>
      <w:tr w:rsidRPr="00186B76" w:rsidR="00DD7848" w:rsidTr="008C29A8" w14:paraId="46FCA4EB" w14:textId="77777777">
        <w:trPr>
          <w:jc w:val="center"/>
        </w:trPr>
        <w:tc>
          <w:tcPr>
            <w:tcW w:w="2830" w:type="dxa"/>
          </w:tcPr>
          <w:p w:rsidRPr="00186B76" w:rsidR="00DD7848" w:rsidP="008C29A8" w:rsidRDefault="00DD7848" w14:paraId="2F9E25FE" w14:textId="77777777">
            <w:pPr>
              <w:pStyle w:val="MinutadeContrato"/>
            </w:pPr>
            <w:r w:rsidRPr="00710631">
              <w:rPr>
                <w:b/>
                <w:bCs w:val="0"/>
                <w:rPrChange w:author="Isabela Alves Pereira Oliveira" w:date="2025-12-12T08:42:00Z" w16du:dateUtc="2025-12-12T11:42:00Z" w:id="586">
                  <w:rPr/>
                </w:rPrChange>
              </w:rPr>
              <w:t xml:space="preserve">Ano </w:t>
            </w:r>
            <w:r w:rsidRPr="00186B76">
              <w:t>2</w:t>
            </w:r>
          </w:p>
        </w:tc>
        <w:tc>
          <w:tcPr>
            <w:tcW w:w="3119" w:type="dxa"/>
          </w:tcPr>
          <w:p w:rsidRPr="00186B76" w:rsidR="00DD7848" w:rsidP="008C29A8" w:rsidRDefault="00DD7848" w14:paraId="612441C9" w14:textId="5AE52AC0">
            <w:pPr>
              <w:pStyle w:val="MinutadeContrato"/>
            </w:pPr>
            <w:r w:rsidRPr="00DD7848">
              <w:t>44.935</w:t>
            </w:r>
          </w:p>
        </w:tc>
      </w:tr>
      <w:tr w:rsidRPr="00186B76" w:rsidR="00DD7848" w:rsidTr="008C29A8" w14:paraId="796F01A6" w14:textId="77777777">
        <w:trPr>
          <w:jc w:val="center"/>
        </w:trPr>
        <w:tc>
          <w:tcPr>
            <w:tcW w:w="2830" w:type="dxa"/>
          </w:tcPr>
          <w:p w:rsidRPr="00186B76" w:rsidR="00DD7848" w:rsidP="008C29A8" w:rsidRDefault="00DD7848" w14:paraId="654FB099" w14:textId="77777777">
            <w:pPr>
              <w:pStyle w:val="MinutadeContrato"/>
            </w:pPr>
            <w:r w:rsidRPr="00710631">
              <w:rPr>
                <w:b/>
                <w:bCs w:val="0"/>
                <w:rPrChange w:author="Isabela Alves Pereira Oliveira" w:date="2025-12-12T08:42:00Z" w16du:dateUtc="2025-12-12T11:42:00Z" w:id="587">
                  <w:rPr/>
                </w:rPrChange>
              </w:rPr>
              <w:t xml:space="preserve">Ano </w:t>
            </w:r>
            <w:r w:rsidRPr="00186B76">
              <w:t>3</w:t>
            </w:r>
          </w:p>
        </w:tc>
        <w:tc>
          <w:tcPr>
            <w:tcW w:w="3119" w:type="dxa"/>
          </w:tcPr>
          <w:p w:rsidRPr="00186B76" w:rsidR="00DD7848" w:rsidP="008C29A8" w:rsidRDefault="00DD7848" w14:paraId="3D36C6A2" w14:textId="6647D93C">
            <w:pPr>
              <w:pStyle w:val="MinutadeContrato"/>
              <w:rPr>
                <w:noProof/>
              </w:rPr>
            </w:pPr>
            <w:r w:rsidRPr="00DD7848">
              <w:rPr>
                <w:noProof/>
              </w:rPr>
              <w:t>89.870</w:t>
            </w:r>
          </w:p>
        </w:tc>
      </w:tr>
      <w:tr w:rsidRPr="00186B76" w:rsidR="00DD7848" w:rsidTr="008C29A8" w14:paraId="22D749C7" w14:textId="77777777">
        <w:trPr>
          <w:jc w:val="center"/>
        </w:trPr>
        <w:tc>
          <w:tcPr>
            <w:tcW w:w="2830" w:type="dxa"/>
          </w:tcPr>
          <w:p w:rsidRPr="00186B76" w:rsidR="00DD7848" w:rsidP="008C29A8" w:rsidRDefault="00DD7848" w14:paraId="329F447A" w14:textId="77777777">
            <w:pPr>
              <w:pStyle w:val="MinutadeContrato"/>
            </w:pPr>
            <w:r w:rsidRPr="00710631">
              <w:rPr>
                <w:b/>
                <w:bCs w:val="0"/>
                <w:rPrChange w:author="Isabela Alves Pereira Oliveira" w:date="2025-12-12T08:42:00Z" w16du:dateUtc="2025-12-12T11:42:00Z" w:id="588">
                  <w:rPr/>
                </w:rPrChange>
              </w:rPr>
              <w:t xml:space="preserve">Ano </w:t>
            </w:r>
            <w:r w:rsidRPr="00186B76">
              <w:t>4</w:t>
            </w:r>
          </w:p>
        </w:tc>
        <w:tc>
          <w:tcPr>
            <w:tcW w:w="3119" w:type="dxa"/>
            <w:vAlign w:val="center"/>
          </w:tcPr>
          <w:p w:rsidRPr="00186B76" w:rsidR="00DD7848" w:rsidP="008C29A8" w:rsidRDefault="00DD7848" w14:paraId="2312C9E0" w14:textId="37093E2F">
            <w:pPr>
              <w:pStyle w:val="MinutadeContrato"/>
            </w:pPr>
            <w:r w:rsidRPr="00DD7848">
              <w:t>89.870</w:t>
            </w:r>
          </w:p>
        </w:tc>
      </w:tr>
      <w:tr w:rsidRPr="00186B76" w:rsidR="00DD7848" w:rsidTr="008C29A8" w14:paraId="4975ACA8" w14:textId="77777777">
        <w:trPr>
          <w:jc w:val="center"/>
        </w:trPr>
        <w:tc>
          <w:tcPr>
            <w:tcW w:w="2830" w:type="dxa"/>
          </w:tcPr>
          <w:p w:rsidRPr="00186B76" w:rsidR="00DD7848" w:rsidP="008C29A8" w:rsidRDefault="00DD7848" w14:paraId="383621FF" w14:textId="77777777">
            <w:pPr>
              <w:pStyle w:val="MinutadeContrato"/>
            </w:pPr>
            <w:r w:rsidRPr="00710631">
              <w:rPr>
                <w:b/>
                <w:bCs w:val="0"/>
                <w:rPrChange w:author="Isabela Alves Pereira Oliveira" w:date="2025-12-12T08:43:00Z" w16du:dateUtc="2025-12-12T11:43:00Z" w:id="589">
                  <w:rPr/>
                </w:rPrChange>
              </w:rPr>
              <w:t xml:space="preserve">Ano </w:t>
            </w:r>
            <w:r w:rsidRPr="00186B76">
              <w:t>5</w:t>
            </w:r>
          </w:p>
        </w:tc>
        <w:tc>
          <w:tcPr>
            <w:tcW w:w="3119" w:type="dxa"/>
            <w:vAlign w:val="center"/>
          </w:tcPr>
          <w:p w:rsidRPr="00186B76" w:rsidR="00DD7848" w:rsidP="008C29A8" w:rsidRDefault="00DD7848" w14:paraId="0FC31127" w14:textId="2A4DA1F8">
            <w:pPr>
              <w:pStyle w:val="MinutadeContrato"/>
            </w:pPr>
            <w:r w:rsidRPr="00DD7848">
              <w:t>89.870</w:t>
            </w:r>
          </w:p>
        </w:tc>
      </w:tr>
      <w:tr w:rsidRPr="00186B76" w:rsidR="00DD7848" w:rsidTr="008C29A8" w14:paraId="1A079E62" w14:textId="77777777">
        <w:trPr>
          <w:jc w:val="center"/>
        </w:trPr>
        <w:tc>
          <w:tcPr>
            <w:tcW w:w="2830" w:type="dxa"/>
          </w:tcPr>
          <w:p w:rsidRPr="00186B76" w:rsidR="00DD7848" w:rsidP="008C29A8" w:rsidRDefault="00DD7848" w14:paraId="426D784E" w14:textId="77777777">
            <w:pPr>
              <w:pStyle w:val="MinutadeContrato"/>
            </w:pPr>
            <w:r w:rsidRPr="00710631">
              <w:rPr>
                <w:b/>
                <w:bCs w:val="0"/>
                <w:rPrChange w:author="Isabela Alves Pereira Oliveira" w:date="2025-12-12T08:43:00Z" w16du:dateUtc="2025-12-12T11:43:00Z" w:id="590">
                  <w:rPr/>
                </w:rPrChange>
              </w:rPr>
              <w:t xml:space="preserve">Ano </w:t>
            </w:r>
            <w:r w:rsidRPr="00186B76">
              <w:t>6</w:t>
            </w:r>
          </w:p>
        </w:tc>
        <w:tc>
          <w:tcPr>
            <w:tcW w:w="3119" w:type="dxa"/>
            <w:vAlign w:val="center"/>
          </w:tcPr>
          <w:p w:rsidRPr="00186B76" w:rsidR="00DD7848" w:rsidP="008C29A8" w:rsidRDefault="00DD7848" w14:paraId="7CAD28EA" w14:textId="05D72366">
            <w:pPr>
              <w:pStyle w:val="MinutadeContrato"/>
            </w:pPr>
            <w:r w:rsidRPr="00DD7848">
              <w:t>89.870</w:t>
            </w:r>
          </w:p>
        </w:tc>
      </w:tr>
      <w:tr w:rsidRPr="00186B76" w:rsidR="00DD7848" w:rsidTr="008C29A8" w14:paraId="7B1907A4" w14:textId="77777777">
        <w:trPr>
          <w:jc w:val="center"/>
        </w:trPr>
        <w:tc>
          <w:tcPr>
            <w:tcW w:w="2830" w:type="dxa"/>
          </w:tcPr>
          <w:p w:rsidRPr="00186B76" w:rsidR="00DD7848" w:rsidP="008C29A8" w:rsidRDefault="00DD7848" w14:paraId="3153D55E" w14:textId="77777777">
            <w:pPr>
              <w:pStyle w:val="MinutadeContrato"/>
            </w:pPr>
            <w:r w:rsidRPr="00710631">
              <w:rPr>
                <w:b/>
                <w:bCs w:val="0"/>
                <w:rPrChange w:author="Isabela Alves Pereira Oliveira" w:date="2025-12-12T08:43:00Z" w16du:dateUtc="2025-12-12T11:43:00Z" w:id="591">
                  <w:rPr/>
                </w:rPrChange>
              </w:rPr>
              <w:t xml:space="preserve">Ano </w:t>
            </w:r>
            <w:r w:rsidRPr="00186B76">
              <w:t>7</w:t>
            </w:r>
          </w:p>
        </w:tc>
        <w:tc>
          <w:tcPr>
            <w:tcW w:w="3119" w:type="dxa"/>
            <w:vAlign w:val="center"/>
          </w:tcPr>
          <w:p w:rsidRPr="00186B76" w:rsidR="00DD7848" w:rsidP="008C29A8" w:rsidRDefault="00DD7848" w14:paraId="782D40BA" w14:textId="62C861A7">
            <w:pPr>
              <w:pStyle w:val="MinutadeContrato"/>
            </w:pPr>
            <w:r w:rsidRPr="00DD7848">
              <w:t>89.870</w:t>
            </w:r>
          </w:p>
        </w:tc>
      </w:tr>
      <w:tr w:rsidRPr="00186B76" w:rsidR="00DD7848" w:rsidTr="008C29A8" w14:paraId="1EFBF2F1" w14:textId="77777777">
        <w:trPr>
          <w:jc w:val="center"/>
        </w:trPr>
        <w:tc>
          <w:tcPr>
            <w:tcW w:w="2830" w:type="dxa"/>
          </w:tcPr>
          <w:p w:rsidRPr="00186B76" w:rsidR="00DD7848" w:rsidP="008C29A8" w:rsidRDefault="00DD7848" w14:paraId="0A472A53" w14:textId="77777777">
            <w:pPr>
              <w:pStyle w:val="MinutadeContrato"/>
            </w:pPr>
            <w:r w:rsidRPr="00710631">
              <w:rPr>
                <w:b/>
                <w:bCs w:val="0"/>
                <w:rPrChange w:author="Isabela Alves Pereira Oliveira" w:date="2025-12-12T08:43:00Z" w16du:dateUtc="2025-12-12T11:43:00Z" w:id="592">
                  <w:rPr/>
                </w:rPrChange>
              </w:rPr>
              <w:t xml:space="preserve">Ano </w:t>
            </w:r>
            <w:r w:rsidRPr="00186B76">
              <w:t>8</w:t>
            </w:r>
          </w:p>
        </w:tc>
        <w:tc>
          <w:tcPr>
            <w:tcW w:w="3119" w:type="dxa"/>
            <w:vAlign w:val="center"/>
          </w:tcPr>
          <w:p w:rsidRPr="00186B76" w:rsidR="00DD7848" w:rsidP="008C29A8" w:rsidRDefault="00DD7848" w14:paraId="672F5C7C" w14:textId="532138D6">
            <w:pPr>
              <w:pStyle w:val="MinutadeContrato"/>
            </w:pPr>
            <w:r w:rsidRPr="00DD7848">
              <w:t>89.870</w:t>
            </w:r>
          </w:p>
        </w:tc>
      </w:tr>
    </w:tbl>
    <w:p w:rsidR="00DD7848" w:rsidP="00DD7848" w:rsidRDefault="00DD7848" w14:paraId="32D2101F" w14:textId="77777777">
      <w:pPr>
        <w:pStyle w:val="MinutadeContrato"/>
      </w:pPr>
    </w:p>
    <w:p w:rsidR="00B31CF6" w:rsidP="00DD7848" w:rsidRDefault="00DD7848" w14:paraId="23B87122" w14:textId="28223A24">
      <w:pPr>
        <w:pStyle w:val="MinutadeContrato"/>
        <w:numPr>
          <w:ilvl w:val="3"/>
          <w:numId w:val="2"/>
        </w:numPr>
      </w:pPr>
      <w:r>
        <w:t xml:space="preserve">Para </w:t>
      </w:r>
      <w:r w:rsidRPr="00186B76">
        <w:t xml:space="preserve">a verificação anual do atendimento à </w:t>
      </w:r>
      <w:r w:rsidRPr="00DD7848">
        <w:rPr>
          <w:b/>
        </w:rPr>
        <w:t>Movimentação Mínima Exigida</w:t>
      </w:r>
      <w:r w:rsidRPr="00186B76">
        <w:t xml:space="preserve">, serão contabilizadas as movimentações de </w:t>
      </w:r>
      <w:r>
        <w:rPr>
          <w:noProof/>
        </w:rPr>
        <w:t xml:space="preserve">carga conteinerizada e carga geral </w:t>
      </w:r>
      <w:r w:rsidRPr="00186B76">
        <w:t xml:space="preserve">realizadas por meio de embarcações atracadas no </w:t>
      </w:r>
      <w:r w:rsidRPr="00DD7848">
        <w:rPr>
          <w:b/>
        </w:rPr>
        <w:t>Porto Organizado</w:t>
      </w:r>
      <w:r w:rsidRPr="00186B76">
        <w:t xml:space="preserve">, em operações que utilizem o </w:t>
      </w:r>
      <w:r w:rsidRPr="00DD7848">
        <w:rPr>
          <w:b/>
        </w:rPr>
        <w:t>Arrendament</w:t>
      </w:r>
      <w:r>
        <w:rPr>
          <w:b/>
        </w:rPr>
        <w:t>o.</w:t>
      </w:r>
    </w:p>
    <w:p w:rsidR="00B31CF6" w:rsidP="001648B4" w:rsidRDefault="00B31CF6" w14:paraId="7EB65DBE" w14:textId="77777777">
      <w:pPr>
        <w:pStyle w:val="MinutadeContrato"/>
      </w:pPr>
    </w:p>
    <w:p w:rsidR="00B31CF6" w:rsidP="001648B4" w:rsidRDefault="005F6644" w14:paraId="1FF39D06" w14:textId="77777777">
      <w:pPr>
        <w:pStyle w:val="MinutadeContrato"/>
        <w:numPr>
          <w:ilvl w:val="3"/>
          <w:numId w:val="2"/>
        </w:numPr>
      </w:pPr>
      <w:bookmarkStart w:name="_Ref72844880" w:id="593"/>
      <w:r w:rsidRPr="00186B76">
        <w:t xml:space="preserve">Prestar as </w:t>
      </w:r>
      <w:r w:rsidRPr="00186B76">
        <w:rPr>
          <w:b/>
        </w:rPr>
        <w:t>Atividades</w:t>
      </w:r>
      <w:r w:rsidRPr="00186B76">
        <w:t xml:space="preserve"> de acordo com os seguintes </w:t>
      </w:r>
      <w:r w:rsidRPr="00186B76">
        <w:rPr>
          <w:b/>
        </w:rPr>
        <w:t>Parâmetros do Arrendamento</w:t>
      </w:r>
      <w:r w:rsidRPr="00186B76">
        <w:t>:</w:t>
      </w:r>
      <w:bookmarkEnd w:id="593"/>
      <w:r w:rsidRPr="00186B76">
        <w:t xml:space="preserve"> </w:t>
      </w:r>
    </w:p>
    <w:p w:rsidR="00B31CF6" w:rsidP="001648B4" w:rsidRDefault="00B31CF6" w14:paraId="35373963" w14:textId="77777777">
      <w:pPr>
        <w:pStyle w:val="MinutadeContrato"/>
      </w:pPr>
    </w:p>
    <w:p w:rsidR="00B31CF6" w:rsidP="001648B4" w:rsidRDefault="00DD7848" w14:paraId="5804270C" w14:textId="5C725E73">
      <w:pPr>
        <w:pStyle w:val="MinutadeContrato"/>
        <w:numPr>
          <w:ilvl w:val="4"/>
          <w:numId w:val="2"/>
        </w:numPr>
      </w:pPr>
      <w:r>
        <w:t xml:space="preserve"> Carga Conteinerizada:</w:t>
      </w:r>
    </w:p>
    <w:tbl>
      <w:tblPr>
        <w:tblW w:w="8920" w:type="dxa"/>
        <w:tblCellMar>
          <w:left w:w="70" w:type="dxa"/>
          <w:right w:w="70" w:type="dxa"/>
        </w:tblCellMar>
        <w:tblLook w:val="04A0" w:firstRow="1" w:lastRow="0" w:firstColumn="1" w:lastColumn="0" w:noHBand="0" w:noVBand="1"/>
      </w:tblPr>
      <w:tblGrid>
        <w:gridCol w:w="1900"/>
        <w:gridCol w:w="1540"/>
        <w:gridCol w:w="1580"/>
        <w:gridCol w:w="1740"/>
        <w:gridCol w:w="2160"/>
      </w:tblGrid>
      <w:tr w:rsidRPr="00DD7848" w:rsidR="00DD7848" w14:paraId="2C85EA26" w14:textId="77777777">
        <w:trPr>
          <w:trHeight w:val="610"/>
        </w:trPr>
        <w:tc>
          <w:tcPr>
            <w:tcW w:w="1900" w:type="dxa"/>
            <w:tcBorders>
              <w:top w:val="single" w:color="auto" w:sz="8" w:space="0"/>
              <w:left w:val="single" w:color="auto" w:sz="8" w:space="0"/>
              <w:bottom w:val="single" w:color="auto" w:sz="8" w:space="0"/>
              <w:right w:val="nil"/>
            </w:tcBorders>
            <w:shd w:val="clear" w:color="auto" w:fill="D9D9D9" w:themeFill="background1" w:themeFillShade="D9"/>
            <w:noWrap/>
            <w:vAlign w:val="bottom"/>
            <w:hideMark/>
          </w:tcPr>
          <w:p w:rsidRPr="00DD7848" w:rsidR="00DD7848" w:rsidP="00DD7848" w:rsidRDefault="00DD7848" w14:paraId="54222880" w14:textId="77777777">
            <w:pPr>
              <w:pStyle w:val="MinutadeContrato"/>
            </w:pPr>
            <w:r w:rsidRPr="00DD7848">
              <w:t> </w:t>
            </w:r>
          </w:p>
        </w:tc>
        <w:tc>
          <w:tcPr>
            <w:tcW w:w="1540" w:type="dxa"/>
            <w:tcBorders>
              <w:top w:val="single" w:color="auto" w:sz="8" w:space="0"/>
              <w:left w:val="single" w:color="auto" w:sz="8" w:space="0"/>
              <w:bottom w:val="single" w:color="auto" w:sz="8" w:space="0"/>
              <w:right w:val="single" w:color="auto" w:sz="8" w:space="0"/>
            </w:tcBorders>
            <w:shd w:val="clear" w:color="auto" w:fill="D9D9D9" w:themeFill="background1" w:themeFillShade="D9"/>
            <w:vAlign w:val="bottom"/>
            <w:hideMark/>
          </w:tcPr>
          <w:p w:rsidRPr="00DD7848" w:rsidR="00DD7848" w:rsidP="00DD7848" w:rsidRDefault="00DD7848" w14:paraId="3D789788" w14:textId="77777777">
            <w:pPr>
              <w:pStyle w:val="MinutadeContrato"/>
            </w:pPr>
            <w:r w:rsidRPr="00DD7848">
              <w:t xml:space="preserve">Fase 01 (a partir do </w:t>
            </w:r>
            <w:r w:rsidRPr="00710631">
              <w:rPr>
                <w:b/>
                <w:bCs w:val="0"/>
                <w:rPrChange w:author="Isabela Alves Pereira Oliveira" w:date="2025-12-12T08:43:00Z" w16du:dateUtc="2025-12-12T11:43:00Z" w:id="594">
                  <w:rPr/>
                </w:rPrChange>
              </w:rPr>
              <w:t xml:space="preserve">Ano </w:t>
            </w:r>
            <w:r w:rsidRPr="00DD7848">
              <w:t>2)</w:t>
            </w:r>
          </w:p>
        </w:tc>
        <w:tc>
          <w:tcPr>
            <w:tcW w:w="1580" w:type="dxa"/>
            <w:tcBorders>
              <w:top w:val="single" w:color="auto" w:sz="8" w:space="0"/>
              <w:left w:val="nil"/>
              <w:bottom w:val="single" w:color="auto" w:sz="8" w:space="0"/>
              <w:right w:val="single" w:color="auto" w:sz="8" w:space="0"/>
            </w:tcBorders>
            <w:shd w:val="clear" w:color="auto" w:fill="D9D9D9" w:themeFill="background1" w:themeFillShade="D9"/>
            <w:vAlign w:val="bottom"/>
            <w:hideMark/>
          </w:tcPr>
          <w:p w:rsidRPr="00DD7848" w:rsidR="00DD7848" w:rsidP="00DD7848" w:rsidRDefault="00DD7848" w14:paraId="565A1EDC" w14:textId="77777777">
            <w:pPr>
              <w:pStyle w:val="MinutadeContrato"/>
            </w:pPr>
            <w:r w:rsidRPr="00DD7848">
              <w:t xml:space="preserve">Fase 02 (a partir do </w:t>
            </w:r>
            <w:r w:rsidRPr="00710631">
              <w:rPr>
                <w:b/>
                <w:bCs w:val="0"/>
                <w:rPrChange w:author="Isabela Alves Pereira Oliveira" w:date="2025-12-12T08:43:00Z" w16du:dateUtc="2025-12-12T11:43:00Z" w:id="595">
                  <w:rPr/>
                </w:rPrChange>
              </w:rPr>
              <w:t xml:space="preserve">Ano </w:t>
            </w:r>
            <w:r w:rsidRPr="00DD7848">
              <w:t>5)</w:t>
            </w:r>
          </w:p>
        </w:tc>
        <w:tc>
          <w:tcPr>
            <w:tcW w:w="1740" w:type="dxa"/>
            <w:tcBorders>
              <w:top w:val="single" w:color="auto" w:sz="8" w:space="0"/>
              <w:left w:val="nil"/>
              <w:bottom w:val="single" w:color="auto" w:sz="8" w:space="0"/>
              <w:right w:val="single" w:color="auto" w:sz="8" w:space="0"/>
            </w:tcBorders>
            <w:shd w:val="clear" w:color="auto" w:fill="D9D9D9" w:themeFill="background1" w:themeFillShade="D9"/>
            <w:vAlign w:val="bottom"/>
            <w:hideMark/>
          </w:tcPr>
          <w:p w:rsidRPr="00DD7848" w:rsidR="00DD7848" w:rsidP="00DD7848" w:rsidRDefault="00DD7848" w14:paraId="5A5ED1AF" w14:textId="77777777">
            <w:pPr>
              <w:pStyle w:val="MinutadeContrato"/>
            </w:pPr>
            <w:r w:rsidRPr="00DD7848">
              <w:t xml:space="preserve">Fase 03 (a partir do </w:t>
            </w:r>
            <w:r w:rsidRPr="00710631">
              <w:rPr>
                <w:b/>
                <w:bCs w:val="0"/>
                <w:rPrChange w:author="Isabela Alves Pereira Oliveira" w:date="2025-12-12T08:43:00Z" w16du:dateUtc="2025-12-12T11:43:00Z" w:id="596">
                  <w:rPr/>
                </w:rPrChange>
              </w:rPr>
              <w:t xml:space="preserve">Ano </w:t>
            </w:r>
            <w:r w:rsidRPr="00DD7848">
              <w:t>7)</w:t>
            </w:r>
          </w:p>
        </w:tc>
        <w:tc>
          <w:tcPr>
            <w:tcW w:w="2160" w:type="dxa"/>
            <w:tcBorders>
              <w:top w:val="single" w:color="auto" w:sz="8" w:space="0"/>
              <w:left w:val="nil"/>
              <w:bottom w:val="single" w:color="auto" w:sz="8" w:space="0"/>
              <w:right w:val="single" w:color="auto" w:sz="8" w:space="0"/>
            </w:tcBorders>
            <w:shd w:val="clear" w:color="auto" w:fill="D9D9D9" w:themeFill="background1" w:themeFillShade="D9"/>
            <w:vAlign w:val="bottom"/>
            <w:hideMark/>
          </w:tcPr>
          <w:p w:rsidRPr="00DD7848" w:rsidR="00DD7848" w:rsidP="00DD7848" w:rsidRDefault="00DD7848" w14:paraId="029F18C5" w14:textId="71698D7A">
            <w:pPr>
              <w:pStyle w:val="MinutadeContrato"/>
            </w:pPr>
            <w:r w:rsidRPr="00DD7848">
              <w:t xml:space="preserve">Fase 04 (a partir do </w:t>
            </w:r>
            <w:r w:rsidRPr="00710631">
              <w:rPr>
                <w:b/>
                <w:bCs w:val="0"/>
                <w:rPrChange w:author="Isabela Alves Pereira Oliveira" w:date="2025-12-12T08:43:00Z" w16du:dateUtc="2025-12-12T11:43:00Z" w:id="597">
                  <w:rPr/>
                </w:rPrChange>
              </w:rPr>
              <w:t xml:space="preserve">Ano </w:t>
            </w:r>
            <w:r w:rsidRPr="00DD7848">
              <w:t xml:space="preserve">9 até final do </w:t>
            </w:r>
            <w:del w:author="Isabela Alves Pereira Oliveira" w:date="2025-12-12T09:18:00Z" w16du:dateUtc="2025-12-12T12:18:00Z" w:id="598">
              <w:r w:rsidRPr="00DD7848" w:rsidDel="00A7050E">
                <w:delText>contrato</w:delText>
              </w:r>
            </w:del>
            <w:ins w:author="Isabela Alves Pereira Oliveira" w:date="2025-12-12T09:18:00Z" w16du:dateUtc="2025-12-12T12:18:00Z" w:id="599">
              <w:r w:rsidRPr="00A7050E" w:rsidR="00A7050E">
                <w:rPr>
                  <w:b/>
                  <w:bCs w:val="0"/>
                  <w:rPrChange w:author="Isabela Alves Pereira Oliveira" w:date="2025-12-12T09:18:00Z" w16du:dateUtc="2025-12-12T12:18:00Z" w:id="600">
                    <w:rPr/>
                  </w:rPrChange>
                </w:rPr>
                <w:t>Contrato</w:t>
              </w:r>
            </w:ins>
            <w:r w:rsidRPr="00DD7848">
              <w:t>)</w:t>
            </w:r>
          </w:p>
        </w:tc>
      </w:tr>
      <w:tr w:rsidRPr="00DD7848" w:rsidR="00DD7848" w:rsidTr="006706D1" w14:paraId="0EE4BA65" w14:textId="77777777">
        <w:trPr>
          <w:trHeight w:val="920"/>
        </w:trPr>
        <w:tc>
          <w:tcPr>
            <w:tcW w:w="1900" w:type="dxa"/>
            <w:tcBorders>
              <w:top w:val="nil"/>
              <w:left w:val="single" w:color="auto" w:sz="8" w:space="0"/>
              <w:bottom w:val="single" w:color="auto" w:sz="8" w:space="0"/>
              <w:right w:val="nil"/>
            </w:tcBorders>
            <w:vAlign w:val="bottom"/>
            <w:hideMark/>
          </w:tcPr>
          <w:p w:rsidRPr="00DD7848" w:rsidR="00DD7848" w:rsidP="00DD7848" w:rsidRDefault="00DD7848" w14:paraId="28749092" w14:textId="77777777">
            <w:pPr>
              <w:pStyle w:val="MinutadeContrato"/>
            </w:pPr>
            <w:r w:rsidRPr="00DD7848">
              <w:t>Prancha média geral (Unidades/h)</w:t>
            </w:r>
          </w:p>
        </w:tc>
        <w:tc>
          <w:tcPr>
            <w:tcW w:w="1540" w:type="dxa"/>
            <w:tcBorders>
              <w:top w:val="nil"/>
              <w:left w:val="single" w:color="auto" w:sz="8" w:space="0"/>
              <w:bottom w:val="single" w:color="auto" w:sz="8" w:space="0"/>
              <w:right w:val="single" w:color="auto" w:sz="8" w:space="0"/>
            </w:tcBorders>
            <w:vAlign w:val="center"/>
            <w:hideMark/>
          </w:tcPr>
          <w:p w:rsidRPr="00DD7848" w:rsidR="00DD7848" w:rsidP="006706D1" w:rsidRDefault="00DD7848" w14:paraId="1ADAF693" w14:textId="77777777">
            <w:pPr>
              <w:pStyle w:val="MinutadeContrato"/>
              <w:jc w:val="center"/>
            </w:pPr>
            <w:r w:rsidRPr="00DD7848">
              <w:t>62</w:t>
            </w:r>
          </w:p>
        </w:tc>
        <w:tc>
          <w:tcPr>
            <w:tcW w:w="1580" w:type="dxa"/>
            <w:tcBorders>
              <w:top w:val="nil"/>
              <w:left w:val="nil"/>
              <w:bottom w:val="single" w:color="auto" w:sz="8" w:space="0"/>
              <w:right w:val="single" w:color="auto" w:sz="8" w:space="0"/>
            </w:tcBorders>
            <w:noWrap/>
            <w:vAlign w:val="center"/>
            <w:hideMark/>
          </w:tcPr>
          <w:p w:rsidRPr="00DD7848" w:rsidR="00DD7848" w:rsidP="006706D1" w:rsidRDefault="00DD7848" w14:paraId="5D322E75" w14:textId="77777777">
            <w:pPr>
              <w:pStyle w:val="MinutadeContrato"/>
              <w:jc w:val="center"/>
            </w:pPr>
            <w:r w:rsidRPr="00DD7848">
              <w:t>87</w:t>
            </w:r>
          </w:p>
        </w:tc>
        <w:tc>
          <w:tcPr>
            <w:tcW w:w="1740" w:type="dxa"/>
            <w:tcBorders>
              <w:top w:val="nil"/>
              <w:left w:val="nil"/>
              <w:bottom w:val="single" w:color="auto" w:sz="8" w:space="0"/>
              <w:right w:val="single" w:color="auto" w:sz="8" w:space="0"/>
            </w:tcBorders>
            <w:noWrap/>
            <w:vAlign w:val="center"/>
            <w:hideMark/>
          </w:tcPr>
          <w:p w:rsidRPr="00DD7848" w:rsidR="00DD7848" w:rsidP="006706D1" w:rsidRDefault="00DD7848" w14:paraId="692D1C29" w14:textId="77777777">
            <w:pPr>
              <w:pStyle w:val="MinutadeContrato"/>
              <w:jc w:val="center"/>
            </w:pPr>
            <w:r w:rsidRPr="00DD7848">
              <w:t>87</w:t>
            </w:r>
          </w:p>
        </w:tc>
        <w:tc>
          <w:tcPr>
            <w:tcW w:w="2160" w:type="dxa"/>
            <w:tcBorders>
              <w:top w:val="nil"/>
              <w:left w:val="nil"/>
              <w:bottom w:val="single" w:color="auto" w:sz="8" w:space="0"/>
              <w:right w:val="single" w:color="auto" w:sz="8" w:space="0"/>
            </w:tcBorders>
            <w:noWrap/>
            <w:vAlign w:val="center"/>
            <w:hideMark/>
          </w:tcPr>
          <w:p w:rsidRPr="00DD7848" w:rsidR="00DD7848" w:rsidP="006706D1" w:rsidRDefault="00DD7848" w14:paraId="029E530D" w14:textId="77777777">
            <w:pPr>
              <w:pStyle w:val="MinutadeContrato"/>
              <w:jc w:val="center"/>
            </w:pPr>
            <w:r w:rsidRPr="00DD7848">
              <w:t>85</w:t>
            </w:r>
          </w:p>
        </w:tc>
      </w:tr>
      <w:tr w:rsidRPr="00DD7848" w:rsidR="00DD7848" w14:paraId="7D801BD4" w14:textId="77777777">
        <w:trPr>
          <w:trHeight w:val="880"/>
        </w:trPr>
        <w:tc>
          <w:tcPr>
            <w:tcW w:w="1900" w:type="dxa"/>
            <w:tcBorders>
              <w:top w:val="nil"/>
              <w:left w:val="single" w:color="auto" w:sz="8" w:space="0"/>
              <w:bottom w:val="single" w:color="auto" w:sz="8" w:space="0"/>
              <w:right w:val="nil"/>
            </w:tcBorders>
            <w:vAlign w:val="bottom"/>
            <w:hideMark/>
          </w:tcPr>
          <w:p w:rsidRPr="00DD7848" w:rsidR="00DD7848" w:rsidP="00DD7848" w:rsidRDefault="00DD7848" w14:paraId="77CF6FA9" w14:textId="77777777">
            <w:pPr>
              <w:pStyle w:val="MinutadeContrato"/>
            </w:pPr>
            <w:r w:rsidRPr="00DD7848">
              <w:t>Capacidade dinâmica do terminal (TEUs)</w:t>
            </w:r>
          </w:p>
        </w:tc>
        <w:tc>
          <w:tcPr>
            <w:tcW w:w="1540" w:type="dxa"/>
            <w:tcBorders>
              <w:top w:val="nil"/>
              <w:left w:val="single" w:color="auto" w:sz="8" w:space="0"/>
              <w:bottom w:val="single" w:color="auto" w:sz="8" w:space="0"/>
              <w:right w:val="single" w:color="auto" w:sz="8" w:space="0"/>
            </w:tcBorders>
            <w:vAlign w:val="center"/>
            <w:hideMark/>
          </w:tcPr>
          <w:p w:rsidRPr="00DD7848" w:rsidR="00DD7848" w:rsidP="006706D1" w:rsidRDefault="00DD7848" w14:paraId="6BFB955C" w14:textId="5B3BDA29">
            <w:pPr>
              <w:pStyle w:val="MinutadeContrato"/>
              <w:jc w:val="center"/>
            </w:pPr>
            <w:r w:rsidRPr="00DD7848">
              <w:t>280.000</w:t>
            </w:r>
          </w:p>
        </w:tc>
        <w:tc>
          <w:tcPr>
            <w:tcW w:w="1580" w:type="dxa"/>
            <w:tcBorders>
              <w:top w:val="nil"/>
              <w:left w:val="nil"/>
              <w:bottom w:val="single" w:color="auto" w:sz="8" w:space="0"/>
              <w:right w:val="single" w:color="auto" w:sz="8" w:space="0"/>
            </w:tcBorders>
            <w:vAlign w:val="center"/>
            <w:hideMark/>
          </w:tcPr>
          <w:p w:rsidRPr="00DD7848" w:rsidR="00DD7848" w:rsidP="006706D1" w:rsidRDefault="00DD7848" w14:paraId="2D9DEB13" w14:textId="3A09D59A">
            <w:pPr>
              <w:pStyle w:val="MinutadeContrato"/>
              <w:jc w:val="center"/>
            </w:pPr>
            <w:r w:rsidRPr="00DD7848">
              <w:t>1.350.000</w:t>
            </w:r>
          </w:p>
        </w:tc>
        <w:tc>
          <w:tcPr>
            <w:tcW w:w="1740" w:type="dxa"/>
            <w:tcBorders>
              <w:top w:val="nil"/>
              <w:left w:val="nil"/>
              <w:bottom w:val="single" w:color="auto" w:sz="8" w:space="0"/>
              <w:right w:val="single" w:color="auto" w:sz="8" w:space="0"/>
            </w:tcBorders>
            <w:vAlign w:val="center"/>
            <w:hideMark/>
          </w:tcPr>
          <w:p w:rsidRPr="00DD7848" w:rsidR="00DD7848" w:rsidP="006706D1" w:rsidRDefault="00DD7848" w14:paraId="1E500D19" w14:textId="077F9350">
            <w:pPr>
              <w:pStyle w:val="MinutadeContrato"/>
              <w:jc w:val="center"/>
            </w:pPr>
            <w:r w:rsidRPr="00DD7848">
              <w:t>2.408.000</w:t>
            </w:r>
          </w:p>
        </w:tc>
        <w:tc>
          <w:tcPr>
            <w:tcW w:w="2160" w:type="dxa"/>
            <w:tcBorders>
              <w:top w:val="nil"/>
              <w:left w:val="nil"/>
              <w:bottom w:val="single" w:color="auto" w:sz="8" w:space="0"/>
              <w:right w:val="single" w:color="auto" w:sz="8" w:space="0"/>
            </w:tcBorders>
            <w:vAlign w:val="center"/>
            <w:hideMark/>
          </w:tcPr>
          <w:p w:rsidRPr="00DD7848" w:rsidR="00DD7848" w:rsidP="006706D1" w:rsidRDefault="00DD7848" w14:paraId="00133FB8" w14:textId="5D32B792">
            <w:pPr>
              <w:pStyle w:val="MinutadeContrato"/>
              <w:jc w:val="center"/>
            </w:pPr>
            <w:r w:rsidRPr="00DD7848">
              <w:t>3.250.000</w:t>
            </w:r>
          </w:p>
        </w:tc>
      </w:tr>
    </w:tbl>
    <w:p w:rsidR="00DD7848" w:rsidP="00DD7848" w:rsidRDefault="00DD7848" w14:paraId="07A6F2C0" w14:textId="77777777">
      <w:pPr>
        <w:pStyle w:val="MinutadeContrato"/>
      </w:pPr>
    </w:p>
    <w:p w:rsidR="00DD7848" w:rsidP="001648B4" w:rsidRDefault="00DD7848" w14:paraId="1395ABBF" w14:textId="09F346F8">
      <w:pPr>
        <w:pStyle w:val="MinutadeContrato"/>
        <w:numPr>
          <w:ilvl w:val="4"/>
          <w:numId w:val="2"/>
        </w:numPr>
      </w:pPr>
      <w:r>
        <w:t xml:space="preserve"> Qualidade </w:t>
      </w:r>
      <w:r w:rsidRPr="00DD7848">
        <w:t>do sistema de acesso terrestre rodoviário ao terminal</w:t>
      </w:r>
      <w:r>
        <w:t>:</w:t>
      </w:r>
    </w:p>
    <w:tbl>
      <w:tblPr>
        <w:tblW w:w="9280" w:type="dxa"/>
        <w:tblCellMar>
          <w:left w:w="70" w:type="dxa"/>
          <w:right w:w="70" w:type="dxa"/>
        </w:tblCellMar>
        <w:tblLook w:val="04A0" w:firstRow="1" w:lastRow="0" w:firstColumn="1" w:lastColumn="0" w:noHBand="0" w:noVBand="1"/>
      </w:tblPr>
      <w:tblGrid>
        <w:gridCol w:w="1200"/>
        <w:gridCol w:w="2320"/>
        <w:gridCol w:w="2780"/>
        <w:gridCol w:w="2980"/>
      </w:tblGrid>
      <w:tr w:rsidRPr="006706D1" w:rsidR="006706D1" w14:paraId="4FF4320F" w14:textId="77777777">
        <w:trPr>
          <w:trHeight w:val="880"/>
        </w:trPr>
        <w:tc>
          <w:tcPr>
            <w:tcW w:w="1200" w:type="dxa"/>
            <w:tcBorders>
              <w:top w:val="single" w:color="auto" w:sz="8" w:space="0"/>
              <w:left w:val="single" w:color="auto" w:sz="8" w:space="0"/>
              <w:bottom w:val="single" w:color="auto" w:sz="8" w:space="0"/>
              <w:right w:val="single" w:color="auto" w:sz="8" w:space="0"/>
            </w:tcBorders>
            <w:shd w:val="clear" w:color="auto" w:fill="D9D9D9"/>
            <w:noWrap/>
            <w:vAlign w:val="center"/>
            <w:hideMark/>
          </w:tcPr>
          <w:p w:rsidRPr="006706D1" w:rsidR="006706D1" w:rsidP="006706D1" w:rsidRDefault="006706D1" w14:paraId="7544EF01" w14:textId="77777777">
            <w:pPr>
              <w:pStyle w:val="MinutadeContrato"/>
            </w:pPr>
            <w:r w:rsidRPr="006706D1">
              <w:t> </w:t>
            </w:r>
          </w:p>
        </w:tc>
        <w:tc>
          <w:tcPr>
            <w:tcW w:w="2320" w:type="dxa"/>
            <w:tcBorders>
              <w:top w:val="single" w:color="auto" w:sz="8" w:space="0"/>
              <w:left w:val="nil"/>
              <w:bottom w:val="single" w:color="auto" w:sz="8" w:space="0"/>
              <w:right w:val="single" w:color="auto" w:sz="8" w:space="0"/>
            </w:tcBorders>
            <w:shd w:val="clear" w:color="auto" w:fill="D9D9D9"/>
            <w:vAlign w:val="center"/>
            <w:hideMark/>
          </w:tcPr>
          <w:p w:rsidRPr="006706D1" w:rsidR="006706D1" w:rsidP="006706D1" w:rsidRDefault="006706D1" w14:paraId="7091FB5C" w14:textId="77777777">
            <w:pPr>
              <w:pStyle w:val="MinutadeContrato"/>
            </w:pPr>
            <w:r w:rsidRPr="006706D1">
              <w:t>Tempo (máx)</w:t>
            </w:r>
          </w:p>
        </w:tc>
        <w:tc>
          <w:tcPr>
            <w:tcW w:w="2780" w:type="dxa"/>
            <w:tcBorders>
              <w:top w:val="single" w:color="auto" w:sz="8" w:space="0"/>
              <w:left w:val="nil"/>
              <w:bottom w:val="single" w:color="auto" w:sz="8" w:space="0"/>
              <w:right w:val="single" w:color="auto" w:sz="8" w:space="0"/>
            </w:tcBorders>
            <w:shd w:val="clear" w:color="auto" w:fill="D9D9D9"/>
            <w:vAlign w:val="center"/>
            <w:hideMark/>
          </w:tcPr>
          <w:p w:rsidRPr="006706D1" w:rsidR="006706D1" w:rsidP="006706D1" w:rsidRDefault="006706D1" w14:paraId="2B64FE52" w14:textId="77777777">
            <w:pPr>
              <w:pStyle w:val="MinutadeContrato"/>
            </w:pPr>
            <w:r w:rsidRPr="006706D1">
              <w:t>Descumprimento do parâmetro (fora da via pública)</w:t>
            </w:r>
          </w:p>
        </w:tc>
        <w:tc>
          <w:tcPr>
            <w:tcW w:w="2980" w:type="dxa"/>
            <w:tcBorders>
              <w:top w:val="single" w:color="auto" w:sz="8" w:space="0"/>
              <w:left w:val="nil"/>
              <w:bottom w:val="single" w:color="auto" w:sz="8" w:space="0"/>
              <w:right w:val="single" w:color="auto" w:sz="8" w:space="0"/>
            </w:tcBorders>
            <w:shd w:val="clear" w:color="auto" w:fill="D9D9D9"/>
            <w:vAlign w:val="center"/>
            <w:hideMark/>
          </w:tcPr>
          <w:p w:rsidRPr="006706D1" w:rsidR="006706D1" w:rsidP="006706D1" w:rsidRDefault="006706D1" w14:paraId="5C7D5A0B" w14:textId="77777777">
            <w:pPr>
              <w:pStyle w:val="MinutadeContrato"/>
            </w:pPr>
            <w:r w:rsidRPr="006706D1">
              <w:t>Descumprimento do parâmetro (via pública)</w:t>
            </w:r>
          </w:p>
        </w:tc>
      </w:tr>
      <w:tr w:rsidRPr="006706D1" w:rsidR="006706D1" w14:paraId="45AE08D7" w14:textId="77777777">
        <w:trPr>
          <w:trHeight w:val="2660"/>
        </w:trPr>
        <w:tc>
          <w:tcPr>
            <w:tcW w:w="1200" w:type="dxa"/>
            <w:tcBorders>
              <w:top w:val="nil"/>
              <w:left w:val="single" w:color="auto" w:sz="8" w:space="0"/>
              <w:bottom w:val="single" w:color="auto" w:sz="8" w:space="0"/>
              <w:right w:val="single" w:color="auto" w:sz="8" w:space="0"/>
            </w:tcBorders>
            <w:vAlign w:val="center"/>
            <w:hideMark/>
          </w:tcPr>
          <w:p w:rsidRPr="006706D1" w:rsidR="006706D1" w:rsidP="006706D1" w:rsidRDefault="006706D1" w14:paraId="66315006" w14:textId="77777777">
            <w:pPr>
              <w:pStyle w:val="MinutadeContrato"/>
            </w:pPr>
            <w:r w:rsidRPr="006706D1">
              <w:t>Tempo de fila espera (gate-in)</w:t>
            </w:r>
          </w:p>
        </w:tc>
        <w:tc>
          <w:tcPr>
            <w:tcW w:w="2320" w:type="dxa"/>
            <w:tcBorders>
              <w:top w:val="nil"/>
              <w:left w:val="nil"/>
              <w:bottom w:val="single" w:color="auto" w:sz="8" w:space="0"/>
              <w:right w:val="single" w:color="auto" w:sz="8" w:space="0"/>
            </w:tcBorders>
            <w:vAlign w:val="center"/>
            <w:hideMark/>
          </w:tcPr>
          <w:p w:rsidRPr="006706D1" w:rsidR="006706D1" w:rsidP="006706D1" w:rsidRDefault="006706D1" w14:paraId="0CD7E993" w14:textId="77777777">
            <w:pPr>
              <w:pStyle w:val="MinutadeContrato"/>
            </w:pPr>
            <w:r w:rsidRPr="006706D1">
              <w:t>15 min/veículo, assegurado espaço suficiente na fila para que os veículos em espera não cheguem à via pública em, pelo menos, 26 (vinte e seis) dias no período de um mês civil (probabilidade de 85%)</w:t>
            </w:r>
          </w:p>
        </w:tc>
        <w:tc>
          <w:tcPr>
            <w:tcW w:w="2780" w:type="dxa"/>
            <w:tcBorders>
              <w:top w:val="nil"/>
              <w:left w:val="nil"/>
              <w:bottom w:val="single" w:color="auto" w:sz="8" w:space="0"/>
              <w:right w:val="single" w:color="auto" w:sz="8" w:space="0"/>
            </w:tcBorders>
            <w:vAlign w:val="center"/>
            <w:hideMark/>
          </w:tcPr>
          <w:p w:rsidRPr="006706D1" w:rsidR="006706D1" w:rsidP="006706D1" w:rsidRDefault="006706D1" w14:paraId="52285563" w14:textId="77777777">
            <w:pPr>
              <w:pStyle w:val="MinutadeContrato"/>
            </w:pPr>
            <w:r w:rsidRPr="006706D1">
              <w:t xml:space="preserve">Ocorrência de algum veículo com tempo de espera na fila do </w:t>
            </w:r>
            <w:r w:rsidRPr="006706D1">
              <w:rPr>
                <w:i/>
                <w:iCs/>
              </w:rPr>
              <w:t>gate</w:t>
            </w:r>
            <w:r w:rsidRPr="006706D1">
              <w:t xml:space="preserve"> superior a 15 minutos, sem que haja culpa do veículo ou do seu motorista, contabiliza-se o dia da ocorrência como dia de descumprimento do parâmetro. </w:t>
            </w:r>
          </w:p>
        </w:tc>
        <w:tc>
          <w:tcPr>
            <w:tcW w:w="2980" w:type="dxa"/>
            <w:tcBorders>
              <w:top w:val="nil"/>
              <w:left w:val="nil"/>
              <w:bottom w:val="single" w:color="auto" w:sz="8" w:space="0"/>
              <w:right w:val="single" w:color="auto" w:sz="8" w:space="0"/>
            </w:tcBorders>
            <w:vAlign w:val="center"/>
            <w:hideMark/>
          </w:tcPr>
          <w:p w:rsidRPr="006706D1" w:rsidR="006706D1" w:rsidP="006706D1" w:rsidRDefault="006706D1" w14:paraId="70609E83" w14:textId="77777777">
            <w:pPr>
              <w:pStyle w:val="MinutadeContrato"/>
            </w:pPr>
            <w:r w:rsidRPr="006706D1">
              <w:t>Ocorrência de algum veículo na fila dos</w:t>
            </w:r>
            <w:r w:rsidRPr="006706D1">
              <w:rPr>
                <w:i/>
                <w:iCs/>
              </w:rPr>
              <w:t xml:space="preserve"> gates</w:t>
            </w:r>
            <w:r w:rsidRPr="006706D1">
              <w:t xml:space="preserve"> sobre a via pública em mais de 4 (quatro) dias por mês, sem que haja culpa do veículo ou do seu motorista, contabiliza-se somente os dias que excederem os 4 (quatro) dias referenciais como prazo de descumprimento do parâmetro.</w:t>
            </w:r>
          </w:p>
        </w:tc>
      </w:tr>
    </w:tbl>
    <w:p w:rsidR="00B31CF6" w:rsidP="001648B4" w:rsidRDefault="00B31CF6" w14:paraId="22A14C14" w14:textId="77777777">
      <w:pPr>
        <w:pStyle w:val="MinutadeContrato"/>
      </w:pPr>
    </w:p>
    <w:p w:rsidR="00B31CF6" w:rsidP="001648B4" w:rsidRDefault="005F6644" w14:paraId="4BB6F890" w14:textId="77777777">
      <w:pPr>
        <w:pStyle w:val="MinutadeContrato"/>
        <w:numPr>
          <w:ilvl w:val="3"/>
          <w:numId w:val="2"/>
        </w:numPr>
      </w:pPr>
      <w:bookmarkStart w:name="_Ref72845194" w:id="601"/>
      <w:r w:rsidRPr="00186B76">
        <w:t>Realizar, no mínimo, os investimentos descritos abaixo:</w:t>
      </w:r>
      <w:bookmarkEnd w:id="601"/>
    </w:p>
    <w:p w:rsidR="00B31CF6" w:rsidP="001648B4" w:rsidRDefault="00B31CF6" w14:paraId="20F06F30" w14:textId="77777777">
      <w:pPr>
        <w:pStyle w:val="MinutadeContrato"/>
      </w:pPr>
    </w:p>
    <w:p w:rsidR="00B31CF6" w:rsidP="001648B4" w:rsidRDefault="006706D1" w14:paraId="21231771" w14:textId="051EED37">
      <w:pPr>
        <w:pStyle w:val="MinutadeContrato"/>
        <w:numPr>
          <w:ilvl w:val="4"/>
          <w:numId w:val="2"/>
        </w:numPr>
      </w:pPr>
      <w:r>
        <w:t xml:space="preserve">A </w:t>
      </w:r>
      <w:r w:rsidRPr="006706D1">
        <w:rPr>
          <w:b/>
        </w:rPr>
        <w:t>Arrendatária</w:t>
      </w:r>
      <w:r w:rsidRPr="006706D1">
        <w:t xml:space="preserve"> deverá realizar os seguintes investimentos mínimos obrigatórios</w:t>
      </w:r>
      <w:r>
        <w:t>:</w:t>
      </w:r>
    </w:p>
    <w:tbl>
      <w:tblPr>
        <w:tblStyle w:val="Tabelacomgrade"/>
        <w:tblW w:w="0" w:type="auto"/>
        <w:jc w:val="center"/>
        <w:tblBorders>
          <w:left w:val="none" w:color="auto" w:sz="0" w:space="0"/>
          <w:right w:val="none" w:color="auto" w:sz="0" w:space="0"/>
        </w:tblBorders>
        <w:tblLook w:val="04A0" w:firstRow="1" w:lastRow="0" w:firstColumn="1" w:lastColumn="0" w:noHBand="0" w:noVBand="1"/>
      </w:tblPr>
      <w:tblGrid>
        <w:gridCol w:w="846"/>
        <w:gridCol w:w="6000"/>
        <w:gridCol w:w="1648"/>
      </w:tblGrid>
      <w:tr w:rsidRPr="006706D1" w:rsidR="006706D1" w14:paraId="6A755A72" w14:textId="77777777">
        <w:trPr>
          <w:trHeight w:val="340"/>
          <w:jc w:val="center"/>
        </w:trPr>
        <w:tc>
          <w:tcPr>
            <w:tcW w:w="846"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4623CE9A" w14:textId="77777777">
            <w:pPr>
              <w:pStyle w:val="MinutadeContrato"/>
            </w:pPr>
            <w:r w:rsidRPr="006706D1">
              <w:t>Ref.</w:t>
            </w:r>
          </w:p>
        </w:tc>
        <w:tc>
          <w:tcPr>
            <w:tcW w:w="6000"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66B9B4DF" w14:textId="77777777">
            <w:pPr>
              <w:pStyle w:val="MinutadeContrato"/>
            </w:pPr>
            <w:r w:rsidRPr="006706D1">
              <w:t>Investimento - Sistema Aquaviário e Acostagem</w:t>
            </w:r>
          </w:p>
        </w:tc>
        <w:tc>
          <w:tcPr>
            <w:tcW w:w="1648" w:type="dxa"/>
            <w:tcBorders>
              <w:top w:val="single" w:color="auto" w:sz="4" w:space="0"/>
              <w:left w:val="single" w:color="auto" w:sz="4" w:space="0"/>
              <w:bottom w:val="single" w:color="auto" w:sz="4" w:space="0"/>
              <w:right w:val="nil"/>
            </w:tcBorders>
            <w:shd w:val="clear" w:color="auto" w:fill="F2F2F2" w:themeFill="background1" w:themeFillShade="F2"/>
            <w:vAlign w:val="center"/>
            <w:hideMark/>
          </w:tcPr>
          <w:p w:rsidRPr="006706D1" w:rsidR="006706D1" w:rsidP="006706D1" w:rsidRDefault="006706D1" w14:paraId="7D5CC16C" w14:textId="77777777">
            <w:pPr>
              <w:pStyle w:val="MinutadeContrato"/>
            </w:pPr>
            <w:r w:rsidRPr="006706D1">
              <w:t>Prazo para implantação</w:t>
            </w:r>
          </w:p>
        </w:tc>
      </w:tr>
      <w:tr w:rsidRPr="006706D1" w:rsidR="006706D1" w14:paraId="5FEEB88B" w14:textId="77777777">
        <w:trPr>
          <w:trHeight w:val="983"/>
          <w:jc w:val="center"/>
        </w:trPr>
        <w:tc>
          <w:tcPr>
            <w:tcW w:w="846" w:type="dxa"/>
            <w:vMerge w:val="restart"/>
            <w:tcBorders>
              <w:top w:val="single" w:color="auto" w:sz="4" w:space="0"/>
              <w:left w:val="nil"/>
              <w:bottom w:val="single" w:color="auto" w:sz="4" w:space="0"/>
              <w:right w:val="single" w:color="auto" w:sz="4" w:space="0"/>
            </w:tcBorders>
            <w:vAlign w:val="center"/>
            <w:hideMark/>
          </w:tcPr>
          <w:p w:rsidRPr="006706D1" w:rsidR="006706D1" w:rsidP="006706D1" w:rsidRDefault="006706D1" w14:paraId="331BBE54" w14:textId="77777777">
            <w:pPr>
              <w:pStyle w:val="MinutadeContrato"/>
            </w:pPr>
            <w:r w:rsidRPr="006706D1">
              <w:t>A</w:t>
            </w:r>
          </w:p>
        </w:tc>
        <w:tc>
          <w:tcPr>
            <w:tcW w:w="6000" w:type="dxa"/>
            <w:vMerge w:val="restart"/>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4A615A1B" w14:textId="75B4225C">
            <w:pPr>
              <w:pStyle w:val="MinutadeContrato"/>
            </w:pPr>
            <w:r w:rsidRPr="006706D1">
              <w:t xml:space="preserve">Construção de </w:t>
            </w:r>
            <w:del w:author="Isabela Alves Pereira Oliveira" w:date="2025-12-12T09:03:00Z" w16du:dateUtc="2025-12-12T12:03:00Z" w:id="602">
              <w:r w:rsidRPr="006706D1" w:rsidDel="00774CAF">
                <w:delText xml:space="preserve">cais </w:delText>
              </w:r>
            </w:del>
            <w:ins w:author="Isabela Alves Pereira Oliveira" w:date="2025-12-12T09:03:00Z" w16du:dateUtc="2025-12-12T12:03:00Z" w:id="603">
              <w:r w:rsidRPr="00774CAF" w:rsidR="00774CAF">
                <w:rPr>
                  <w:b/>
                  <w:bCs w:val="0"/>
                  <w:rPrChange w:author="Isabela Alves Pereira Oliveira" w:date="2025-12-12T09:03:00Z" w16du:dateUtc="2025-12-12T12:03:00Z" w:id="604">
                    <w:rPr/>
                  </w:rPrChange>
                </w:rPr>
                <w:t>Cais</w:t>
              </w:r>
              <w:r w:rsidRPr="006706D1" w:rsidR="00774CAF">
                <w:t xml:space="preserve"> </w:t>
              </w:r>
            </w:ins>
            <w:r w:rsidRPr="006706D1">
              <w:t xml:space="preserve">de atracação com estrutura compatível para receber navios até a classe </w:t>
            </w:r>
            <w:r w:rsidRPr="006706D1">
              <w:rPr>
                <w:i/>
                <w:iCs/>
              </w:rPr>
              <w:t>Triple E</w:t>
            </w:r>
            <w:r w:rsidRPr="006706D1">
              <w:t xml:space="preserve"> com profundidade de dragagem de até -17m (DHN). O </w:t>
            </w:r>
            <w:del w:author="Isabela Alves Pereira Oliveira" w:date="2025-12-12T09:15:00Z" w16du:dateUtc="2025-12-12T12:15:00Z" w:id="605">
              <w:r w:rsidRPr="006706D1" w:rsidDel="00A7050E">
                <w:delText xml:space="preserve">cais </w:delText>
              </w:r>
            </w:del>
            <w:ins w:author="Isabela Alves Pereira Oliveira" w:date="2025-12-12T09:15:00Z" w16du:dateUtc="2025-12-12T12:15:00Z" w:id="606">
              <w:r w:rsidRPr="00A7050E" w:rsidR="00A7050E">
                <w:rPr>
                  <w:b/>
                  <w:bCs w:val="0"/>
                  <w:rPrChange w:author="Isabela Alves Pereira Oliveira" w:date="2025-12-12T09:15:00Z" w16du:dateUtc="2025-12-12T12:15:00Z" w:id="607">
                    <w:rPr/>
                  </w:rPrChange>
                </w:rPr>
                <w:t>Cais</w:t>
              </w:r>
              <w:r w:rsidRPr="006706D1" w:rsidR="00A7050E">
                <w:t xml:space="preserve"> </w:t>
              </w:r>
            </w:ins>
            <w:r w:rsidRPr="006706D1">
              <w:t xml:space="preserve">projetado deve conter a extensão total de aproximadamente 1.505 metros, de forma linear, necessário para adequado atendimento simultâneo de no mínimo 3 (três) navios da classe </w:t>
            </w:r>
            <w:r w:rsidRPr="006706D1">
              <w:rPr>
                <w:i/>
                <w:iCs/>
              </w:rPr>
              <w:t>New Panamax e 1 (um) navio da classe Panamax</w:t>
            </w:r>
            <w:r w:rsidRPr="006706D1">
              <w:t xml:space="preserve">. O </w:t>
            </w:r>
            <w:del w:author="Isabela Alves Pereira Oliveira" w:date="2025-12-12T09:15:00Z" w16du:dateUtc="2025-12-12T12:15:00Z" w:id="608">
              <w:r w:rsidRPr="006706D1" w:rsidDel="00A7050E">
                <w:delText xml:space="preserve">cais </w:delText>
              </w:r>
            </w:del>
            <w:ins w:author="Isabela Alves Pereira Oliveira" w:date="2025-12-12T09:15:00Z" w16du:dateUtc="2025-12-12T12:15:00Z" w:id="609">
              <w:r w:rsidRPr="00A7050E" w:rsidR="00A7050E">
                <w:rPr>
                  <w:b/>
                  <w:bCs w:val="0"/>
                  <w:rPrChange w:author="Isabela Alves Pereira Oliveira" w:date="2025-12-12T09:15:00Z" w16du:dateUtc="2025-12-12T12:15:00Z" w:id="610">
                    <w:rPr/>
                  </w:rPrChange>
                </w:rPr>
                <w:t>Cais</w:t>
              </w:r>
              <w:r w:rsidRPr="006706D1" w:rsidR="00A7050E">
                <w:t xml:space="preserve"> </w:t>
              </w:r>
            </w:ins>
            <w:r w:rsidRPr="006706D1">
              <w:t xml:space="preserve">deverá ser construído de forma a disponibilizar, no mínimo: i) dois novos </w:t>
            </w:r>
            <w:del w:author="Isabela Alves Pereira Oliveira" w:date="2025-12-12T09:01:00Z" w16du:dateUtc="2025-12-12T12:01:00Z" w:id="611">
              <w:r w:rsidRPr="006706D1" w:rsidDel="00774CAF">
                <w:delText xml:space="preserve">berços </w:delText>
              </w:r>
            </w:del>
            <w:ins w:author="Isabela Alves Pereira Oliveira" w:date="2025-12-12T09:01:00Z" w16du:dateUtc="2025-12-12T12:01:00Z" w:id="612">
              <w:r w:rsidRPr="00774CAF" w:rsidR="00774CAF">
                <w:rPr>
                  <w:b/>
                  <w:bCs w:val="0"/>
                  <w:rPrChange w:author="Isabela Alves Pereira Oliveira" w:date="2025-12-12T09:01:00Z" w16du:dateUtc="2025-12-12T12:01:00Z" w:id="613">
                    <w:rPr/>
                  </w:rPrChange>
                </w:rPr>
                <w:t>Berços</w:t>
              </w:r>
              <w:r w:rsidRPr="006706D1" w:rsidR="00774CAF">
                <w:t xml:space="preserve"> </w:t>
              </w:r>
            </w:ins>
            <w:r w:rsidRPr="006706D1">
              <w:t xml:space="preserve">com faixa de </w:t>
            </w:r>
            <w:del w:author="Isabela Alves Pereira Oliveira" w:date="2025-12-12T09:15:00Z" w16du:dateUtc="2025-12-12T12:15:00Z" w:id="614">
              <w:r w:rsidRPr="006706D1" w:rsidDel="00A7050E">
                <w:delText xml:space="preserve">cais </w:delText>
              </w:r>
            </w:del>
            <w:ins w:author="Isabela Alves Pereira Oliveira" w:date="2025-12-12T09:15:00Z" w16du:dateUtc="2025-12-12T12:15:00Z" w:id="615">
              <w:r w:rsidRPr="00A7050E" w:rsidR="00A7050E">
                <w:rPr>
                  <w:b/>
                  <w:bCs w:val="0"/>
                  <w:rPrChange w:author="Isabela Alves Pereira Oliveira" w:date="2025-12-12T09:15:00Z" w16du:dateUtc="2025-12-12T12:15:00Z" w:id="616">
                    <w:rPr/>
                  </w:rPrChange>
                </w:rPr>
                <w:t>Cais</w:t>
              </w:r>
              <w:r w:rsidRPr="006706D1" w:rsidR="00A7050E">
                <w:t xml:space="preserve"> </w:t>
              </w:r>
            </w:ins>
            <w:r w:rsidRPr="006706D1">
              <w:t xml:space="preserve">de 823 m de extensão; ii) um terceiro novo </w:t>
            </w:r>
            <w:del w:author="Isabela Alves Pereira Oliveira" w:date="2025-12-12T09:01:00Z" w16du:dateUtc="2025-12-12T12:01:00Z" w:id="617">
              <w:r w:rsidRPr="006706D1" w:rsidDel="00774CAF">
                <w:delText xml:space="preserve">berço </w:delText>
              </w:r>
            </w:del>
            <w:ins w:author="Isabela Alves Pereira Oliveira" w:date="2025-12-12T09:01:00Z" w16du:dateUtc="2025-12-12T12:01:00Z" w:id="618">
              <w:r w:rsidRPr="00774CAF" w:rsidR="00774CAF">
                <w:rPr>
                  <w:b/>
                  <w:bCs w:val="0"/>
                  <w:rPrChange w:author="Isabela Alves Pereira Oliveira" w:date="2025-12-12T09:01:00Z" w16du:dateUtc="2025-12-12T12:01:00Z" w:id="619">
                    <w:rPr/>
                  </w:rPrChange>
                </w:rPr>
                <w:t>Berço</w:t>
              </w:r>
              <w:r w:rsidRPr="006706D1" w:rsidR="00774CAF">
                <w:t xml:space="preserve"> </w:t>
              </w:r>
            </w:ins>
            <w:r w:rsidRPr="006706D1">
              <w:t xml:space="preserve">com faixa de </w:t>
            </w:r>
            <w:del w:author="Isabela Alves Pereira Oliveira" w:date="2025-12-12T09:15:00Z" w16du:dateUtc="2025-12-12T12:15:00Z" w:id="620">
              <w:r w:rsidRPr="006706D1" w:rsidDel="00A7050E">
                <w:delText xml:space="preserve">cais </w:delText>
              </w:r>
            </w:del>
            <w:ins w:author="Isabela Alves Pereira Oliveira" w:date="2025-12-12T09:15:00Z" w16du:dateUtc="2025-12-12T12:15:00Z" w:id="621">
              <w:r w:rsidRPr="00A7050E" w:rsidR="00A7050E">
                <w:rPr>
                  <w:b/>
                  <w:bCs w:val="0"/>
                  <w:rPrChange w:author="Isabela Alves Pereira Oliveira" w:date="2025-12-12T09:15:00Z" w16du:dateUtc="2025-12-12T12:15:00Z" w:id="622">
                    <w:rPr/>
                  </w:rPrChange>
                </w:rPr>
                <w:t>Cais</w:t>
              </w:r>
              <w:r w:rsidRPr="006706D1" w:rsidR="00A7050E">
                <w:t xml:space="preserve"> </w:t>
              </w:r>
            </w:ins>
            <w:r w:rsidRPr="006706D1">
              <w:t xml:space="preserve">totalizando 1.220 m de extensão; e iii) um quarto novo </w:t>
            </w:r>
            <w:del w:author="Isabela Alves Pereira Oliveira" w:date="2025-12-12T09:01:00Z" w16du:dateUtc="2025-12-12T12:01:00Z" w:id="623">
              <w:r w:rsidRPr="006706D1" w:rsidDel="00774CAF">
                <w:delText xml:space="preserve">berço </w:delText>
              </w:r>
            </w:del>
            <w:ins w:author="Isabela Alves Pereira Oliveira" w:date="2025-12-12T09:01:00Z" w16du:dateUtc="2025-12-12T12:01:00Z" w:id="624">
              <w:r w:rsidRPr="00774CAF" w:rsidR="00774CAF">
                <w:rPr>
                  <w:b/>
                  <w:bCs w:val="0"/>
                  <w:rPrChange w:author="Isabela Alves Pereira Oliveira" w:date="2025-12-12T09:02:00Z" w16du:dateUtc="2025-12-12T12:02:00Z" w:id="625">
                    <w:rPr/>
                  </w:rPrChange>
                </w:rPr>
                <w:t>Berço</w:t>
              </w:r>
              <w:r w:rsidRPr="006706D1" w:rsidR="00774CAF">
                <w:t xml:space="preserve"> </w:t>
              </w:r>
            </w:ins>
            <w:r w:rsidRPr="006706D1">
              <w:t xml:space="preserve">com faixa de </w:t>
            </w:r>
            <w:del w:author="Isabela Alves Pereira Oliveira" w:date="2025-12-12T09:15:00Z" w16du:dateUtc="2025-12-12T12:15:00Z" w:id="626">
              <w:r w:rsidRPr="006706D1" w:rsidDel="00A7050E">
                <w:delText xml:space="preserve">cais </w:delText>
              </w:r>
            </w:del>
            <w:ins w:author="Isabela Alves Pereira Oliveira" w:date="2025-12-12T09:15:00Z" w16du:dateUtc="2025-12-12T12:15:00Z" w:id="627">
              <w:r w:rsidRPr="00A7050E" w:rsidR="00A7050E">
                <w:rPr>
                  <w:b/>
                  <w:bCs w:val="0"/>
                  <w:rPrChange w:author="Isabela Alves Pereira Oliveira" w:date="2025-12-12T09:15:00Z" w16du:dateUtc="2025-12-12T12:15:00Z" w:id="628">
                    <w:rPr/>
                  </w:rPrChange>
                </w:rPr>
                <w:t xml:space="preserve">Cais </w:t>
              </w:r>
            </w:ins>
            <w:r w:rsidRPr="006706D1">
              <w:t>totalizando 1.505 m de extensão;</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13CAA37D" w14:textId="77777777">
            <w:pPr>
              <w:pStyle w:val="MinutadeContrato"/>
            </w:pPr>
            <w:r w:rsidRPr="006706D1">
              <w:t xml:space="preserve">i) Até o final do </w:t>
            </w:r>
            <w:r w:rsidRPr="00710631">
              <w:rPr>
                <w:b/>
                <w:bCs w:val="0"/>
                <w:rPrChange w:author="Isabela Alves Pereira Oliveira" w:date="2025-12-12T08:43:00Z" w16du:dateUtc="2025-12-12T11:43:00Z" w:id="629">
                  <w:rPr/>
                </w:rPrChange>
              </w:rPr>
              <w:t xml:space="preserve">Ano </w:t>
            </w:r>
            <w:r w:rsidRPr="006706D1">
              <w:t xml:space="preserve">4 </w:t>
            </w:r>
          </w:p>
        </w:tc>
      </w:tr>
      <w:tr w:rsidRPr="006706D1" w:rsidR="006706D1" w14:paraId="5F398CE6" w14:textId="77777777">
        <w:trPr>
          <w:trHeight w:val="983"/>
          <w:jc w:val="center"/>
        </w:trPr>
        <w:tc>
          <w:tcPr>
            <w:tcW w:w="0" w:type="auto"/>
            <w:vMerge/>
            <w:tcBorders>
              <w:top w:val="single" w:color="auto" w:sz="4" w:space="0"/>
              <w:left w:val="nil"/>
              <w:bottom w:val="single" w:color="auto" w:sz="4" w:space="0"/>
              <w:right w:val="single" w:color="auto" w:sz="4" w:space="0"/>
            </w:tcBorders>
            <w:vAlign w:val="center"/>
            <w:hideMark/>
          </w:tcPr>
          <w:p w:rsidRPr="006706D1" w:rsidR="006706D1" w:rsidP="006706D1" w:rsidRDefault="006706D1" w14:paraId="642A86EF" w14:textId="77777777">
            <w:pPr>
              <w:pStyle w:val="MinutadeContrato"/>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4E8761E1" w14:textId="77777777">
            <w:pPr>
              <w:pStyle w:val="MinutadeContrato"/>
            </w:pP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3AC2D386" w14:textId="77777777">
            <w:pPr>
              <w:pStyle w:val="MinutadeContrato"/>
            </w:pPr>
            <w:r w:rsidRPr="006706D1">
              <w:t xml:space="preserve">ii) Até o final do </w:t>
            </w:r>
            <w:r w:rsidRPr="00710631">
              <w:rPr>
                <w:b/>
                <w:bCs w:val="0"/>
                <w:rPrChange w:author="Isabela Alves Pereira Oliveira" w:date="2025-12-12T08:43:00Z" w16du:dateUtc="2025-12-12T11:43:00Z" w:id="630">
                  <w:rPr/>
                </w:rPrChange>
              </w:rPr>
              <w:t xml:space="preserve">Ano </w:t>
            </w:r>
            <w:r w:rsidRPr="006706D1">
              <w:t>6</w:t>
            </w:r>
          </w:p>
        </w:tc>
      </w:tr>
      <w:tr w:rsidRPr="006706D1" w:rsidR="006706D1" w14:paraId="7A5F23D8" w14:textId="77777777">
        <w:trPr>
          <w:trHeight w:val="983"/>
          <w:jc w:val="center"/>
        </w:trPr>
        <w:tc>
          <w:tcPr>
            <w:tcW w:w="0" w:type="auto"/>
            <w:vMerge/>
            <w:tcBorders>
              <w:top w:val="single" w:color="auto" w:sz="4" w:space="0"/>
              <w:left w:val="nil"/>
              <w:bottom w:val="single" w:color="auto" w:sz="4" w:space="0"/>
              <w:right w:val="single" w:color="auto" w:sz="4" w:space="0"/>
            </w:tcBorders>
            <w:vAlign w:val="center"/>
            <w:hideMark/>
          </w:tcPr>
          <w:p w:rsidRPr="006706D1" w:rsidR="006706D1" w:rsidP="006706D1" w:rsidRDefault="006706D1" w14:paraId="3DDF4FDC" w14:textId="77777777">
            <w:pPr>
              <w:pStyle w:val="MinutadeContrato"/>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3B0791E0" w14:textId="77777777">
            <w:pPr>
              <w:pStyle w:val="MinutadeContrato"/>
            </w:pP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2C7407E2" w14:textId="77777777">
            <w:pPr>
              <w:pStyle w:val="MinutadeContrato"/>
            </w:pPr>
            <w:r w:rsidRPr="006706D1">
              <w:t xml:space="preserve">iii) Até o final do </w:t>
            </w:r>
            <w:r w:rsidRPr="00710631">
              <w:rPr>
                <w:b/>
                <w:bCs w:val="0"/>
                <w:rPrChange w:author="Isabela Alves Pereira Oliveira" w:date="2025-12-12T08:43:00Z" w16du:dateUtc="2025-12-12T11:43:00Z" w:id="631">
                  <w:rPr/>
                </w:rPrChange>
              </w:rPr>
              <w:t xml:space="preserve">Ano </w:t>
            </w:r>
            <w:r w:rsidRPr="006706D1">
              <w:t>8</w:t>
            </w:r>
          </w:p>
        </w:tc>
      </w:tr>
      <w:tr w:rsidRPr="006706D1" w:rsidR="006706D1" w14:paraId="7A323435" w14:textId="77777777">
        <w:trPr>
          <w:trHeight w:val="340"/>
          <w:jc w:val="center"/>
        </w:trPr>
        <w:tc>
          <w:tcPr>
            <w:tcW w:w="846"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2EEEFEE5" w14:textId="77777777">
            <w:pPr>
              <w:pStyle w:val="MinutadeContrato"/>
            </w:pPr>
            <w:r w:rsidRPr="006706D1">
              <w:t>Ref.</w:t>
            </w:r>
          </w:p>
        </w:tc>
        <w:tc>
          <w:tcPr>
            <w:tcW w:w="6000"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21B5608C" w14:textId="77777777">
            <w:pPr>
              <w:pStyle w:val="MinutadeContrato"/>
            </w:pPr>
            <w:r w:rsidRPr="006706D1">
              <w:t>Investimento - Desenvolvimento do terminal</w:t>
            </w:r>
          </w:p>
        </w:tc>
        <w:tc>
          <w:tcPr>
            <w:tcW w:w="1648" w:type="dxa"/>
            <w:tcBorders>
              <w:top w:val="single" w:color="auto" w:sz="4" w:space="0"/>
              <w:left w:val="single" w:color="auto" w:sz="4" w:space="0"/>
              <w:bottom w:val="single" w:color="auto" w:sz="4" w:space="0"/>
              <w:right w:val="nil"/>
            </w:tcBorders>
            <w:shd w:val="clear" w:color="auto" w:fill="F2F2F2" w:themeFill="background1" w:themeFillShade="F2"/>
            <w:vAlign w:val="center"/>
            <w:hideMark/>
          </w:tcPr>
          <w:p w:rsidRPr="006706D1" w:rsidR="006706D1" w:rsidP="006706D1" w:rsidRDefault="006706D1" w14:paraId="4645AE08" w14:textId="77777777">
            <w:pPr>
              <w:pStyle w:val="MinutadeContrato"/>
            </w:pPr>
            <w:r w:rsidRPr="006706D1">
              <w:t>Prazo para implantação</w:t>
            </w:r>
          </w:p>
        </w:tc>
      </w:tr>
      <w:tr w:rsidRPr="006706D1" w:rsidR="006706D1" w14:paraId="35B74FEB"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7309C425" w14:textId="77777777">
            <w:pPr>
              <w:pStyle w:val="MinutadeContrato"/>
            </w:pPr>
            <w:r w:rsidRPr="006706D1">
              <w:t>A</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58B6B90D" w14:textId="77777777">
            <w:pPr>
              <w:pStyle w:val="MinutadeContrato"/>
            </w:pPr>
            <w:r w:rsidRPr="006706D1">
              <w:t>Pátio de contêineres e carga geral e vias de circulação com capacidade de no mínimo 3,25 milhões TEU/</w:t>
            </w:r>
            <w:r w:rsidRPr="00710631">
              <w:rPr>
                <w:b/>
                <w:bCs w:val="0"/>
                <w:rPrChange w:author="Isabela Alves Pereira Oliveira" w:date="2025-12-12T08:43:00Z" w16du:dateUtc="2025-12-12T11:43:00Z" w:id="632">
                  <w:rPr/>
                </w:rPrChange>
              </w:rPr>
              <w:t xml:space="preserve">ano </w:t>
            </w:r>
            <w:r w:rsidRPr="006706D1">
              <w:t xml:space="preserve">e 91 mil toneladas/ano, incluindo: construção de novos pátios (retroárea) de no mínimo 130 mil m²; execução de rede drenagem, melhorias pavimento, rede elétrica, iluminação e combate a incêndio, para adequação dos pátios existentes; recuperação de pátios existentes e execução de vigas de rolamento para atendimento ao trânsito de Transtêineres – </w:t>
            </w:r>
            <w:r w:rsidRPr="006706D1">
              <w:rPr>
                <w:i/>
              </w:rPr>
              <w:t>Rubber Tyred Gantry Crane (RTG</w:t>
            </w:r>
            <w:r w:rsidRPr="006706D1">
              <w:t>) nos pátios existentes.</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74E5FA11" w14:textId="77777777">
            <w:pPr>
              <w:pStyle w:val="MinutadeContrato"/>
            </w:pPr>
            <w:r w:rsidRPr="006706D1">
              <w:t xml:space="preserve">Até o final do </w:t>
            </w:r>
            <w:r w:rsidRPr="00710631">
              <w:rPr>
                <w:b/>
                <w:bCs w:val="0"/>
                <w:rPrChange w:author="Isabela Alves Pereira Oliveira" w:date="2025-12-12T08:44:00Z" w16du:dateUtc="2025-12-12T11:44:00Z" w:id="633">
                  <w:rPr/>
                </w:rPrChange>
              </w:rPr>
              <w:t xml:space="preserve">Ano </w:t>
            </w:r>
            <w:r w:rsidRPr="006706D1">
              <w:t>8</w:t>
            </w:r>
          </w:p>
        </w:tc>
      </w:tr>
      <w:tr w:rsidRPr="006706D1" w:rsidR="006706D1" w14:paraId="5DF7A514" w14:textId="77777777">
        <w:trPr>
          <w:trHeight w:val="1073"/>
          <w:jc w:val="center"/>
        </w:trPr>
        <w:tc>
          <w:tcPr>
            <w:tcW w:w="846" w:type="dxa"/>
            <w:vMerge w:val="restart"/>
            <w:tcBorders>
              <w:top w:val="single" w:color="auto" w:sz="4" w:space="0"/>
              <w:left w:val="nil"/>
              <w:bottom w:val="single" w:color="auto" w:sz="4" w:space="0"/>
              <w:right w:val="single" w:color="auto" w:sz="4" w:space="0"/>
            </w:tcBorders>
            <w:vAlign w:val="center"/>
            <w:hideMark/>
          </w:tcPr>
          <w:p w:rsidRPr="006706D1" w:rsidR="006706D1" w:rsidP="006706D1" w:rsidRDefault="006706D1" w14:paraId="5481BA05" w14:textId="77777777">
            <w:pPr>
              <w:pStyle w:val="MinutadeContrato"/>
            </w:pPr>
            <w:r w:rsidRPr="006706D1">
              <w:t>B</w:t>
            </w:r>
          </w:p>
        </w:tc>
        <w:tc>
          <w:tcPr>
            <w:tcW w:w="6000" w:type="dxa"/>
            <w:vMerge w:val="restart"/>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0FCA2EE1" w14:textId="77777777">
            <w:pPr>
              <w:pStyle w:val="MinutadeContrato"/>
            </w:pPr>
            <w:r w:rsidRPr="006706D1">
              <w:t xml:space="preserve">Recepção e expedição rodoviário compatíveis com a capacidade total projetada para o terminal, contendo: i) </w:t>
            </w:r>
            <w:r w:rsidRPr="006706D1">
              <w:rPr>
                <w:i/>
                <w:iCs/>
              </w:rPr>
              <w:t>gates</w:t>
            </w:r>
            <w:r w:rsidRPr="006706D1">
              <w:t xml:space="preserve"> automatizados, área de buffer e sistema de agendamento, dimensionado e operado de modo a garantir bom nível de serviço, sendo primordial que as filas de caminhões não alcancem e afetem as vias externas de acesso ao Porto; ii) aquisição de área e implantação de pátio regulador de tráfego, de no mínimo 87.798m², localizada em uma distância máxima de 50 quilômetros em relação ao terminal;</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5A753824" w14:textId="77777777">
            <w:pPr>
              <w:pStyle w:val="MinutadeContrato"/>
            </w:pPr>
            <w:r w:rsidRPr="006706D1">
              <w:t xml:space="preserve">i) Até o final do </w:t>
            </w:r>
            <w:r w:rsidRPr="002C5AB0">
              <w:rPr>
                <w:b/>
                <w:bCs w:val="0"/>
                <w:rPrChange w:author="Isabela Alves Pereira Oliveira" w:date="2025-12-12T08:45:00Z" w16du:dateUtc="2025-12-12T11:45:00Z" w:id="634">
                  <w:rPr/>
                </w:rPrChange>
              </w:rPr>
              <w:t xml:space="preserve">Ano </w:t>
            </w:r>
            <w:r w:rsidRPr="006706D1">
              <w:t>8</w:t>
            </w:r>
          </w:p>
        </w:tc>
      </w:tr>
      <w:tr w:rsidRPr="006706D1" w:rsidR="006706D1" w14:paraId="34CE1DCB" w14:textId="77777777">
        <w:trPr>
          <w:trHeight w:val="1072"/>
          <w:jc w:val="center"/>
        </w:trPr>
        <w:tc>
          <w:tcPr>
            <w:tcW w:w="0" w:type="auto"/>
            <w:vMerge/>
            <w:tcBorders>
              <w:top w:val="single" w:color="auto" w:sz="4" w:space="0"/>
              <w:left w:val="nil"/>
              <w:bottom w:val="single" w:color="auto" w:sz="4" w:space="0"/>
              <w:right w:val="single" w:color="auto" w:sz="4" w:space="0"/>
            </w:tcBorders>
            <w:vAlign w:val="center"/>
            <w:hideMark/>
          </w:tcPr>
          <w:p w:rsidRPr="006706D1" w:rsidR="006706D1" w:rsidP="006706D1" w:rsidRDefault="006706D1" w14:paraId="0084CE9B" w14:textId="77777777">
            <w:pPr>
              <w:pStyle w:val="MinutadeContrato"/>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01F6B7BA" w14:textId="77777777">
            <w:pPr>
              <w:pStyle w:val="MinutadeContrato"/>
            </w:pP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70F2FC83" w14:textId="77777777">
            <w:pPr>
              <w:pStyle w:val="MinutadeContrato"/>
            </w:pPr>
            <w:r w:rsidRPr="006706D1">
              <w:t xml:space="preserve">ii) Até o final do </w:t>
            </w:r>
            <w:r w:rsidRPr="002C5AB0">
              <w:rPr>
                <w:b/>
                <w:bCs w:val="0"/>
                <w:rPrChange w:author="Isabela Alves Pereira Oliveira" w:date="2025-12-12T08:45:00Z" w16du:dateUtc="2025-12-12T11:45:00Z" w:id="635">
                  <w:rPr/>
                </w:rPrChange>
              </w:rPr>
              <w:t xml:space="preserve">Ano </w:t>
            </w:r>
            <w:r w:rsidRPr="006706D1">
              <w:t>6</w:t>
            </w:r>
          </w:p>
        </w:tc>
      </w:tr>
      <w:tr w:rsidRPr="006706D1" w:rsidR="006706D1" w14:paraId="213F0B34"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6259CB23" w14:textId="77777777">
            <w:pPr>
              <w:pStyle w:val="MinutadeContrato"/>
            </w:pPr>
            <w:r w:rsidRPr="006706D1">
              <w:t>C</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29D2E81D" w14:textId="29DD443A">
            <w:pPr>
              <w:pStyle w:val="MinutadeContrato"/>
            </w:pPr>
            <w:r w:rsidRPr="006706D1">
              <w:t xml:space="preserve">Implantação de ramal ferroviário; ou, alternativamente, pagamento de outorga adicional de R$ 24.506.084,11 à </w:t>
            </w:r>
            <w:del w:author="Isabela Alves Pereira Oliveira" w:date="2025-12-12T12:07:00Z" w16du:dateUtc="2025-12-12T15:07:00Z" w:id="636">
              <w:r w:rsidRPr="006706D1" w:rsidDel="009F0F29">
                <w:rPr>
                  <w:b/>
                </w:rPr>
                <w:delText>Administração do Porto</w:delText>
              </w:r>
            </w:del>
            <w:ins w:author="Isabela Alves Pereira Oliveira" w:date="2025-12-12T12:07:00Z" w16du:dateUtc="2025-12-12T15:07:00Z" w:id="637">
              <w:r w:rsidR="009F0F29">
                <w:rPr>
                  <w:b/>
                </w:rPr>
                <w:t>Autoridade Portuária</w:t>
              </w:r>
            </w:ins>
            <w:r w:rsidRPr="006706D1">
              <w:t>, caso não seja disponibilizado conexão com o sistema ferroviário do porto;</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1B1F77AE" w14:textId="77777777">
            <w:pPr>
              <w:pStyle w:val="MinutadeContrato"/>
            </w:pPr>
            <w:r w:rsidRPr="006706D1">
              <w:t xml:space="preserve">Até o final do </w:t>
            </w:r>
            <w:r w:rsidRPr="002C5AB0">
              <w:rPr>
                <w:b/>
                <w:bCs w:val="0"/>
                <w:rPrChange w:author="Isabela Alves Pereira Oliveira" w:date="2025-12-12T08:45:00Z" w16du:dateUtc="2025-12-12T11:45:00Z" w:id="638">
                  <w:rPr/>
                </w:rPrChange>
              </w:rPr>
              <w:t xml:space="preserve">Ano </w:t>
            </w:r>
            <w:r w:rsidRPr="006706D1">
              <w:t>8</w:t>
            </w:r>
          </w:p>
        </w:tc>
      </w:tr>
      <w:tr w:rsidRPr="006706D1" w:rsidR="006706D1" w14:paraId="763D573F"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0A9D9E30" w14:textId="77777777">
            <w:pPr>
              <w:pStyle w:val="MinutadeContrato"/>
            </w:pPr>
            <w:r w:rsidRPr="006706D1">
              <w:t>D</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5BCA582D" w14:textId="77777777">
            <w:pPr>
              <w:pStyle w:val="MinutadeContrato"/>
            </w:pPr>
            <w:r w:rsidRPr="006706D1">
              <w:t>Demolições de edificações, realização de cercamento e construção de prédios administrativos e galpões, em quantidade e especificações adequadas;</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7CA58DC9" w14:textId="77777777">
            <w:pPr>
              <w:pStyle w:val="MinutadeContrato"/>
            </w:pPr>
            <w:r w:rsidRPr="006706D1">
              <w:t xml:space="preserve">Até o final do </w:t>
            </w:r>
            <w:r w:rsidRPr="002C5AB0">
              <w:rPr>
                <w:b/>
                <w:bCs w:val="0"/>
                <w:rPrChange w:author="Isabela Alves Pereira Oliveira" w:date="2025-12-12T08:45:00Z" w16du:dateUtc="2025-12-12T11:45:00Z" w:id="639">
                  <w:rPr/>
                </w:rPrChange>
              </w:rPr>
              <w:t xml:space="preserve">Ano </w:t>
            </w:r>
            <w:r w:rsidRPr="006706D1">
              <w:t>4</w:t>
            </w:r>
          </w:p>
        </w:tc>
      </w:tr>
      <w:tr w:rsidRPr="006706D1" w:rsidR="006706D1" w14:paraId="713C5EBB" w14:textId="77777777">
        <w:trPr>
          <w:trHeight w:val="340"/>
          <w:jc w:val="center"/>
        </w:trPr>
        <w:tc>
          <w:tcPr>
            <w:tcW w:w="846"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2A48F636" w14:textId="77777777">
            <w:pPr>
              <w:pStyle w:val="MinutadeContrato"/>
            </w:pPr>
            <w:r w:rsidRPr="006706D1">
              <w:t>Ref.</w:t>
            </w:r>
          </w:p>
        </w:tc>
        <w:tc>
          <w:tcPr>
            <w:tcW w:w="6000"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4C1A45DD" w14:textId="77777777">
            <w:pPr>
              <w:pStyle w:val="MinutadeContrato"/>
            </w:pPr>
            <w:r w:rsidRPr="006706D1">
              <w:t>Investimento - Equipamentos</w:t>
            </w:r>
          </w:p>
        </w:tc>
        <w:tc>
          <w:tcPr>
            <w:tcW w:w="1648" w:type="dxa"/>
            <w:tcBorders>
              <w:top w:val="single" w:color="auto" w:sz="4" w:space="0"/>
              <w:left w:val="single" w:color="auto" w:sz="4" w:space="0"/>
              <w:bottom w:val="single" w:color="auto" w:sz="4" w:space="0"/>
              <w:right w:val="nil"/>
            </w:tcBorders>
            <w:shd w:val="clear" w:color="auto" w:fill="F2F2F2" w:themeFill="background1" w:themeFillShade="F2"/>
            <w:vAlign w:val="center"/>
            <w:hideMark/>
          </w:tcPr>
          <w:p w:rsidRPr="006706D1" w:rsidR="006706D1" w:rsidP="006706D1" w:rsidRDefault="006706D1" w14:paraId="26F71DBB" w14:textId="77777777">
            <w:pPr>
              <w:pStyle w:val="MinutadeContrato"/>
            </w:pPr>
            <w:r w:rsidRPr="006706D1">
              <w:t>Prazo para implantação</w:t>
            </w:r>
          </w:p>
        </w:tc>
      </w:tr>
      <w:tr w:rsidRPr="006706D1" w:rsidR="006706D1" w14:paraId="745CC6E6" w14:textId="77777777">
        <w:trPr>
          <w:trHeight w:val="938"/>
          <w:jc w:val="center"/>
        </w:trPr>
        <w:tc>
          <w:tcPr>
            <w:tcW w:w="846" w:type="dxa"/>
            <w:vMerge w:val="restart"/>
            <w:tcBorders>
              <w:top w:val="single" w:color="auto" w:sz="4" w:space="0"/>
              <w:left w:val="nil"/>
              <w:bottom w:val="single" w:color="auto" w:sz="4" w:space="0"/>
              <w:right w:val="single" w:color="auto" w:sz="4" w:space="0"/>
            </w:tcBorders>
            <w:vAlign w:val="center"/>
            <w:hideMark/>
          </w:tcPr>
          <w:p w:rsidRPr="006706D1" w:rsidR="006706D1" w:rsidP="006706D1" w:rsidRDefault="006706D1" w14:paraId="340B16EF" w14:textId="77777777">
            <w:pPr>
              <w:pStyle w:val="MinutadeContrato"/>
            </w:pPr>
            <w:r w:rsidRPr="006706D1">
              <w:t>A</w:t>
            </w:r>
          </w:p>
        </w:tc>
        <w:tc>
          <w:tcPr>
            <w:tcW w:w="6000" w:type="dxa"/>
            <w:vMerge w:val="restart"/>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287B90FD" w14:textId="3DE7628E">
            <w:pPr>
              <w:pStyle w:val="MinutadeContrato"/>
            </w:pPr>
            <w:r w:rsidRPr="006706D1">
              <w:t xml:space="preserve">Aquisição de no mínimo 11 (onze) novos Portêineres – </w:t>
            </w:r>
            <w:r w:rsidRPr="006706D1">
              <w:rPr>
                <w:i/>
                <w:iCs/>
              </w:rPr>
              <w:t>Ship to Shore (STS)</w:t>
            </w:r>
            <w:r w:rsidRPr="006706D1">
              <w:t xml:space="preserve"> – </w:t>
            </w:r>
            <w:r w:rsidRPr="006706D1">
              <w:rPr>
                <w:i/>
                <w:iCs/>
              </w:rPr>
              <w:t>Post-Panamax e Triple E</w:t>
            </w:r>
            <w:r w:rsidRPr="006706D1">
              <w:t xml:space="preserve">, com atendimento até a 24ª fileira dos navios porta-contêineres e </w:t>
            </w:r>
            <w:r w:rsidRPr="006706D1">
              <w:rPr>
                <w:i/>
                <w:iCs/>
              </w:rPr>
              <w:t>retrofit</w:t>
            </w:r>
            <w:r w:rsidRPr="006706D1">
              <w:t xml:space="preserve"> dos </w:t>
            </w:r>
            <w:del w:author="Isabela Alves Pereira Oliveira" w:date="2025-12-12T13:58:00Z" w16du:dateUtc="2025-12-12T16:58:00Z" w:id="640">
              <w:r w:rsidRPr="006706D1" w:rsidDel="00D44EA8">
                <w:delText xml:space="preserve"> </w:delText>
              </w:r>
            </w:del>
            <w:r w:rsidRPr="006706D1">
              <w:t>três STS existentes, de modo a totalizar no mínimo 14 STS em operação no terminal. A aquisição deverá ser realizada de forma a disponibilizar, no mínimo: i) 8 (oito) novos STS; e ii) 3 (três) novos STS;</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2775FC4C" w14:textId="77777777">
            <w:pPr>
              <w:pStyle w:val="MinutadeContrato"/>
            </w:pPr>
            <w:r w:rsidRPr="006706D1">
              <w:t xml:space="preserve">i) Até o final do </w:t>
            </w:r>
            <w:r w:rsidRPr="002C5AB0">
              <w:rPr>
                <w:b/>
                <w:bCs w:val="0"/>
                <w:rPrChange w:author="Isabela Alves Pereira Oliveira" w:date="2025-12-12T08:45:00Z" w16du:dateUtc="2025-12-12T11:45:00Z" w:id="641">
                  <w:rPr/>
                </w:rPrChange>
              </w:rPr>
              <w:t xml:space="preserve">Ano </w:t>
            </w:r>
            <w:r w:rsidRPr="006706D1">
              <w:t>4</w:t>
            </w:r>
          </w:p>
        </w:tc>
      </w:tr>
      <w:tr w:rsidRPr="006706D1" w:rsidR="006706D1" w14:paraId="43A5700A" w14:textId="77777777">
        <w:trPr>
          <w:trHeight w:val="937"/>
          <w:jc w:val="center"/>
        </w:trPr>
        <w:tc>
          <w:tcPr>
            <w:tcW w:w="0" w:type="auto"/>
            <w:vMerge/>
            <w:tcBorders>
              <w:top w:val="single" w:color="auto" w:sz="4" w:space="0"/>
              <w:left w:val="nil"/>
              <w:bottom w:val="single" w:color="auto" w:sz="4" w:space="0"/>
              <w:right w:val="single" w:color="auto" w:sz="4" w:space="0"/>
            </w:tcBorders>
            <w:vAlign w:val="center"/>
            <w:hideMark/>
          </w:tcPr>
          <w:p w:rsidRPr="006706D1" w:rsidR="006706D1" w:rsidP="006706D1" w:rsidRDefault="006706D1" w14:paraId="264756D9" w14:textId="77777777">
            <w:pPr>
              <w:pStyle w:val="MinutadeContrato"/>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19DB8EE3" w14:textId="77777777">
            <w:pPr>
              <w:pStyle w:val="MinutadeContrato"/>
            </w:pP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17055BF4" w14:textId="77777777">
            <w:pPr>
              <w:pStyle w:val="MinutadeContrato"/>
            </w:pPr>
            <w:r w:rsidRPr="006706D1">
              <w:t xml:space="preserve">ii) Até o final do </w:t>
            </w:r>
            <w:r w:rsidRPr="002C5AB0">
              <w:rPr>
                <w:b/>
                <w:bCs w:val="0"/>
                <w:rPrChange w:author="Isabela Alves Pereira Oliveira" w:date="2025-12-12T08:45:00Z" w16du:dateUtc="2025-12-12T11:45:00Z" w:id="642">
                  <w:rPr/>
                </w:rPrChange>
              </w:rPr>
              <w:t xml:space="preserve">Ano </w:t>
            </w:r>
            <w:r w:rsidRPr="006706D1">
              <w:t>6</w:t>
            </w:r>
          </w:p>
        </w:tc>
      </w:tr>
      <w:tr w:rsidRPr="006706D1" w:rsidR="006706D1" w14:paraId="2002F8A0"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3CC805A7" w14:textId="77777777">
            <w:pPr>
              <w:pStyle w:val="MinutadeContrato"/>
            </w:pPr>
            <w:r w:rsidRPr="006706D1">
              <w:t>B</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608D9F39" w14:textId="77777777">
            <w:pPr>
              <w:pStyle w:val="MinutadeContrato"/>
            </w:pPr>
            <w:r w:rsidRPr="006706D1">
              <w:t xml:space="preserve">Aquisição de novos Transtêineres – </w:t>
            </w:r>
            <w:r w:rsidRPr="006706D1">
              <w:rPr>
                <w:i/>
                <w:iCs/>
              </w:rPr>
              <w:t>Rubber Tyred Gantry</w:t>
            </w:r>
            <w:r w:rsidRPr="006706D1">
              <w:t xml:space="preserve"> </w:t>
            </w:r>
            <w:r w:rsidRPr="006706D1">
              <w:rPr>
                <w:i/>
                <w:iCs/>
              </w:rPr>
              <w:t xml:space="preserve">(RTG) </w:t>
            </w:r>
            <w:r w:rsidRPr="006706D1">
              <w:t xml:space="preserve">elétricos e </w:t>
            </w:r>
            <w:r w:rsidRPr="006706D1">
              <w:rPr>
                <w:i/>
                <w:iCs/>
              </w:rPr>
              <w:t>retrofit</w:t>
            </w:r>
            <w:r w:rsidRPr="006706D1">
              <w:t xml:space="preserve"> dos existentes, de forma a atender a capacidade projetada para o terminal, considerando operação dos 11 (onze) novos STS e 3 (três) existentes, em quantidades e especificações adequadas;</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34223974" w14:textId="77777777">
            <w:pPr>
              <w:pStyle w:val="MinutadeContrato"/>
            </w:pPr>
            <w:r w:rsidRPr="006706D1">
              <w:t xml:space="preserve">Até o final do </w:t>
            </w:r>
            <w:r w:rsidRPr="002C5AB0">
              <w:rPr>
                <w:b/>
                <w:bCs w:val="0"/>
                <w:rPrChange w:author="Isabela Alves Pereira Oliveira" w:date="2025-12-12T08:45:00Z" w16du:dateUtc="2025-12-12T11:45:00Z" w:id="643">
                  <w:rPr/>
                </w:rPrChange>
              </w:rPr>
              <w:t xml:space="preserve">Ano </w:t>
            </w:r>
            <w:r w:rsidRPr="006706D1">
              <w:t>8</w:t>
            </w:r>
          </w:p>
        </w:tc>
      </w:tr>
      <w:tr w:rsidRPr="006706D1" w:rsidR="006706D1" w14:paraId="3AA5D841"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2D08D1AA" w14:textId="77777777">
            <w:pPr>
              <w:pStyle w:val="MinutadeContrato"/>
            </w:pPr>
            <w:r w:rsidRPr="006706D1">
              <w:t>C</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466041CC" w14:textId="77777777">
            <w:pPr>
              <w:pStyle w:val="MinutadeContrato"/>
            </w:pPr>
            <w:r w:rsidRPr="006706D1">
              <w:t>Aquisição de Plataformas com tomadas</w:t>
            </w:r>
            <w:r w:rsidRPr="006706D1">
              <w:rPr>
                <w:i/>
                <w:iCs/>
              </w:rPr>
              <w:t xml:space="preserve"> reefer, </w:t>
            </w:r>
            <w:r w:rsidRPr="006706D1">
              <w:t>compatível com a demanda do Complexo;</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75C8FD2F" w14:textId="77777777">
            <w:pPr>
              <w:pStyle w:val="MinutadeContrato"/>
            </w:pPr>
            <w:r w:rsidRPr="006706D1">
              <w:t xml:space="preserve">Até o final do </w:t>
            </w:r>
            <w:r w:rsidRPr="002C5AB0">
              <w:rPr>
                <w:b/>
                <w:bCs w:val="0"/>
                <w:rPrChange w:author="Isabela Alves Pereira Oliveira" w:date="2025-12-12T08:45:00Z" w16du:dateUtc="2025-12-12T11:45:00Z" w:id="644">
                  <w:rPr/>
                </w:rPrChange>
              </w:rPr>
              <w:t xml:space="preserve">Ano </w:t>
            </w:r>
            <w:r w:rsidRPr="006706D1">
              <w:t>8</w:t>
            </w:r>
          </w:p>
        </w:tc>
      </w:tr>
      <w:tr w:rsidRPr="006706D1" w:rsidR="006706D1" w14:paraId="6FCAF9EF" w14:textId="77777777">
        <w:trPr>
          <w:trHeight w:val="340"/>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076609E9" w14:textId="77777777">
            <w:pPr>
              <w:pStyle w:val="MinutadeContrato"/>
            </w:pPr>
            <w:r w:rsidRPr="006706D1">
              <w:t>D</w:t>
            </w:r>
          </w:p>
        </w:tc>
        <w:tc>
          <w:tcPr>
            <w:tcW w:w="6000"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7096F061" w14:textId="77777777">
            <w:pPr>
              <w:pStyle w:val="MinutadeContrato"/>
            </w:pPr>
            <w:r w:rsidRPr="006706D1">
              <w:t xml:space="preserve">Obtenção de balanças, </w:t>
            </w:r>
            <w:r w:rsidRPr="006706D1">
              <w:rPr>
                <w:i/>
                <w:iCs/>
              </w:rPr>
              <w:t>scanners</w:t>
            </w:r>
            <w:r w:rsidRPr="006706D1">
              <w:t xml:space="preserve">, subestações, </w:t>
            </w:r>
            <w:r w:rsidRPr="006706D1">
              <w:rPr>
                <w:i/>
                <w:iCs/>
              </w:rPr>
              <w:t>spreaders</w:t>
            </w:r>
            <w:r w:rsidRPr="006706D1">
              <w:t xml:space="preserve">, </w:t>
            </w:r>
            <w:r w:rsidRPr="006706D1">
              <w:rPr>
                <w:i/>
                <w:iCs/>
              </w:rPr>
              <w:t>terminal-tractors</w:t>
            </w:r>
            <w:r w:rsidRPr="006706D1">
              <w:t xml:space="preserve"> e semi-reboques, em quantidades e especificações adequadas.</w:t>
            </w:r>
          </w:p>
        </w:tc>
        <w:tc>
          <w:tcPr>
            <w:tcW w:w="1648"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6990B70A" w14:textId="77777777">
            <w:pPr>
              <w:pStyle w:val="MinutadeContrato"/>
            </w:pPr>
            <w:r w:rsidRPr="006706D1">
              <w:t xml:space="preserve">Até o final do </w:t>
            </w:r>
            <w:r w:rsidRPr="002C5AB0">
              <w:rPr>
                <w:b/>
                <w:bCs w:val="0"/>
                <w:rPrChange w:author="Isabela Alves Pereira Oliveira" w:date="2025-12-12T08:45:00Z" w16du:dateUtc="2025-12-12T11:45:00Z" w:id="645">
                  <w:rPr/>
                </w:rPrChange>
              </w:rPr>
              <w:t xml:space="preserve">Ano </w:t>
            </w:r>
            <w:r w:rsidRPr="006706D1">
              <w:t>8</w:t>
            </w:r>
          </w:p>
        </w:tc>
      </w:tr>
    </w:tbl>
    <w:p w:rsidR="006706D1" w:rsidP="006706D1" w:rsidRDefault="006706D1" w14:paraId="2C3965FD" w14:textId="77777777">
      <w:pPr>
        <w:pStyle w:val="MinutadeContrato"/>
      </w:pPr>
    </w:p>
    <w:p w:rsidRPr="006706D1" w:rsidR="006706D1" w:rsidP="001648B4" w:rsidRDefault="006706D1" w14:paraId="529A50E9" w14:textId="180CBE18">
      <w:pPr>
        <w:pStyle w:val="MinutadeContrato"/>
        <w:numPr>
          <w:ilvl w:val="4"/>
          <w:numId w:val="2"/>
        </w:numPr>
      </w:pPr>
      <w:r>
        <w:t xml:space="preserve">Em </w:t>
      </w:r>
      <w:r w:rsidRPr="006706D1">
        <w:t xml:space="preserve">conformidade com as diretrizes estabelecidas pela </w:t>
      </w:r>
      <w:del w:author="Isabela Alves Pereira Oliveira" w:date="2025-12-12T12:08:00Z" w16du:dateUtc="2025-12-12T15:08:00Z" w:id="646">
        <w:r w:rsidRPr="006706D1" w:rsidDel="009F0F29">
          <w:rPr>
            <w:b/>
          </w:rPr>
          <w:delText>Administração do Porto</w:delText>
        </w:r>
      </w:del>
      <w:ins w:author="Isabela Alves Pereira Oliveira" w:date="2025-12-12T12:08:00Z" w16du:dateUtc="2025-12-12T15:08:00Z" w:id="647">
        <w:r w:rsidR="009F0F29">
          <w:rPr>
            <w:b/>
          </w:rPr>
          <w:t>Autoridade Portuária</w:t>
        </w:r>
      </w:ins>
      <w:r w:rsidRPr="006706D1">
        <w:t xml:space="preserve">, a </w:t>
      </w:r>
      <w:r w:rsidRPr="006706D1">
        <w:rPr>
          <w:b/>
        </w:rPr>
        <w:t>Arrendatária</w:t>
      </w:r>
      <w:r w:rsidRPr="006706D1">
        <w:t xml:space="preserve"> deverá realizar os seguintes investimentos fora da área arrendada, na área comum do </w:t>
      </w:r>
      <w:r w:rsidRPr="006706D1">
        <w:rPr>
          <w:b/>
        </w:rPr>
        <w:t>Porto Organizado</w:t>
      </w:r>
      <w:r>
        <w:rPr>
          <w:b/>
        </w:rPr>
        <w:t>:</w:t>
      </w:r>
    </w:p>
    <w:tbl>
      <w:tblPr>
        <w:tblStyle w:val="Tabelacomgrade"/>
        <w:tblW w:w="0" w:type="auto"/>
        <w:jc w:val="center"/>
        <w:tblBorders>
          <w:left w:val="none" w:color="auto" w:sz="0" w:space="0"/>
          <w:right w:val="none" w:color="auto" w:sz="0" w:space="0"/>
        </w:tblBorders>
        <w:tblLook w:val="04A0" w:firstRow="1" w:lastRow="0" w:firstColumn="1" w:lastColumn="0" w:noHBand="0" w:noVBand="1"/>
      </w:tblPr>
      <w:tblGrid>
        <w:gridCol w:w="837"/>
        <w:gridCol w:w="5870"/>
        <w:gridCol w:w="1797"/>
      </w:tblGrid>
      <w:tr w:rsidRPr="006706D1" w:rsidR="006706D1" w14:paraId="65F26A3F" w14:textId="77777777">
        <w:trPr>
          <w:trHeight w:val="57"/>
          <w:jc w:val="center"/>
        </w:trPr>
        <w:tc>
          <w:tcPr>
            <w:tcW w:w="846"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6E4E2109" w14:textId="77777777">
            <w:pPr>
              <w:pStyle w:val="MinutadeContrato"/>
            </w:pPr>
            <w:r w:rsidRPr="006706D1">
              <w:t>Ref.</w:t>
            </w:r>
          </w:p>
        </w:tc>
        <w:tc>
          <w:tcPr>
            <w:tcW w:w="6006"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6706D1" w:rsidR="006706D1" w:rsidP="006706D1" w:rsidRDefault="006706D1" w14:paraId="46565413" w14:textId="77777777">
            <w:pPr>
              <w:pStyle w:val="MinutadeContrato"/>
            </w:pPr>
            <w:r w:rsidRPr="006706D1">
              <w:t>Investimento</w:t>
            </w:r>
          </w:p>
        </w:tc>
        <w:tc>
          <w:tcPr>
            <w:tcW w:w="1642" w:type="dxa"/>
            <w:tcBorders>
              <w:top w:val="single" w:color="auto" w:sz="4" w:space="0"/>
              <w:left w:val="single" w:color="auto" w:sz="4" w:space="0"/>
              <w:bottom w:val="single" w:color="auto" w:sz="4" w:space="0"/>
              <w:right w:val="nil"/>
            </w:tcBorders>
            <w:shd w:val="clear" w:color="auto" w:fill="F2F2F2" w:themeFill="background1" w:themeFillShade="F2"/>
            <w:vAlign w:val="center"/>
            <w:hideMark/>
          </w:tcPr>
          <w:p w:rsidRPr="006706D1" w:rsidR="006706D1" w:rsidP="006706D1" w:rsidRDefault="006706D1" w14:paraId="78E435D7" w14:textId="77777777">
            <w:pPr>
              <w:pStyle w:val="MinutadeContrato"/>
            </w:pPr>
            <w:r w:rsidRPr="006706D1">
              <w:t>Prazo para implantação</w:t>
            </w:r>
          </w:p>
        </w:tc>
      </w:tr>
      <w:tr w:rsidRPr="006706D1" w:rsidR="006706D1" w14:paraId="75C7A86E" w14:textId="77777777">
        <w:trPr>
          <w:trHeight w:val="57"/>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1FE2D785" w14:textId="77777777">
            <w:pPr>
              <w:pStyle w:val="MinutadeContrato"/>
            </w:pPr>
            <w:r w:rsidRPr="006706D1">
              <w:t>A</w:t>
            </w:r>
          </w:p>
        </w:tc>
        <w:tc>
          <w:tcPr>
            <w:tcW w:w="6006"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5C72BA9E" w14:textId="4FDCC518">
            <w:pPr>
              <w:pStyle w:val="MinutadeContrato"/>
            </w:pPr>
            <w:r w:rsidRPr="006706D1">
              <w:t xml:space="preserve">Aquisição e instalação de um novo sistema de tratamento de águas, contemplando remoção de interferências e sistema de saneamento existente no interior do terminal, atendendo as condicionantes estabelecidas pela </w:t>
            </w:r>
            <w:r w:rsidRPr="00C55F81">
              <w:rPr>
                <w:b/>
                <w:bCs w:val="0"/>
                <w:rPrChange w:author="Isabela Alves Pereira Oliveira" w:date="2025-12-12T11:56:00Z" w16du:dateUtc="2025-12-12T14:56:00Z" w:id="648">
                  <w:rPr/>
                </w:rPrChange>
              </w:rPr>
              <w:t>Autoridade Portuária</w:t>
            </w:r>
            <w:r w:rsidRPr="006706D1">
              <w:t>.</w:t>
            </w:r>
          </w:p>
        </w:tc>
        <w:tc>
          <w:tcPr>
            <w:tcW w:w="1642"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386E2D2B" w14:textId="08C265EB">
            <w:pPr>
              <w:pStyle w:val="MinutadeContrato"/>
            </w:pPr>
            <w:r w:rsidRPr="006706D1">
              <w:t xml:space="preserve">Até o 4º (quarto) </w:t>
            </w:r>
            <w:del w:author="Isabela Alves Pereira Oliveira" w:date="2025-12-12T08:45:00Z" w16du:dateUtc="2025-12-12T11:45:00Z" w:id="649">
              <w:r w:rsidRPr="002C5AB0" w:rsidDel="002C5AB0">
                <w:delText xml:space="preserve">ano </w:delText>
              </w:r>
            </w:del>
            <w:ins w:author="Isabela Alves Pereira Oliveira" w:date="2025-12-12T08:45:00Z" w16du:dateUtc="2025-12-12T11:45:00Z" w:id="650">
              <w:r w:rsidR="002C5AB0">
                <w:rPr>
                  <w:b/>
                  <w:bCs w:val="0"/>
                </w:rPr>
                <w:t>A</w:t>
              </w:r>
              <w:r w:rsidRPr="002C5AB0" w:rsidR="002C5AB0">
                <w:rPr>
                  <w:b/>
                  <w:bCs w:val="0"/>
                  <w:rPrChange w:author="Isabela Alves Pereira Oliveira" w:date="2025-12-12T08:45:00Z" w16du:dateUtc="2025-12-12T11:45:00Z" w:id="651">
                    <w:rPr/>
                  </w:rPrChange>
                </w:rPr>
                <w:t xml:space="preserve">no </w:t>
              </w:r>
            </w:ins>
            <w:r w:rsidRPr="006706D1">
              <w:t xml:space="preserve">de </w:t>
            </w:r>
            <w:del w:author="Isabela Alves Pereira Oliveira" w:date="2025-12-12T09:18:00Z" w16du:dateUtc="2025-12-12T12:18:00Z" w:id="652">
              <w:r w:rsidRPr="006706D1" w:rsidDel="00A7050E">
                <w:delText>contrato</w:delText>
              </w:r>
            </w:del>
            <w:ins w:author="Isabela Alves Pereira Oliveira" w:date="2025-12-12T09:18:00Z" w16du:dateUtc="2025-12-12T12:18:00Z" w:id="653">
              <w:r w:rsidRPr="00A7050E" w:rsidR="00A7050E">
                <w:rPr>
                  <w:b/>
                  <w:bCs w:val="0"/>
                  <w:rPrChange w:author="Isabela Alves Pereira Oliveira" w:date="2025-12-12T09:18:00Z" w16du:dateUtc="2025-12-12T12:18:00Z" w:id="654">
                    <w:rPr/>
                  </w:rPrChange>
                </w:rPr>
                <w:t>Contrato</w:t>
              </w:r>
            </w:ins>
          </w:p>
        </w:tc>
      </w:tr>
      <w:tr w:rsidRPr="006706D1" w:rsidR="006706D1" w14:paraId="42D00D7B" w14:textId="77777777">
        <w:trPr>
          <w:trHeight w:val="57"/>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07956DB0" w14:textId="77777777">
            <w:pPr>
              <w:pStyle w:val="MinutadeContrato"/>
            </w:pPr>
            <w:r w:rsidRPr="006706D1">
              <w:t>B</w:t>
            </w:r>
          </w:p>
        </w:tc>
        <w:tc>
          <w:tcPr>
            <w:tcW w:w="6006"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0A9DB7CE" w14:textId="3FCCB113">
            <w:pPr>
              <w:pStyle w:val="MinutadeContrato"/>
            </w:pPr>
            <w:r w:rsidRPr="006706D1">
              <w:t xml:space="preserve">Aquisição e instalação de um novo sistema de subestação de energia, contemplando remoção das estruturas existente no interior do terminal e construção de novas unidades com fácil acesso para </w:t>
            </w:r>
            <w:r w:rsidRPr="00C55F81">
              <w:rPr>
                <w:b/>
                <w:bCs w:val="0"/>
                <w:rPrChange w:author="Isabela Alves Pereira Oliveira" w:date="2025-12-12T11:56:00Z" w16du:dateUtc="2025-12-12T14:56:00Z" w:id="655">
                  <w:rPr/>
                </w:rPrChange>
              </w:rPr>
              <w:t>Autoridade Portuária</w:t>
            </w:r>
            <w:r w:rsidRPr="006706D1">
              <w:t xml:space="preserve">. A nova infraestrutura pública deve ser suficiente para suprir a demanda de iluminação pública no trecho da avenida Augusto Barata e para transferir a potência energética até a próxima subestação (BTP), bem como deve atender as especificações e condições apresentadas pela </w:t>
            </w:r>
            <w:del w:author="Isabela Alves Pereira Oliveira" w:date="2025-12-12T12:08:00Z" w16du:dateUtc="2025-12-12T15:08:00Z" w:id="656">
              <w:r w:rsidRPr="006706D1" w:rsidDel="009F0F29">
                <w:rPr>
                  <w:b/>
                </w:rPr>
                <w:delText>Administração do Porto</w:delText>
              </w:r>
            </w:del>
            <w:ins w:author="Isabela Alves Pereira Oliveira" w:date="2025-12-12T12:08:00Z" w16du:dateUtc="2025-12-12T15:08:00Z" w:id="657">
              <w:r w:rsidR="009F0F29">
                <w:rPr>
                  <w:b/>
                </w:rPr>
                <w:t>Autoridade Portuária</w:t>
              </w:r>
            </w:ins>
            <w:r w:rsidRPr="006706D1">
              <w:t>.</w:t>
            </w:r>
          </w:p>
        </w:tc>
        <w:tc>
          <w:tcPr>
            <w:tcW w:w="1642"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5FA11C85" w14:textId="7C33E1E1">
            <w:pPr>
              <w:pStyle w:val="MinutadeContrato"/>
            </w:pPr>
            <w:r w:rsidRPr="006706D1">
              <w:t xml:space="preserve">Até o 4º (quarto) </w:t>
            </w:r>
            <w:del w:author="Isabela Alves Pereira Oliveira" w:date="2025-12-12T08:46:00Z" w16du:dateUtc="2025-12-12T11:46:00Z" w:id="658">
              <w:r w:rsidRPr="006706D1" w:rsidDel="002C5AB0">
                <w:delText xml:space="preserve">ano </w:delText>
              </w:r>
            </w:del>
            <w:ins w:author="Isabela Alves Pereira Oliveira" w:date="2025-12-12T08:46:00Z" w16du:dateUtc="2025-12-12T11:46:00Z" w:id="659">
              <w:r w:rsidRPr="002C5AB0" w:rsidR="002C5AB0">
                <w:rPr>
                  <w:b/>
                  <w:bCs w:val="0"/>
                  <w:rPrChange w:author="Isabela Alves Pereira Oliveira" w:date="2025-12-12T08:46:00Z" w16du:dateUtc="2025-12-12T11:46:00Z" w:id="660">
                    <w:rPr/>
                  </w:rPrChange>
                </w:rPr>
                <w:t>Ano</w:t>
              </w:r>
              <w:r w:rsidRPr="006706D1" w:rsidR="002C5AB0">
                <w:t xml:space="preserve"> </w:t>
              </w:r>
            </w:ins>
            <w:r w:rsidRPr="006706D1">
              <w:t xml:space="preserve">de </w:t>
            </w:r>
            <w:del w:author="Isabela Alves Pereira Oliveira" w:date="2025-12-12T09:18:00Z" w16du:dateUtc="2025-12-12T12:18:00Z" w:id="661">
              <w:r w:rsidRPr="006706D1" w:rsidDel="00A7050E">
                <w:delText>contrato</w:delText>
              </w:r>
            </w:del>
            <w:ins w:author="Isabela Alves Pereira Oliveira" w:date="2025-12-12T09:18:00Z" w16du:dateUtc="2025-12-12T12:18:00Z" w:id="662">
              <w:r w:rsidRPr="00A7050E" w:rsidR="00A7050E">
                <w:rPr>
                  <w:b/>
                  <w:bCs w:val="0"/>
                  <w:rPrChange w:author="Isabela Alves Pereira Oliveira" w:date="2025-12-12T09:18:00Z" w16du:dateUtc="2025-12-12T12:18:00Z" w:id="663">
                    <w:rPr/>
                  </w:rPrChange>
                </w:rPr>
                <w:t>Contrato</w:t>
              </w:r>
            </w:ins>
          </w:p>
        </w:tc>
      </w:tr>
      <w:tr w:rsidRPr="006706D1" w:rsidR="006706D1" w14:paraId="70B31612" w14:textId="77777777">
        <w:trPr>
          <w:trHeight w:val="57"/>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42A2087E" w14:textId="77777777">
            <w:pPr>
              <w:pStyle w:val="MinutadeContrato"/>
            </w:pPr>
            <w:r w:rsidRPr="006706D1">
              <w:t>C</w:t>
            </w:r>
          </w:p>
        </w:tc>
        <w:tc>
          <w:tcPr>
            <w:tcW w:w="6006"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5D2C9753" w14:textId="10B08015">
            <w:pPr>
              <w:pStyle w:val="MinutadeContrato"/>
            </w:pPr>
            <w:r w:rsidRPr="006706D1">
              <w:t xml:space="preserve">Dragagem de aprofundamento na área dos novos </w:t>
            </w:r>
            <w:del w:author="Isabela Alves Pereira Oliveira" w:date="2025-12-12T09:02:00Z" w16du:dateUtc="2025-12-12T12:02:00Z" w:id="664">
              <w:r w:rsidRPr="006706D1" w:rsidDel="00774CAF">
                <w:delText xml:space="preserve">berços </w:delText>
              </w:r>
            </w:del>
            <w:ins w:author="Isabela Alves Pereira Oliveira" w:date="2025-12-12T09:02:00Z" w16du:dateUtc="2025-12-12T12:02:00Z" w:id="665">
              <w:r w:rsidRPr="00774CAF" w:rsidR="00774CAF">
                <w:rPr>
                  <w:b/>
                  <w:bCs w:val="0"/>
                  <w:rPrChange w:author="Isabela Alves Pereira Oliveira" w:date="2025-12-12T09:02:00Z" w16du:dateUtc="2025-12-12T12:02:00Z" w:id="666">
                    <w:rPr/>
                  </w:rPrChange>
                </w:rPr>
                <w:t>Berços</w:t>
              </w:r>
              <w:r w:rsidRPr="006706D1" w:rsidR="00774CAF">
                <w:t xml:space="preserve"> </w:t>
              </w:r>
            </w:ins>
            <w:r w:rsidRPr="006706D1">
              <w:t xml:space="preserve">de atracação e acesso aos novos </w:t>
            </w:r>
            <w:del w:author="Isabela Alves Pereira Oliveira" w:date="2025-12-12T09:02:00Z" w16du:dateUtc="2025-12-12T12:02:00Z" w:id="667">
              <w:r w:rsidRPr="006706D1" w:rsidDel="00774CAF">
                <w:delText>berços</w:delText>
              </w:r>
            </w:del>
            <w:ins w:author="Isabela Alves Pereira Oliveira" w:date="2025-12-12T09:02:00Z" w16du:dateUtc="2025-12-12T12:02:00Z" w:id="668">
              <w:r w:rsidRPr="00774CAF" w:rsidR="00774CAF">
                <w:rPr>
                  <w:b/>
                  <w:bCs w:val="0"/>
                  <w:rPrChange w:author="Isabela Alves Pereira Oliveira" w:date="2025-12-12T09:02:00Z" w16du:dateUtc="2025-12-12T12:02:00Z" w:id="669">
                    <w:rPr/>
                  </w:rPrChange>
                </w:rPr>
                <w:t>Berços</w:t>
              </w:r>
            </w:ins>
            <w:r w:rsidRPr="006706D1">
              <w:t xml:space="preserve">, na área compreendida entre a soleira do canal e o novo </w:t>
            </w:r>
            <w:del w:author="Isabela Alves Pereira Oliveira" w:date="2025-12-12T09:15:00Z" w16du:dateUtc="2025-12-12T12:15:00Z" w:id="670">
              <w:r w:rsidRPr="006706D1" w:rsidDel="00A7050E">
                <w:delText>cais</w:delText>
              </w:r>
            </w:del>
            <w:ins w:author="Isabela Alves Pereira Oliveira" w:date="2025-12-12T09:15:00Z" w16du:dateUtc="2025-12-12T12:15:00Z" w:id="671">
              <w:r w:rsidRPr="00A7050E" w:rsidR="00A7050E">
                <w:rPr>
                  <w:b/>
                  <w:bCs w:val="0"/>
                  <w:rPrChange w:author="Isabela Alves Pereira Oliveira" w:date="2025-12-12T09:15:00Z" w16du:dateUtc="2025-12-12T12:15:00Z" w:id="672">
                    <w:rPr/>
                  </w:rPrChange>
                </w:rPr>
                <w:t>Cais</w:t>
              </w:r>
            </w:ins>
            <w:r w:rsidRPr="006706D1">
              <w:t>, para cota mínima de -15m (DHN).</w:t>
            </w:r>
          </w:p>
        </w:tc>
        <w:tc>
          <w:tcPr>
            <w:tcW w:w="1642"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12B624EB" w14:textId="641A95D3">
            <w:pPr>
              <w:pStyle w:val="MinutadeContrato"/>
            </w:pPr>
            <w:r w:rsidRPr="006706D1">
              <w:t xml:space="preserve">Até o 8º (oitavo) </w:t>
            </w:r>
            <w:del w:author="Isabela Alves Pereira Oliveira" w:date="2025-12-12T08:46:00Z" w16du:dateUtc="2025-12-12T11:46:00Z" w:id="673">
              <w:r w:rsidRPr="006706D1" w:rsidDel="002C5AB0">
                <w:delText xml:space="preserve">ano </w:delText>
              </w:r>
            </w:del>
            <w:ins w:author="Isabela Alves Pereira Oliveira" w:date="2025-12-12T08:46:00Z" w16du:dateUtc="2025-12-12T11:46:00Z" w:id="674">
              <w:r w:rsidRPr="002C5AB0" w:rsidR="002C5AB0">
                <w:rPr>
                  <w:b/>
                  <w:bCs w:val="0"/>
                  <w:rPrChange w:author="Isabela Alves Pereira Oliveira" w:date="2025-12-12T08:46:00Z" w16du:dateUtc="2025-12-12T11:46:00Z" w:id="675">
                    <w:rPr/>
                  </w:rPrChange>
                </w:rPr>
                <w:t>Ano</w:t>
              </w:r>
              <w:r w:rsidRPr="006706D1" w:rsidR="002C5AB0">
                <w:t xml:space="preserve"> </w:t>
              </w:r>
            </w:ins>
            <w:r w:rsidRPr="006706D1">
              <w:t xml:space="preserve">de </w:t>
            </w:r>
            <w:del w:author="Isabela Alves Pereira Oliveira" w:date="2025-12-12T09:18:00Z" w16du:dateUtc="2025-12-12T12:18:00Z" w:id="676">
              <w:r w:rsidRPr="006706D1" w:rsidDel="00A7050E">
                <w:delText>contrato</w:delText>
              </w:r>
            </w:del>
            <w:ins w:author="Isabela Alves Pereira Oliveira" w:date="2025-12-12T09:18:00Z" w16du:dateUtc="2025-12-12T12:18:00Z" w:id="677">
              <w:r w:rsidRPr="00A7050E" w:rsidR="00A7050E">
                <w:rPr>
                  <w:b/>
                  <w:bCs w:val="0"/>
                  <w:rPrChange w:author="Isabela Alves Pereira Oliveira" w:date="2025-12-12T09:18:00Z" w16du:dateUtc="2025-12-12T12:18:00Z" w:id="678">
                    <w:rPr/>
                  </w:rPrChange>
                </w:rPr>
                <w:t>Contrato</w:t>
              </w:r>
            </w:ins>
          </w:p>
        </w:tc>
      </w:tr>
      <w:tr w:rsidRPr="006706D1" w:rsidR="006706D1" w14:paraId="4D64793F" w14:textId="77777777">
        <w:trPr>
          <w:trHeight w:val="57"/>
          <w:jc w:val="center"/>
        </w:trPr>
        <w:tc>
          <w:tcPr>
            <w:tcW w:w="846" w:type="dxa"/>
            <w:tcBorders>
              <w:top w:val="single" w:color="auto" w:sz="4" w:space="0"/>
              <w:left w:val="nil"/>
              <w:bottom w:val="single" w:color="auto" w:sz="4" w:space="0"/>
              <w:right w:val="single" w:color="auto" w:sz="4" w:space="0"/>
            </w:tcBorders>
            <w:vAlign w:val="center"/>
            <w:hideMark/>
          </w:tcPr>
          <w:p w:rsidRPr="006706D1" w:rsidR="006706D1" w:rsidP="006706D1" w:rsidRDefault="006706D1" w14:paraId="2162B46A" w14:textId="77777777">
            <w:pPr>
              <w:pStyle w:val="MinutadeContrato"/>
            </w:pPr>
            <w:r w:rsidRPr="006706D1">
              <w:t xml:space="preserve">D </w:t>
            </w:r>
          </w:p>
        </w:tc>
        <w:tc>
          <w:tcPr>
            <w:tcW w:w="6006" w:type="dxa"/>
            <w:tcBorders>
              <w:top w:val="single" w:color="auto" w:sz="4" w:space="0"/>
              <w:left w:val="single" w:color="auto" w:sz="4" w:space="0"/>
              <w:bottom w:val="single" w:color="auto" w:sz="4" w:space="0"/>
              <w:right w:val="single" w:color="auto" w:sz="4" w:space="0"/>
            </w:tcBorders>
            <w:vAlign w:val="center"/>
            <w:hideMark/>
          </w:tcPr>
          <w:p w:rsidRPr="006706D1" w:rsidR="006706D1" w:rsidP="006706D1" w:rsidRDefault="006706D1" w14:paraId="62B0145B" w14:textId="38C7CBD9">
            <w:pPr>
              <w:pStyle w:val="MinutadeContrato"/>
            </w:pPr>
            <w:r w:rsidRPr="006706D1">
              <w:t xml:space="preserve">Construção de laje de no mínimo 35.000m² e píer dimensionado para atender simultaneamente até 3 navios tipo (LOA 350m, boca 51m e calado 10m) para o novo terminal de passageiros, cujo projeto deverá observar as diretrizes de compatibilização para a região do Valongo definidas pela </w:t>
            </w:r>
            <w:del w:author="Isabela Alves Pereira Oliveira" w:date="2025-12-12T12:08:00Z" w16du:dateUtc="2025-12-12T15:08:00Z" w:id="679">
              <w:r w:rsidRPr="006706D1" w:rsidDel="009F0F29">
                <w:rPr>
                  <w:b/>
                </w:rPr>
                <w:delText>Administração do Porto</w:delText>
              </w:r>
            </w:del>
            <w:ins w:author="Isabela Alves Pereira Oliveira" w:date="2025-12-12T12:08:00Z" w16du:dateUtc="2025-12-12T15:08:00Z" w:id="680">
              <w:r w:rsidR="009F0F29">
                <w:rPr>
                  <w:b/>
                </w:rPr>
                <w:t>Autoridade Portuária</w:t>
              </w:r>
            </w:ins>
            <w:r w:rsidRPr="006706D1">
              <w:t xml:space="preserve">, e ser previamente aprovado pelo </w:t>
            </w:r>
            <w:r w:rsidRPr="006706D1">
              <w:rPr>
                <w:b/>
              </w:rPr>
              <w:t>Poder Concedente</w:t>
            </w:r>
            <w:r w:rsidRPr="006706D1">
              <w:t>.</w:t>
            </w:r>
          </w:p>
        </w:tc>
        <w:tc>
          <w:tcPr>
            <w:tcW w:w="1642" w:type="dxa"/>
            <w:tcBorders>
              <w:top w:val="single" w:color="auto" w:sz="4" w:space="0"/>
              <w:left w:val="single" w:color="auto" w:sz="4" w:space="0"/>
              <w:bottom w:val="single" w:color="auto" w:sz="4" w:space="0"/>
              <w:right w:val="nil"/>
            </w:tcBorders>
            <w:vAlign w:val="center"/>
            <w:hideMark/>
          </w:tcPr>
          <w:p w:rsidRPr="006706D1" w:rsidR="006706D1" w:rsidP="006706D1" w:rsidRDefault="006706D1" w14:paraId="1809DCB3" w14:textId="713B79C6">
            <w:pPr>
              <w:pStyle w:val="MinutadeContrato"/>
            </w:pPr>
            <w:r w:rsidRPr="006706D1">
              <w:t xml:space="preserve">Até o 4º (quarto) </w:t>
            </w:r>
            <w:del w:author="Isabela Alves Pereira Oliveira" w:date="2025-12-12T08:46:00Z" w16du:dateUtc="2025-12-12T11:46:00Z" w:id="681">
              <w:r w:rsidRPr="006706D1" w:rsidDel="002C5AB0">
                <w:delText xml:space="preserve">ano </w:delText>
              </w:r>
            </w:del>
            <w:ins w:author="Isabela Alves Pereira Oliveira" w:date="2025-12-12T08:46:00Z" w16du:dateUtc="2025-12-12T11:46:00Z" w:id="682">
              <w:r w:rsidRPr="002C5AB0" w:rsidR="002C5AB0">
                <w:rPr>
                  <w:b/>
                  <w:bCs w:val="0"/>
                  <w:rPrChange w:author="Isabela Alves Pereira Oliveira" w:date="2025-12-12T08:46:00Z" w16du:dateUtc="2025-12-12T11:46:00Z" w:id="683">
                    <w:rPr/>
                  </w:rPrChange>
                </w:rPr>
                <w:t>Ano</w:t>
              </w:r>
              <w:r w:rsidRPr="006706D1" w:rsidR="002C5AB0">
                <w:t xml:space="preserve"> </w:t>
              </w:r>
            </w:ins>
            <w:r w:rsidRPr="006706D1">
              <w:t xml:space="preserve">de </w:t>
            </w:r>
            <w:del w:author="Isabela Alves Pereira Oliveira" w:date="2025-12-12T09:19:00Z" w16du:dateUtc="2025-12-12T12:19:00Z" w:id="684">
              <w:r w:rsidRPr="006706D1" w:rsidDel="00A7050E">
                <w:delText>contrato</w:delText>
              </w:r>
            </w:del>
            <w:ins w:author="Isabela Alves Pereira Oliveira" w:date="2025-12-12T09:19:00Z" w16du:dateUtc="2025-12-12T12:19:00Z" w:id="685">
              <w:r w:rsidRPr="00A7050E" w:rsidR="00A7050E">
                <w:rPr>
                  <w:b/>
                  <w:bCs w:val="0"/>
                  <w:rPrChange w:author="Isabela Alves Pereira Oliveira" w:date="2025-12-12T09:19:00Z" w16du:dateUtc="2025-12-12T12:19:00Z" w:id="686">
                    <w:rPr/>
                  </w:rPrChange>
                </w:rPr>
                <w:t>Contrato</w:t>
              </w:r>
            </w:ins>
          </w:p>
        </w:tc>
      </w:tr>
    </w:tbl>
    <w:p w:rsidR="00B31CF6" w:rsidP="001648B4" w:rsidRDefault="00B31CF6" w14:paraId="177FC0B7" w14:textId="77777777">
      <w:pPr>
        <w:pStyle w:val="MinutadeContrato"/>
      </w:pPr>
    </w:p>
    <w:p w:rsidR="00B31CF6" w:rsidP="001648B4" w:rsidRDefault="005F6644" w14:paraId="46D34FBD" w14:textId="77777777">
      <w:pPr>
        <w:pStyle w:val="MinutadeContrato"/>
        <w:numPr>
          <w:ilvl w:val="3"/>
          <w:numId w:val="2"/>
        </w:numPr>
      </w:pPr>
      <w:bookmarkStart w:name="_Ref24040104" w:id="687"/>
      <w:r w:rsidRPr="00186B76">
        <w:t xml:space="preserve">Prestar as </w:t>
      </w:r>
      <w:r w:rsidRPr="00186B76">
        <w:rPr>
          <w:b/>
        </w:rPr>
        <w:t>Atividades</w:t>
      </w:r>
      <w:r w:rsidRPr="00186B76">
        <w:t xml:space="preserve"> de acordo com os seguintes </w:t>
      </w:r>
      <w:r w:rsidRPr="00186B76">
        <w:rPr>
          <w:b/>
        </w:rPr>
        <w:t>Parâmetros Técnicos</w:t>
      </w:r>
      <w:r w:rsidRPr="00186B76">
        <w:t>:</w:t>
      </w:r>
      <w:bookmarkEnd w:id="687"/>
    </w:p>
    <w:p w:rsidR="00B31CF6" w:rsidP="001648B4" w:rsidRDefault="00B31CF6" w14:paraId="1B10DD1D" w14:textId="77777777">
      <w:pPr>
        <w:pStyle w:val="MinutadeContrato"/>
      </w:pPr>
    </w:p>
    <w:p w:rsidR="00B31CF6" w:rsidP="001648B4" w:rsidRDefault="005F6644" w14:paraId="03CB7B8A" w14:textId="77777777">
      <w:pPr>
        <w:pStyle w:val="MinutadeContrato"/>
        <w:numPr>
          <w:ilvl w:val="4"/>
          <w:numId w:val="2"/>
        </w:numPr>
      </w:pPr>
      <w:r w:rsidRPr="00186B76">
        <w:t>Parâmetros de Projeto:</w:t>
      </w:r>
    </w:p>
    <w:p w:rsidR="00B31CF6" w:rsidP="001648B4" w:rsidRDefault="00B31CF6" w14:paraId="70FF5096" w14:textId="77777777">
      <w:pPr>
        <w:pStyle w:val="MinutadeContrato"/>
      </w:pPr>
    </w:p>
    <w:p w:rsidR="00B31CF6" w:rsidP="001648B4" w:rsidRDefault="005F6644" w14:paraId="0F471875" w14:textId="77777777">
      <w:pPr>
        <w:pStyle w:val="MinutadeContrato"/>
        <w:numPr>
          <w:ilvl w:val="5"/>
          <w:numId w:val="2"/>
        </w:numPr>
      </w:pPr>
      <w:r w:rsidRPr="00186B76">
        <w:t xml:space="preserve">A </w:t>
      </w:r>
      <w:r w:rsidRPr="00A80599">
        <w:rPr>
          <w:b/>
        </w:rPr>
        <w:t>Arrendatária</w:t>
      </w:r>
      <w:r w:rsidRPr="00186B76">
        <w:t xml:space="preserve"> será exclusivamente responsável por todos os estudos técnicos, incluindo, mas não se restringindo, às investigações de campo, aos estudos de viabilidade, aos projetos conceituais e finais, aos documentos de planejamento e aos documentos referentes às benfeitorias e implantações necessárias ao desempenho das </w:t>
      </w:r>
      <w:r w:rsidRPr="00023C43">
        <w:rPr>
          <w:b/>
          <w:bCs w:val="0"/>
        </w:rPr>
        <w:t>Atividades</w:t>
      </w:r>
      <w:r w:rsidRPr="00186B76">
        <w:t xml:space="preserve"> no </w:t>
      </w:r>
      <w:r w:rsidRPr="00023C43">
        <w:rPr>
          <w:b/>
          <w:bCs w:val="0"/>
        </w:rPr>
        <w:t>Arrendamento</w:t>
      </w:r>
      <w:r w:rsidRPr="00186B76">
        <w:t>.</w:t>
      </w:r>
    </w:p>
    <w:p w:rsidR="00B31CF6" w:rsidP="00023C43" w:rsidRDefault="00B31CF6" w14:paraId="0DC38D65" w14:textId="77777777">
      <w:pPr>
        <w:pStyle w:val="MinutadeContrato"/>
      </w:pPr>
    </w:p>
    <w:p w:rsidRPr="00023C43" w:rsidR="00B31CF6" w:rsidP="007B73EA" w:rsidRDefault="005F6644" w14:paraId="62FCD908" w14:textId="7E7B7717">
      <w:pPr>
        <w:pStyle w:val="MinutadeContrato"/>
        <w:numPr>
          <w:ilvl w:val="5"/>
          <w:numId w:val="2"/>
        </w:numPr>
      </w:pPr>
      <w:r w:rsidRPr="00186B76">
        <w:t xml:space="preserve">Os projetos de implantação de todas as benfeitorias e obras no </w:t>
      </w:r>
      <w:r w:rsidRPr="007B73EA">
        <w:rPr>
          <w:b/>
          <w:bCs w:val="0"/>
        </w:rPr>
        <w:t>Arrendamento</w:t>
      </w:r>
      <w:r w:rsidRPr="00186B76">
        <w:t xml:space="preserve"> obedecerão a todos os códigos e regulamentos municipais, estaduais e federais aplicáveis, bem como padrões de projeto indicados pelas organizações:</w:t>
      </w:r>
      <w:r w:rsidR="00023C43">
        <w:t xml:space="preserve"> </w:t>
      </w:r>
      <w:r w:rsidRPr="00186B76">
        <w:t>ABNT</w:t>
      </w:r>
      <w:r w:rsidR="00023C43">
        <w:t xml:space="preserve">; </w:t>
      </w:r>
      <w:del w:author="Isabela Alves Pereira Oliveira" w:date="2025-12-12T10:34:00Z" w16du:dateUtc="2025-12-12T13:34:00Z" w:id="688">
        <w:r w:rsidDel="006347F4" w:rsidR="00023C43">
          <w:delText>ISSO</w:delText>
        </w:r>
      </w:del>
      <w:ins w:author="Isabela Alves Pereira Oliveira" w:date="2025-12-12T10:34:00Z" w16du:dateUtc="2025-12-12T13:34:00Z" w:id="689">
        <w:r w:rsidR="006347F4">
          <w:t>ISO</w:t>
        </w:r>
      </w:ins>
      <w:r w:rsidR="00023C43">
        <w:t xml:space="preserve">; </w:t>
      </w:r>
      <w:r w:rsidRPr="00186B76">
        <w:t>IMO</w:t>
      </w:r>
      <w:r w:rsidR="00023C43">
        <w:t xml:space="preserve">; </w:t>
      </w:r>
      <w:del w:author="Isabela Alves Pereira Oliveira" w:date="2025-12-12T10:34:00Z" w16du:dateUtc="2025-12-12T13:34:00Z" w:id="690">
        <w:r w:rsidDel="006347F4" w:rsidR="00023C43">
          <w:delText xml:space="preserve">e </w:delText>
        </w:r>
      </w:del>
      <w:r w:rsidRPr="00186B76">
        <w:t>MARPOL</w:t>
      </w:r>
      <w:ins w:author="Isabela Alves Pereira Oliveira" w:date="2025-12-12T10:34:00Z" w16du:dateUtc="2025-12-12T13:34:00Z" w:id="691">
        <w:r w:rsidR="006347F4">
          <w:t>, Autoridade Marítima; Receita Federal; Corpo de Bombeiros local;</w:t>
        </w:r>
      </w:ins>
      <w:ins w:author="Isabela Alves Pereira Oliveira" w:date="2025-12-12T13:54:00Z" w16du:dateUtc="2025-12-12T16:54:00Z" w:id="692">
        <w:r w:rsidR="005B6AC3">
          <w:t xml:space="preserve"> </w:t>
        </w:r>
      </w:ins>
      <w:ins w:author="Isabela Alves Pereira Oliveira" w:date="2025-12-12T10:34:00Z" w16du:dateUtc="2025-12-12T13:34:00Z" w:id="693">
        <w:r w:rsidR="007B73EA">
          <w:t>Fornecedores Externos de Serviços Públicos, em conformidade com Códigos de Edificação e</w:t>
        </w:r>
      </w:ins>
      <w:ins w:author="Isabela Alves Pereira Oliveira" w:date="2025-12-12T10:35:00Z" w16du:dateUtc="2025-12-12T13:35:00Z" w:id="694">
        <w:r w:rsidR="007B73EA">
          <w:t xml:space="preserve"> </w:t>
        </w:r>
      </w:ins>
      <w:ins w:author="Isabela Alves Pereira Oliveira" w:date="2025-12-12T10:34:00Z" w16du:dateUtc="2025-12-12T13:34:00Z" w:id="695">
        <w:r w:rsidR="007B73EA">
          <w:t>Construção nacionais e internacionais</w:t>
        </w:r>
      </w:ins>
      <w:ins w:author="Isabela Alves Pereira Oliveira" w:date="2025-12-12T10:35:00Z" w16du:dateUtc="2025-12-12T13:35:00Z" w:id="696">
        <w:r w:rsidR="007B73EA">
          <w:t xml:space="preserve">; e </w:t>
        </w:r>
      </w:ins>
      <w:ins w:author="Isabela Alves Pereira Oliveira" w:date="2025-12-12T10:35:00Z" w:id="697">
        <w:r w:rsidRPr="007B73EA" w:rsidR="007B73EA">
          <w:t>PIANC – The World Association for Waterborne Transport Infrastructure</w:t>
        </w:r>
      </w:ins>
      <w:r w:rsidR="00023C43">
        <w:t>.</w:t>
      </w:r>
    </w:p>
    <w:p w:rsidRPr="00023C43" w:rsidR="00B31CF6" w:rsidP="00023C43" w:rsidRDefault="00B31CF6" w14:paraId="613F33BD" w14:textId="77777777">
      <w:pPr>
        <w:pStyle w:val="MinutadeContrato"/>
      </w:pPr>
    </w:p>
    <w:p w:rsidR="00B31CF6" w:rsidP="00023C43" w:rsidRDefault="005F6644" w14:paraId="305374E1" w14:textId="77777777">
      <w:pPr>
        <w:pStyle w:val="MinutadeContrato"/>
        <w:numPr>
          <w:ilvl w:val="5"/>
          <w:numId w:val="2"/>
        </w:numPr>
      </w:pPr>
      <w:r w:rsidRPr="00186B76">
        <w:t xml:space="preserve">A </w:t>
      </w:r>
      <w:r w:rsidRPr="00A80599">
        <w:rPr>
          <w:b/>
        </w:rPr>
        <w:t>Arrendatária</w:t>
      </w:r>
      <w:r w:rsidRPr="00186B76">
        <w:t xml:space="preserve"> deverá realizar rotinas de manutenção preventiva nos equipamentos conforme recomendado pelos respectivos fabricantes em sua documentação técnica, ou, em caso da ausência dos mesmos, conforme as melhores práticas internacionais.</w:t>
      </w:r>
    </w:p>
    <w:p w:rsidR="00B31CF6" w:rsidP="00023C43" w:rsidRDefault="00B31CF6" w14:paraId="28A3477D" w14:textId="77777777">
      <w:pPr>
        <w:pStyle w:val="MinutadeContrato"/>
      </w:pPr>
    </w:p>
    <w:p w:rsidR="00B31CF6" w:rsidP="00023C43" w:rsidRDefault="005F6644" w14:paraId="1982057A" w14:textId="77777777">
      <w:pPr>
        <w:pStyle w:val="MinutadeContrato"/>
        <w:numPr>
          <w:ilvl w:val="4"/>
          <w:numId w:val="2"/>
        </w:numPr>
      </w:pPr>
      <w:r w:rsidRPr="00186B76">
        <w:t>Parâmetros de Construção:</w:t>
      </w:r>
    </w:p>
    <w:p w:rsidR="00B31CF6" w:rsidP="00023C43" w:rsidRDefault="00B31CF6" w14:paraId="1AFA5397" w14:textId="77777777">
      <w:pPr>
        <w:pStyle w:val="MinutadeContrato"/>
      </w:pPr>
    </w:p>
    <w:p w:rsidR="00B31CF6" w:rsidP="00543004" w:rsidRDefault="00543004" w14:paraId="03FFAA7D" w14:textId="60FFCFA5">
      <w:pPr>
        <w:pStyle w:val="MinutadeContrato"/>
        <w:numPr>
          <w:ilvl w:val="5"/>
          <w:numId w:val="2"/>
        </w:numPr>
      </w:pPr>
      <w:r w:rsidRPr="00186B76">
        <w:t xml:space="preserve">Quaisquer instalações construídas obedecerão aos padrões </w:t>
      </w:r>
      <w:r w:rsidRPr="00186B76" w:rsidR="005F6644">
        <w:t xml:space="preserve">produzidos pela ABNT, ou quando esses não estiverem disponíveis, padrões apropriados e internacionalmente reconhecidos, incluindo os listados na </w:t>
      </w:r>
      <w:r w:rsidRPr="00543004" w:rsidR="005F6644">
        <w:rPr>
          <w:highlight w:val="yellow"/>
        </w:rPr>
        <w:t xml:space="preserve">Subcláusula </w:t>
      </w:r>
      <w:r w:rsidRPr="00543004" w:rsidR="005F6644">
        <w:rPr>
          <w:highlight w:val="yellow"/>
        </w:rPr>
        <w:fldChar w:fldCharType="begin"/>
      </w:r>
      <w:r w:rsidRPr="00543004" w:rsidR="005F6644">
        <w:rPr>
          <w:highlight w:val="yellow"/>
        </w:rPr>
        <w:instrText xml:space="preserve"> REF _Ref24040104 \r \h  \* MERGEFORMAT </w:instrText>
      </w:r>
      <w:r w:rsidRPr="00543004" w:rsidR="005F6644">
        <w:rPr>
          <w:highlight w:val="yellow"/>
        </w:rPr>
      </w:r>
      <w:r w:rsidRPr="00543004" w:rsidR="005F6644">
        <w:rPr>
          <w:highlight w:val="yellow"/>
        </w:rPr>
        <w:fldChar w:fldCharType="separate"/>
      </w:r>
      <w:ins w:author="Isabela Alves Pereira Oliveira" w:date="2025-12-12T11:57:00Z" w16du:dateUtc="2025-12-12T14:57:00Z" w:id="698">
        <w:r w:rsidR="00C55F81">
          <w:rPr>
            <w:highlight w:val="yellow"/>
          </w:rPr>
          <w:t>7.1.2.6</w:t>
        </w:r>
      </w:ins>
      <w:del w:author="Isabela Alves Pereira Oliveira" w:date="2025-12-12T09:24:00Z" w16du:dateUtc="2025-12-12T12:24:00Z" w:id="699">
        <w:r w:rsidDel="00DA0233">
          <w:rPr>
            <w:highlight w:val="yellow"/>
          </w:rPr>
          <w:delText>10.1.2.4</w:delText>
        </w:r>
      </w:del>
      <w:r w:rsidRPr="00543004" w:rsidR="005F6644">
        <w:rPr>
          <w:highlight w:val="yellow"/>
        </w:rPr>
        <w:fldChar w:fldCharType="end"/>
      </w:r>
      <w:r w:rsidRPr="00186B76" w:rsidR="005F6644">
        <w:t>; e</w:t>
      </w:r>
    </w:p>
    <w:p w:rsidR="00B31CF6" w:rsidP="00543004" w:rsidRDefault="00B31CF6" w14:paraId="20BD779B" w14:textId="77777777">
      <w:pPr>
        <w:pStyle w:val="MinutadeContrato"/>
      </w:pPr>
    </w:p>
    <w:p w:rsidR="00B31CF6" w:rsidP="00543004" w:rsidRDefault="00543004" w14:paraId="05C86787" w14:textId="4F9FDF05">
      <w:pPr>
        <w:pStyle w:val="MinutadeContrato"/>
        <w:numPr>
          <w:ilvl w:val="5"/>
          <w:numId w:val="2"/>
        </w:numPr>
      </w:pPr>
      <w:r w:rsidRPr="00186B76">
        <w:t xml:space="preserve">Quaisquer instalações construídas obedecerão aos </w:t>
      </w:r>
      <w:r>
        <w:t>c</w:t>
      </w:r>
      <w:r w:rsidRPr="00186B76" w:rsidR="005F6644">
        <w:t>ódigos nacionais, estaduais e municipais de edificação e construção.</w:t>
      </w:r>
    </w:p>
    <w:p w:rsidR="006706D1" w:rsidP="006706D1" w:rsidRDefault="006706D1" w14:paraId="4B0A7771" w14:textId="77777777">
      <w:pPr>
        <w:pStyle w:val="PargrafodaLista"/>
      </w:pPr>
    </w:p>
    <w:p w:rsidRPr="006706D1" w:rsidR="006706D1" w:rsidP="006706D1" w:rsidRDefault="006706D1" w14:paraId="20F0A584" w14:textId="223CE325">
      <w:pPr>
        <w:pStyle w:val="MinutadeContrato"/>
        <w:numPr>
          <w:ilvl w:val="3"/>
          <w:numId w:val="2"/>
        </w:numPr>
        <w:rPr>
          <w:highlight w:val="green"/>
        </w:rPr>
      </w:pPr>
      <w:r w:rsidRPr="006706D1">
        <w:rPr>
          <w:highlight w:val="green"/>
        </w:rPr>
        <w:t xml:space="preserve">Havendo indícios ou fundado receio de materialização de riscos e efeitos potenciais derivados de condutas anticompetitivas, discriminatórias ou abusivas da </w:t>
      </w:r>
      <w:del w:author="Isabela Alves Pereira Oliveira" w:date="2025-12-12T09:22:00Z" w16du:dateUtc="2025-12-12T12:22:00Z" w:id="700">
        <w:r w:rsidRPr="006706D1" w:rsidDel="00640CA5">
          <w:rPr>
            <w:highlight w:val="green"/>
          </w:rPr>
          <w:delText xml:space="preserve">instalação </w:delText>
        </w:r>
      </w:del>
      <w:ins w:author="Isabela Alves Pereira Oliveira" w:date="2025-12-12T09:22:00Z" w16du:dateUtc="2025-12-12T12:22:00Z" w:id="701">
        <w:r w:rsidRPr="00640CA5" w:rsidR="00640CA5">
          <w:rPr>
            <w:b/>
            <w:bCs w:val="0"/>
            <w:highlight w:val="green"/>
            <w:rPrChange w:author="Isabela Alves Pereira Oliveira" w:date="2025-12-12T09:22:00Z" w16du:dateUtc="2025-12-12T12:22:00Z" w:id="702">
              <w:rPr>
                <w:highlight w:val="green"/>
              </w:rPr>
            </w:rPrChange>
          </w:rPr>
          <w:t xml:space="preserve">Instalação </w:t>
        </w:r>
      </w:ins>
      <w:del w:author="Isabela Alves Pereira Oliveira" w:date="2025-12-12T09:22:00Z" w16du:dateUtc="2025-12-12T12:22:00Z" w:id="703">
        <w:r w:rsidRPr="006706D1" w:rsidDel="00640CA5">
          <w:rPr>
            <w:highlight w:val="green"/>
          </w:rPr>
          <w:delText>portuária</w:delText>
        </w:r>
      </w:del>
      <w:ins w:author="Isabela Alves Pereira Oliveira" w:date="2025-12-12T09:22:00Z" w16du:dateUtc="2025-12-12T12:22:00Z" w:id="704">
        <w:r w:rsidRPr="00640CA5" w:rsidR="00640CA5">
          <w:rPr>
            <w:b/>
            <w:bCs w:val="0"/>
            <w:highlight w:val="green"/>
            <w:rPrChange w:author="Isabela Alves Pereira Oliveira" w:date="2025-12-12T09:22:00Z" w16du:dateUtc="2025-12-12T12:22:00Z" w:id="705">
              <w:rPr>
                <w:highlight w:val="green"/>
              </w:rPr>
            </w:rPrChange>
          </w:rPr>
          <w:t>Portuária</w:t>
        </w:r>
      </w:ins>
      <w:r w:rsidRPr="006706D1">
        <w:rPr>
          <w:highlight w:val="green"/>
        </w:rPr>
        <w:t xml:space="preserve">, trazidos a conhecimento por representação pública ou denúncia, após o devido juízo de admissibilidade, ou de ofício pela </w:t>
      </w:r>
      <w:r w:rsidRPr="006706D1">
        <w:rPr>
          <w:b/>
          <w:highlight w:val="green"/>
        </w:rPr>
        <w:t>ANTAQ</w:t>
      </w:r>
      <w:r w:rsidRPr="006706D1">
        <w:rPr>
          <w:highlight w:val="green"/>
        </w:rPr>
        <w:t>, esta requisitará informações e documentos para a apuração específica;</w:t>
      </w:r>
    </w:p>
    <w:p w:rsidRPr="006706D1" w:rsidR="006706D1" w:rsidP="006706D1" w:rsidRDefault="006706D1" w14:paraId="427C2FFB" w14:textId="77777777">
      <w:pPr>
        <w:pStyle w:val="MinutadeContrato"/>
        <w:rPr>
          <w:highlight w:val="green"/>
        </w:rPr>
      </w:pPr>
    </w:p>
    <w:p w:rsidRPr="006706D1" w:rsidR="006706D1" w:rsidP="006706D1" w:rsidRDefault="006706D1" w14:paraId="0169696C" w14:textId="5385EB91">
      <w:pPr>
        <w:pStyle w:val="MinutadeContrato"/>
        <w:numPr>
          <w:ilvl w:val="3"/>
          <w:numId w:val="2"/>
        </w:numPr>
        <w:rPr>
          <w:highlight w:val="green"/>
        </w:rPr>
      </w:pPr>
      <w:r w:rsidRPr="006706D1">
        <w:rPr>
          <w:highlight w:val="green"/>
        </w:rPr>
        <w:t xml:space="preserve">Sem prejuízo das medidas fiscalizatórias e sancionatórias previstas nas leis e normas, a recusa do adimplemento do fornecimento das informações previstas na Subcláusula 7.1.2.7 sujeitará a </w:t>
      </w:r>
      <w:r w:rsidRPr="006706D1">
        <w:rPr>
          <w:b/>
          <w:highlight w:val="green"/>
        </w:rPr>
        <w:t>Arrendatária</w:t>
      </w:r>
      <w:r w:rsidRPr="006706D1">
        <w:rPr>
          <w:highlight w:val="green"/>
        </w:rPr>
        <w:t xml:space="preserve"> às penalidades previstas nos normativos da </w:t>
      </w:r>
      <w:r w:rsidRPr="006706D1">
        <w:rPr>
          <w:b/>
          <w:highlight w:val="green"/>
        </w:rPr>
        <w:t>ANTAQ</w:t>
      </w:r>
      <w:r w:rsidRPr="006706D1">
        <w:rPr>
          <w:highlight w:val="green"/>
        </w:rPr>
        <w:t xml:space="preserve"> e neste </w:t>
      </w:r>
      <w:r w:rsidRPr="006706D1">
        <w:rPr>
          <w:b/>
          <w:highlight w:val="green"/>
        </w:rPr>
        <w:t>Contrato</w:t>
      </w:r>
      <w:r w:rsidRPr="006706D1">
        <w:rPr>
          <w:highlight w:val="green"/>
        </w:rPr>
        <w:t>, sendo expressamente vedada a possibilidade de alegação de ausência de poderes para exigir as informações pactuadas; e</w:t>
      </w:r>
    </w:p>
    <w:p w:rsidRPr="006706D1" w:rsidR="006706D1" w:rsidP="006706D1" w:rsidRDefault="006706D1" w14:paraId="4FABFA6A" w14:textId="77777777">
      <w:pPr>
        <w:pStyle w:val="MinutadeContrato"/>
        <w:rPr>
          <w:highlight w:val="green"/>
        </w:rPr>
      </w:pPr>
    </w:p>
    <w:p w:rsidRPr="006706D1" w:rsidR="006706D1" w:rsidP="006706D1" w:rsidRDefault="006706D1" w14:paraId="5F9D8883" w14:textId="78E0E4AE">
      <w:pPr>
        <w:pStyle w:val="MinutadeContrato"/>
        <w:numPr>
          <w:ilvl w:val="3"/>
          <w:numId w:val="2"/>
        </w:numPr>
        <w:rPr>
          <w:highlight w:val="green"/>
        </w:rPr>
      </w:pPr>
      <w:r w:rsidRPr="006706D1">
        <w:rPr>
          <w:highlight w:val="green"/>
        </w:rPr>
        <w:t xml:space="preserve">Eventuais contratos de exclusividade ou prioridade do terminal, ou partes de terminal, celebrados com armadores, deverão ser comunicados à </w:t>
      </w:r>
      <w:r w:rsidRPr="006706D1">
        <w:rPr>
          <w:b/>
          <w:highlight w:val="green"/>
        </w:rPr>
        <w:t>ANTAQ.</w:t>
      </w:r>
    </w:p>
    <w:p w:rsidR="00B31CF6" w:rsidP="00543004" w:rsidRDefault="00B31CF6" w14:paraId="1FA22A96" w14:textId="77777777">
      <w:pPr>
        <w:pStyle w:val="MinutadeContrato"/>
      </w:pPr>
    </w:p>
    <w:p w:rsidRPr="00543004" w:rsidR="00B31CF6" w:rsidP="005E09F8" w:rsidRDefault="00543004" w14:paraId="275E3970" w14:textId="586B5B87">
      <w:pPr>
        <w:pStyle w:val="MinutadeContrato"/>
        <w:numPr>
          <w:ilvl w:val="1"/>
          <w:numId w:val="2"/>
        </w:numPr>
        <w:rPr>
          <w:rFonts w:eastAsia="Arial Unicode MS"/>
          <w:b/>
          <w:bCs w:val="0"/>
        </w:rPr>
      </w:pPr>
      <w:bookmarkStart w:name="_Toc214366589" w:id="706"/>
      <w:r w:rsidRPr="00A54467">
        <w:rPr>
          <w:rFonts w:eastAsia="Arial Unicode MS"/>
        </w:rPr>
        <w:t xml:space="preserve">Das </w:t>
      </w:r>
      <w:r w:rsidRPr="00A54467" w:rsidR="005F6644">
        <w:rPr>
          <w:rFonts w:eastAsia="Arial Unicode MS"/>
        </w:rPr>
        <w:t>Atribuições e Prerrogativas do</w:t>
      </w:r>
      <w:r w:rsidRPr="00543004" w:rsidR="005F6644">
        <w:rPr>
          <w:rFonts w:eastAsia="Arial Unicode MS"/>
          <w:b/>
          <w:bCs w:val="0"/>
        </w:rPr>
        <w:t xml:space="preserve"> Poder Concedente.</w:t>
      </w:r>
      <w:bookmarkEnd w:id="706"/>
    </w:p>
    <w:p w:rsidR="00B31CF6" w:rsidP="00543004" w:rsidRDefault="00B31CF6" w14:paraId="2B487597" w14:textId="77777777">
      <w:pPr>
        <w:pStyle w:val="MinutadeContrato"/>
        <w:rPr>
          <w:rFonts w:eastAsia="Arial Unicode MS"/>
        </w:rPr>
      </w:pPr>
    </w:p>
    <w:p w:rsidR="00B31CF6" w:rsidP="00543004" w:rsidRDefault="005F6644" w14:paraId="2A4B4547" w14:textId="77777777">
      <w:pPr>
        <w:pStyle w:val="MinutadeContrato"/>
        <w:numPr>
          <w:ilvl w:val="2"/>
          <w:numId w:val="2"/>
        </w:numPr>
        <w:rPr>
          <w:rFonts w:eastAsia="Spranq eco sans"/>
        </w:rPr>
      </w:pPr>
      <w:r w:rsidRPr="00186B76">
        <w:rPr>
          <w:rFonts w:eastAsia="Spranq eco sans"/>
        </w:rPr>
        <w:t xml:space="preserve">O </w:t>
      </w:r>
      <w:r w:rsidRPr="00186B76">
        <w:rPr>
          <w:rFonts w:eastAsia="Spranq eco sans"/>
          <w:b/>
        </w:rPr>
        <w:t>Poder Concedente</w:t>
      </w:r>
      <w:r w:rsidRPr="00186B76">
        <w:rPr>
          <w:rFonts w:eastAsia="Spranq eco sans"/>
        </w:rPr>
        <w:t xml:space="preserve"> poderá alterar unilateralmente e modificar as condições de prestação das </w:t>
      </w:r>
      <w:r w:rsidRPr="00186B76">
        <w:rPr>
          <w:rFonts w:eastAsia="Spranq eco sans"/>
          <w:b/>
        </w:rPr>
        <w:t>Atividades</w:t>
      </w:r>
      <w:r w:rsidRPr="00186B76">
        <w:rPr>
          <w:rFonts w:eastAsia="Spranq eco sans"/>
        </w:rPr>
        <w:t xml:space="preserve">, para melhor adequá-las às finalidades de interesse público que justificaram o </w:t>
      </w:r>
      <w:r w:rsidRPr="00186B76">
        <w:rPr>
          <w:rFonts w:eastAsia="Spranq eco sans"/>
          <w:b/>
        </w:rPr>
        <w:t>Arrendamento</w:t>
      </w:r>
      <w:r w:rsidRPr="00186B76">
        <w:rPr>
          <w:rFonts w:eastAsia="Spranq eco sans"/>
        </w:rPr>
        <w:t xml:space="preserve">, respeitados os direitos da </w:t>
      </w:r>
      <w:r w:rsidRPr="00186B76">
        <w:rPr>
          <w:rFonts w:eastAsia="Spranq eco sans"/>
          <w:b/>
        </w:rPr>
        <w:t xml:space="preserve">Arrendatária </w:t>
      </w:r>
      <w:r w:rsidRPr="00186B76">
        <w:rPr>
          <w:rFonts w:eastAsia="Spranq eco sans"/>
        </w:rPr>
        <w:t xml:space="preserve">quanto à manutenção do equilíbrio econômico-financeiro do </w:t>
      </w:r>
      <w:r w:rsidRPr="00186B76">
        <w:rPr>
          <w:rFonts w:eastAsia="Spranq eco sans"/>
          <w:b/>
        </w:rPr>
        <w:t>Contrato</w:t>
      </w:r>
      <w:r w:rsidRPr="00186B76">
        <w:rPr>
          <w:rFonts w:eastAsia="Spranq eco sans"/>
        </w:rPr>
        <w:t xml:space="preserve">, apuradas mediante procedimento de </w:t>
      </w:r>
      <w:r w:rsidRPr="00186B76">
        <w:rPr>
          <w:rFonts w:eastAsia="Spranq eco sans"/>
          <w:b/>
        </w:rPr>
        <w:t>Revisão Extraordinária</w:t>
      </w:r>
      <w:r w:rsidRPr="00186B76">
        <w:rPr>
          <w:rFonts w:eastAsia="Spranq eco sans"/>
        </w:rPr>
        <w:t xml:space="preserve">, bem como decidir sobre a transferência de titularidade do </w:t>
      </w:r>
      <w:r w:rsidRPr="00186B76">
        <w:rPr>
          <w:rFonts w:eastAsia="Spranq eco sans"/>
          <w:b/>
        </w:rPr>
        <w:t>Arrendamento</w:t>
      </w:r>
      <w:r w:rsidRPr="00186B76">
        <w:rPr>
          <w:rFonts w:eastAsia="Spranq eco sans"/>
        </w:rPr>
        <w:t xml:space="preserve">, nos termos deste </w:t>
      </w:r>
      <w:r w:rsidRPr="00186B76">
        <w:rPr>
          <w:rFonts w:eastAsia="Spranq eco sans"/>
          <w:b/>
        </w:rPr>
        <w:t>Contrato</w:t>
      </w:r>
      <w:r w:rsidRPr="00186B76">
        <w:rPr>
          <w:rFonts w:eastAsia="Spranq eco sans"/>
        </w:rPr>
        <w:t xml:space="preserve"> e da regulamentação.</w:t>
      </w:r>
    </w:p>
    <w:p w:rsidR="00B31CF6" w:rsidP="00543004" w:rsidRDefault="00B31CF6" w14:paraId="15D3E512" w14:textId="77777777">
      <w:pPr>
        <w:pStyle w:val="MinutadeContrato"/>
        <w:rPr>
          <w:rFonts w:eastAsia="Spranq eco sans"/>
        </w:rPr>
      </w:pPr>
    </w:p>
    <w:p w:rsidR="00B31CF6" w:rsidP="00B3469E" w:rsidRDefault="00B3469E" w14:paraId="1850C11B" w14:textId="5D8921F4">
      <w:pPr>
        <w:pStyle w:val="MinutadeContrato"/>
        <w:numPr>
          <w:ilvl w:val="0"/>
          <w:numId w:val="2"/>
        </w:numPr>
        <w:outlineLvl w:val="0"/>
        <w:rPr>
          <w:b/>
        </w:rPr>
      </w:pPr>
      <w:bookmarkStart w:name="_Toc367195613" w:id="707"/>
      <w:bookmarkStart w:name="_Toc468105428" w:id="708"/>
      <w:bookmarkStart w:name="_Toc497310005" w:id="709"/>
      <w:bookmarkStart w:name="_Toc506983776" w:id="710"/>
      <w:bookmarkStart w:name="_Toc505936356" w:id="711"/>
      <w:bookmarkStart w:name="_Toc479169586" w:id="712"/>
      <w:bookmarkStart w:name="_Toc516653217" w:id="713"/>
      <w:bookmarkStart w:name="_Toc508876302" w:id="714"/>
      <w:bookmarkStart w:name="_Toc498342638" w:id="715"/>
      <w:bookmarkStart w:name="_Toc508098037" w:id="716"/>
      <w:bookmarkStart w:name="_Toc504641334" w:id="717"/>
      <w:bookmarkStart w:name="_Toc506986401" w:id="718"/>
      <w:bookmarkStart w:name="_Toc498417163" w:id="719"/>
      <w:bookmarkStart w:name="_Toc508101051" w:id="720"/>
      <w:bookmarkStart w:name="_Toc516670495" w:id="721"/>
      <w:bookmarkStart w:name="_Toc516653080" w:id="722"/>
      <w:bookmarkStart w:name="_Toc516685276" w:id="723"/>
      <w:bookmarkStart w:name="_Toc508011929" w:id="724"/>
      <w:bookmarkStart w:name="_Toc508905834" w:id="725"/>
      <w:bookmarkStart w:name="_Toc508906542" w:id="726"/>
      <w:bookmarkStart w:name="_Toc511292808" w:id="727"/>
      <w:bookmarkStart w:name="_Toc509418070" w:id="728"/>
      <w:bookmarkStart w:name="_Toc511294280" w:id="729"/>
      <w:bookmarkStart w:name="_Toc520129633" w:id="730"/>
      <w:bookmarkStart w:name="_Toc529542934" w:id="731"/>
      <w:bookmarkStart w:name="_Toc529543225" w:id="732"/>
      <w:bookmarkStart w:name="_Toc520135200" w:id="733"/>
      <w:bookmarkStart w:name="_Toc531161628" w:id="734"/>
      <w:bookmarkStart w:name="_Toc5721023" w:id="735"/>
      <w:bookmarkStart w:name="_Toc5779495" w:id="736"/>
      <w:bookmarkStart w:name="_Toc26373503" w:id="737"/>
      <w:bookmarkStart w:name="_Toc23416572" w:id="738"/>
      <w:bookmarkStart w:name="_Toc216433087" w:id="739"/>
      <w:r>
        <w:rPr>
          <w:b/>
        </w:rPr>
        <w:t xml:space="preserve">Dos </w:t>
      </w:r>
      <w:r w:rsidRPr="00186B76" w:rsidR="005F6644">
        <w:rPr>
          <w:b/>
        </w:rPr>
        <w:t>Direitos e Obrigações dos Usuários</w:t>
      </w:r>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rsidR="00B31CF6" w:rsidP="00B3469E" w:rsidRDefault="00B31CF6" w14:paraId="7D079464" w14:textId="77777777">
      <w:pPr>
        <w:pStyle w:val="MinutadeContrato"/>
        <w:rPr>
          <w:b/>
        </w:rPr>
      </w:pPr>
    </w:p>
    <w:p w:rsidR="00B31CF6" w:rsidP="00B3469E" w:rsidRDefault="005F6644" w14:paraId="5A475D50" w14:textId="77777777">
      <w:pPr>
        <w:pStyle w:val="MinutadeContrato"/>
        <w:numPr>
          <w:ilvl w:val="1"/>
          <w:numId w:val="2"/>
        </w:numPr>
      </w:pPr>
      <w:r w:rsidRPr="00186B76">
        <w:t xml:space="preserve">Sem prejuízo de outros direitos e obrigações previstos em lei, regulamentos e demais diplomas normativos aplicáveis ao setor portuário, são direitos e obrigações dos </w:t>
      </w:r>
      <w:r w:rsidRPr="00186B76">
        <w:rPr>
          <w:b/>
        </w:rPr>
        <w:t>Usuários</w:t>
      </w:r>
      <w:r w:rsidRPr="00186B76">
        <w:t xml:space="preserve"> do </w:t>
      </w:r>
      <w:r w:rsidRPr="00186B76">
        <w:rPr>
          <w:b/>
        </w:rPr>
        <w:t>Arrendamento</w:t>
      </w:r>
      <w:r w:rsidRPr="00186B76">
        <w:t>:</w:t>
      </w:r>
    </w:p>
    <w:p w:rsidR="00B31CF6" w:rsidP="00B3469E" w:rsidRDefault="00B31CF6" w14:paraId="26D4AAA7" w14:textId="77777777">
      <w:pPr>
        <w:pStyle w:val="MinutadeContrato"/>
      </w:pPr>
    </w:p>
    <w:p w:rsidR="00B31CF6" w:rsidP="00B3469E" w:rsidRDefault="005F6644" w14:paraId="2D4124FA" w14:textId="77777777">
      <w:pPr>
        <w:pStyle w:val="MinutadeContrato"/>
        <w:numPr>
          <w:ilvl w:val="2"/>
          <w:numId w:val="2"/>
        </w:numPr>
      </w:pPr>
      <w:r w:rsidRPr="00186B76">
        <w:rPr>
          <w:rFonts w:eastAsia="Spranq eco sans"/>
        </w:rPr>
        <w:t xml:space="preserve">Receber </w:t>
      </w:r>
      <w:r w:rsidRPr="00186B76">
        <w:rPr>
          <w:rFonts w:eastAsia="Spranq eco sans"/>
          <w:b/>
        </w:rPr>
        <w:t>Atividade</w:t>
      </w:r>
      <w:r w:rsidRPr="00186B76">
        <w:rPr>
          <w:rFonts w:eastAsia="Spranq eco sans"/>
        </w:rPr>
        <w:t xml:space="preserve"> adequada a seu pleno atendimento, livre de abuso de poder econômico;</w:t>
      </w:r>
    </w:p>
    <w:p w:rsidR="00B31CF6" w:rsidP="00B3469E" w:rsidRDefault="00B31CF6" w14:paraId="47A398EB" w14:textId="77777777">
      <w:pPr>
        <w:pStyle w:val="MinutadeContrato"/>
      </w:pPr>
    </w:p>
    <w:p w:rsidR="00B31CF6" w:rsidP="00B3469E" w:rsidRDefault="005F6644" w14:paraId="216E56D0" w14:textId="77777777">
      <w:pPr>
        <w:pStyle w:val="MinutadeContrato"/>
        <w:numPr>
          <w:ilvl w:val="2"/>
          <w:numId w:val="2"/>
        </w:numPr>
        <w:rPr>
          <w:rFonts w:eastAsia="Spranq eco sans"/>
        </w:rPr>
      </w:pPr>
      <w:r w:rsidRPr="00636378">
        <w:t xml:space="preserve">Obter e utilizar as </w:t>
      </w:r>
      <w:r w:rsidRPr="00636378">
        <w:rPr>
          <w:b/>
        </w:rPr>
        <w:t>Atividades</w:t>
      </w:r>
      <w:r w:rsidRPr="00636378">
        <w:t xml:space="preserve"> relacionadas ao </w:t>
      </w:r>
      <w:r w:rsidRPr="00636378">
        <w:rPr>
          <w:b/>
        </w:rPr>
        <w:t>Arrendamento</w:t>
      </w:r>
      <w:r w:rsidRPr="00636378">
        <w:t>,</w:t>
      </w:r>
      <w:r w:rsidRPr="00636378">
        <w:rPr>
          <w:b/>
        </w:rPr>
        <w:t xml:space="preserve"> </w:t>
      </w:r>
      <w:r w:rsidRPr="00186B76">
        <w:rPr>
          <w:rFonts w:eastAsia="Spranq eco sans"/>
        </w:rPr>
        <w:t xml:space="preserve">com liberdade de escolha entre os prestadores do </w:t>
      </w:r>
      <w:r w:rsidRPr="00186B76">
        <w:rPr>
          <w:rFonts w:eastAsia="Spranq eco sans"/>
          <w:b/>
        </w:rPr>
        <w:t>Porto Organizado</w:t>
      </w:r>
      <w:r w:rsidRPr="00186B76">
        <w:rPr>
          <w:rFonts w:eastAsia="Spranq eco sans"/>
        </w:rPr>
        <w:t>;</w:t>
      </w:r>
    </w:p>
    <w:p w:rsidR="00B31CF6" w:rsidP="00B3469E" w:rsidRDefault="00B31CF6" w14:paraId="6A2E3773" w14:textId="77777777">
      <w:pPr>
        <w:pStyle w:val="MinutadeContrato"/>
        <w:rPr>
          <w:rFonts w:eastAsia="Spranq eco sans"/>
        </w:rPr>
      </w:pPr>
    </w:p>
    <w:p w:rsidR="00B31CF6" w:rsidP="00B3469E" w:rsidRDefault="005F6644" w14:paraId="5C99CA87" w14:textId="77777777">
      <w:pPr>
        <w:pStyle w:val="MinutadeContrato"/>
        <w:numPr>
          <w:ilvl w:val="2"/>
          <w:numId w:val="2"/>
        </w:numPr>
      </w:pPr>
      <w:r w:rsidRPr="00186B76">
        <w:t xml:space="preserve">Receber do </w:t>
      </w:r>
      <w:r w:rsidRPr="00186B76">
        <w:rPr>
          <w:b/>
        </w:rPr>
        <w:t>Poder Concedente</w:t>
      </w:r>
      <w:r w:rsidRPr="00186B76">
        <w:t xml:space="preserve">, da </w:t>
      </w:r>
      <w:r w:rsidRPr="00186B76">
        <w:rPr>
          <w:b/>
        </w:rPr>
        <w:t>ANTAQ</w:t>
      </w:r>
      <w:r w:rsidRPr="00186B76">
        <w:t xml:space="preserve"> e da </w:t>
      </w:r>
      <w:r w:rsidRPr="00186B76">
        <w:rPr>
          <w:b/>
        </w:rPr>
        <w:t>Arrendatária</w:t>
      </w:r>
      <w:r w:rsidRPr="00186B76">
        <w:t xml:space="preserve"> informações para o uso correto das </w:t>
      </w:r>
      <w:r w:rsidRPr="00186B76">
        <w:rPr>
          <w:b/>
        </w:rPr>
        <w:t>Atividades</w:t>
      </w:r>
      <w:r w:rsidRPr="00186B76">
        <w:t xml:space="preserve"> prestadas pela </w:t>
      </w:r>
      <w:r w:rsidRPr="00186B76">
        <w:rPr>
          <w:b/>
        </w:rPr>
        <w:t>Arrendatária</w:t>
      </w:r>
      <w:r w:rsidRPr="00186B76">
        <w:t xml:space="preserve"> e para a defesa de interesses individuais ou coletivos;</w:t>
      </w:r>
    </w:p>
    <w:p w:rsidR="00B31CF6" w:rsidP="00D832FF" w:rsidRDefault="00B31CF6" w14:paraId="0A122CF1" w14:textId="77777777">
      <w:pPr>
        <w:pStyle w:val="MinutadeContrato"/>
      </w:pPr>
    </w:p>
    <w:p w:rsidR="00B31CF6" w:rsidP="00D832FF" w:rsidRDefault="005F6644" w14:paraId="599BBE5A" w14:textId="77777777">
      <w:pPr>
        <w:pStyle w:val="MinutadeContrato"/>
        <w:numPr>
          <w:ilvl w:val="2"/>
          <w:numId w:val="2"/>
        </w:numPr>
      </w:pPr>
      <w:r w:rsidRPr="00186B76">
        <w:t xml:space="preserve">Levar ao conhecimento do </w:t>
      </w:r>
      <w:r w:rsidRPr="00186B76">
        <w:rPr>
          <w:b/>
        </w:rPr>
        <w:t>Poder Concedente</w:t>
      </w:r>
      <w:r w:rsidRPr="00186B76">
        <w:t xml:space="preserve">, da </w:t>
      </w:r>
      <w:r w:rsidRPr="00186B76">
        <w:rPr>
          <w:b/>
        </w:rPr>
        <w:t>ANTAQ</w:t>
      </w:r>
      <w:r w:rsidRPr="00186B76">
        <w:t xml:space="preserve">, da </w:t>
      </w:r>
      <w:r w:rsidRPr="00186B76">
        <w:rPr>
          <w:b/>
        </w:rPr>
        <w:t>Arrendatária</w:t>
      </w:r>
      <w:r w:rsidRPr="00186B76">
        <w:t xml:space="preserve"> e dos demais órgãos competentes as irregularidades e atos ilícitos de que tenham conhecimento, referentes às </w:t>
      </w:r>
      <w:r w:rsidRPr="00186B76">
        <w:rPr>
          <w:b/>
        </w:rPr>
        <w:t>Atividades</w:t>
      </w:r>
      <w:r w:rsidRPr="00186B76">
        <w:t xml:space="preserve"> prestadas;</w:t>
      </w:r>
    </w:p>
    <w:p w:rsidR="00B31CF6" w:rsidP="00D832FF" w:rsidRDefault="00B31CF6" w14:paraId="7652DE2F" w14:textId="77777777">
      <w:pPr>
        <w:pStyle w:val="MinutadeContrato"/>
      </w:pPr>
    </w:p>
    <w:p w:rsidR="00B31CF6" w:rsidP="00A54467" w:rsidRDefault="005F6644" w14:paraId="5F3ADF29" w14:textId="77777777">
      <w:pPr>
        <w:pStyle w:val="MinutadeContrato"/>
        <w:numPr>
          <w:ilvl w:val="2"/>
          <w:numId w:val="2"/>
        </w:numPr>
      </w:pPr>
      <w:r w:rsidRPr="00186B76">
        <w:t xml:space="preserve">Pagar os valores cobrados pela </w:t>
      </w:r>
      <w:r w:rsidRPr="00186B76">
        <w:rPr>
          <w:b/>
        </w:rPr>
        <w:t>Arrendatária</w:t>
      </w:r>
      <w:r w:rsidRPr="00186B76">
        <w:t xml:space="preserve">, conforme disposto neste </w:t>
      </w:r>
      <w:r w:rsidRPr="00186B76">
        <w:rPr>
          <w:b/>
        </w:rPr>
        <w:t>Contrato</w:t>
      </w:r>
      <w:r w:rsidRPr="00186B76">
        <w:t xml:space="preserve"> e em seus </w:t>
      </w:r>
      <w:r w:rsidRPr="00186B76">
        <w:rPr>
          <w:b/>
        </w:rPr>
        <w:t>Anexos</w:t>
      </w:r>
      <w:r w:rsidRPr="00186B76">
        <w:t>.</w:t>
      </w:r>
    </w:p>
    <w:p w:rsidR="00B31CF6" w:rsidP="00A54467" w:rsidRDefault="00B31CF6" w14:paraId="64229999" w14:textId="77777777">
      <w:pPr>
        <w:pStyle w:val="MinutadeContrato"/>
      </w:pPr>
    </w:p>
    <w:p w:rsidR="00B31CF6" w:rsidP="00A54467" w:rsidRDefault="00A54467" w14:paraId="2E4C5658" w14:textId="7ECB09F9">
      <w:pPr>
        <w:pStyle w:val="MinutadeContrato"/>
        <w:numPr>
          <w:ilvl w:val="0"/>
          <w:numId w:val="2"/>
        </w:numPr>
        <w:outlineLvl w:val="0"/>
        <w:rPr>
          <w:b/>
        </w:rPr>
      </w:pPr>
      <w:bookmarkStart w:name="_Toc367195614" w:id="740"/>
      <w:bookmarkStart w:name="_Ref367202543" w:id="741"/>
      <w:bookmarkStart w:name="_Toc468105429" w:id="742"/>
      <w:bookmarkStart w:name="_Toc497310006" w:id="743"/>
      <w:bookmarkStart w:name="_Toc506983777" w:id="744"/>
      <w:bookmarkStart w:name="_Toc505936357" w:id="745"/>
      <w:bookmarkStart w:name="_Toc479169587" w:id="746"/>
      <w:bookmarkStart w:name="_Toc516653218" w:id="747"/>
      <w:bookmarkStart w:name="_Toc508876303" w:id="748"/>
      <w:bookmarkStart w:name="_Toc498342639" w:id="749"/>
      <w:bookmarkStart w:name="_Toc508098038" w:id="750"/>
      <w:bookmarkStart w:name="_Toc504641335" w:id="751"/>
      <w:bookmarkStart w:name="_Toc506986402" w:id="752"/>
      <w:bookmarkStart w:name="_Toc498417164" w:id="753"/>
      <w:bookmarkStart w:name="_Toc508101052" w:id="754"/>
      <w:bookmarkStart w:name="_Toc516670496" w:id="755"/>
      <w:bookmarkStart w:name="_Toc516653081" w:id="756"/>
      <w:bookmarkStart w:name="_Toc516685277" w:id="757"/>
      <w:bookmarkStart w:name="_Toc508011930" w:id="758"/>
      <w:bookmarkStart w:name="_Toc511294281" w:id="759"/>
      <w:bookmarkStart w:name="_Toc508905835" w:id="760"/>
      <w:bookmarkStart w:name="_Toc508906543" w:id="761"/>
      <w:bookmarkStart w:name="_Toc511292809" w:id="762"/>
      <w:bookmarkStart w:name="_Toc509418071" w:id="763"/>
      <w:bookmarkStart w:name="_Toc520129634" w:id="764"/>
      <w:bookmarkStart w:name="_Toc529542935" w:id="765"/>
      <w:bookmarkStart w:name="_Toc529543226" w:id="766"/>
      <w:bookmarkStart w:name="_Toc520135201" w:id="767"/>
      <w:bookmarkStart w:name="_Toc531161629" w:id="768"/>
      <w:bookmarkStart w:name="_Toc5721024" w:id="769"/>
      <w:bookmarkStart w:name="_Toc5779496" w:id="770"/>
      <w:bookmarkStart w:name="_Toc26373504" w:id="771"/>
      <w:bookmarkStart w:name="_Toc23416573" w:id="772"/>
      <w:bookmarkStart w:name="_Toc216433088" w:id="773"/>
      <w:r>
        <w:rPr>
          <w:b/>
        </w:rPr>
        <w:t xml:space="preserve">Do </w:t>
      </w:r>
      <w:r w:rsidRPr="00186B76" w:rsidR="005F6644">
        <w:rPr>
          <w:b/>
        </w:rPr>
        <w:t xml:space="preserve">Valor Estimado do Contrato, </w:t>
      </w:r>
      <w:r>
        <w:rPr>
          <w:b/>
        </w:rPr>
        <w:t xml:space="preserve">das </w:t>
      </w:r>
      <w:r w:rsidRPr="00186B76" w:rsidR="005F6644">
        <w:rPr>
          <w:b/>
        </w:rPr>
        <w:t>Condições de Pagamento e Reajuste de Valores</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rsidR="00B31CF6" w:rsidP="00A54467" w:rsidRDefault="00B31CF6" w14:paraId="1E6B6B69" w14:textId="77777777">
      <w:pPr>
        <w:pStyle w:val="MinutadeContrato"/>
        <w:rPr>
          <w:b/>
        </w:rPr>
      </w:pPr>
    </w:p>
    <w:p w:rsidRPr="00A54467" w:rsidR="00B31CF6" w:rsidP="005E09F8" w:rsidRDefault="00A54467" w14:paraId="1154F528" w14:textId="1FD1D0FB">
      <w:pPr>
        <w:pStyle w:val="MinutadeContrato"/>
        <w:numPr>
          <w:ilvl w:val="1"/>
          <w:numId w:val="2"/>
        </w:numPr>
        <w:rPr>
          <w:rFonts w:eastAsia="Spranq eco sans"/>
          <w:b/>
          <w:bCs w:val="0"/>
        </w:rPr>
      </w:pPr>
      <w:bookmarkStart w:name="_Toc214366592" w:id="774"/>
      <w:r w:rsidRPr="00A54467">
        <w:rPr>
          <w:rFonts w:eastAsia="Spranq eco sans"/>
        </w:rPr>
        <w:t xml:space="preserve">Do </w:t>
      </w:r>
      <w:r w:rsidRPr="00A54467" w:rsidR="005F6644">
        <w:rPr>
          <w:rFonts w:eastAsia="Spranq eco sans"/>
        </w:rPr>
        <w:t>Valor Global Estimado do</w:t>
      </w:r>
      <w:r w:rsidRPr="00A54467" w:rsidR="005F6644">
        <w:rPr>
          <w:rFonts w:eastAsia="Spranq eco sans"/>
          <w:b/>
          <w:bCs w:val="0"/>
        </w:rPr>
        <w:t xml:space="preserve"> Contrato</w:t>
      </w:r>
      <w:bookmarkEnd w:id="774"/>
    </w:p>
    <w:p w:rsidR="00B31CF6" w:rsidP="00A54467" w:rsidRDefault="00B31CF6" w14:paraId="1A04530B" w14:textId="77777777">
      <w:pPr>
        <w:pStyle w:val="MinutadeContrato"/>
        <w:rPr>
          <w:rFonts w:eastAsia="Spranq eco sans"/>
        </w:rPr>
      </w:pPr>
    </w:p>
    <w:p w:rsidR="00B31CF6" w:rsidP="00A54467" w:rsidRDefault="005F6644" w14:paraId="4733101D" w14:textId="2699B177">
      <w:pPr>
        <w:pStyle w:val="MinutadeContrato"/>
        <w:numPr>
          <w:ilvl w:val="2"/>
          <w:numId w:val="2"/>
        </w:numPr>
        <w:rPr>
          <w:rFonts w:eastAsia="Spranq eco sans"/>
        </w:rPr>
      </w:pPr>
      <w:r w:rsidRPr="00186B76">
        <w:rPr>
          <w:rFonts w:eastAsia="Spranq eco sans"/>
        </w:rPr>
        <w:t xml:space="preserve">O valor global estimado do </w:t>
      </w:r>
      <w:r w:rsidRPr="004D47B3">
        <w:rPr>
          <w:rFonts w:eastAsia="Spranq eco sans"/>
          <w:b/>
        </w:rPr>
        <w:t>Contrato</w:t>
      </w:r>
      <w:r w:rsidRPr="00186B76">
        <w:rPr>
          <w:rFonts w:eastAsia="Spranq eco sans"/>
        </w:rPr>
        <w:t xml:space="preserve"> de </w:t>
      </w:r>
      <w:r w:rsidRPr="004D47B3">
        <w:rPr>
          <w:rFonts w:eastAsia="Spranq eco sans"/>
          <w:b/>
        </w:rPr>
        <w:t>Arrendamento</w:t>
      </w:r>
      <w:r w:rsidRPr="00186B76">
        <w:rPr>
          <w:rFonts w:eastAsia="Spranq eco sans"/>
        </w:rPr>
        <w:t xml:space="preserve"> é de</w:t>
      </w:r>
      <w:r w:rsidR="008B54CB">
        <w:rPr>
          <w:rFonts w:eastAsia="Spranq eco sans"/>
        </w:rPr>
        <w:t xml:space="preserve"> </w:t>
      </w:r>
      <w:r w:rsidRPr="008B54CB" w:rsidR="008B54CB">
        <w:rPr>
          <w:rFonts w:eastAsia="Spranq eco sans"/>
        </w:rPr>
        <w:t>R$ 44.438.907.000,00 (quarenta e quatro bilhões, quatrocentos e trinta e oito milhões, novecentos e sete mil reais)</w:t>
      </w:r>
      <w:r w:rsidRPr="00773321">
        <w:rPr>
          <w:rFonts w:eastAsia="Spranq eco sans"/>
        </w:rPr>
        <w:t>,</w:t>
      </w:r>
      <w:r w:rsidRPr="00186B76">
        <w:rPr>
          <w:rFonts w:eastAsia="Spranq eco sans"/>
        </w:rPr>
        <w:t xml:space="preserve"> correspondente ao montante estimado de receitas a serem obtidas pela </w:t>
      </w:r>
      <w:r w:rsidRPr="004D47B3">
        <w:rPr>
          <w:rFonts w:eastAsia="Spranq eco sans"/>
          <w:b/>
        </w:rPr>
        <w:t>Arrendatária</w:t>
      </w:r>
      <w:r w:rsidRPr="00186B76">
        <w:rPr>
          <w:rFonts w:eastAsia="Spranq eco sans"/>
        </w:rPr>
        <w:t xml:space="preserve"> para explorar as </w:t>
      </w:r>
      <w:r w:rsidRPr="00A54467">
        <w:rPr>
          <w:rFonts w:eastAsia="Spranq eco sans"/>
          <w:b/>
          <w:bCs w:val="0"/>
        </w:rPr>
        <w:t>Atividades</w:t>
      </w:r>
      <w:r w:rsidRPr="00186B76">
        <w:rPr>
          <w:rFonts w:eastAsia="Spranq eco sans"/>
        </w:rPr>
        <w:t xml:space="preserve"> durante o prazo de vigência do </w:t>
      </w:r>
      <w:r w:rsidRPr="004D47B3">
        <w:rPr>
          <w:rFonts w:eastAsia="Spranq eco sans"/>
          <w:b/>
        </w:rPr>
        <w:t>Contrato</w:t>
      </w:r>
      <w:r w:rsidRPr="00186B76">
        <w:rPr>
          <w:rFonts w:eastAsia="Spranq eco sans"/>
        </w:rPr>
        <w:t>.</w:t>
      </w:r>
    </w:p>
    <w:p w:rsidR="00B31CF6" w:rsidP="00A54467" w:rsidRDefault="00B31CF6" w14:paraId="32F293CE" w14:textId="77777777">
      <w:pPr>
        <w:pStyle w:val="MinutadeContrato"/>
        <w:rPr>
          <w:rFonts w:eastAsia="Spranq eco sans"/>
        </w:rPr>
      </w:pPr>
    </w:p>
    <w:p w:rsidR="00B31CF6" w:rsidP="00A54467" w:rsidRDefault="005F6644" w14:paraId="1A3D2FD8" w14:textId="77777777">
      <w:pPr>
        <w:pStyle w:val="MinutadeContrato"/>
        <w:numPr>
          <w:ilvl w:val="2"/>
          <w:numId w:val="2"/>
        </w:numPr>
        <w:rPr>
          <w:rFonts w:eastAsia="Spranq eco sans"/>
        </w:rPr>
      </w:pPr>
      <w:r w:rsidRPr="00186B76">
        <w:rPr>
          <w:rFonts w:eastAsia="Spranq eco sans"/>
        </w:rPr>
        <w:t xml:space="preserve">O valor global estimado do </w:t>
      </w:r>
      <w:r w:rsidRPr="00186B76">
        <w:rPr>
          <w:rFonts w:eastAsia="Spranq eco sans"/>
          <w:b/>
        </w:rPr>
        <w:t xml:space="preserve">Contrato </w:t>
      </w:r>
      <w:r w:rsidRPr="004D47B3">
        <w:rPr>
          <w:rFonts w:eastAsia="Spranq eco sans"/>
        </w:rPr>
        <w:t>de</w:t>
      </w:r>
      <w:r w:rsidRPr="00186B76">
        <w:rPr>
          <w:rFonts w:eastAsia="Spranq eco sans"/>
          <w:b/>
        </w:rPr>
        <w:t xml:space="preserve"> Arrendamento</w:t>
      </w:r>
      <w:r w:rsidRPr="00186B76">
        <w:rPr>
          <w:rFonts w:eastAsia="Spranq eco sans"/>
        </w:rPr>
        <w:t xml:space="preserve"> tem efeito meramente indicativo, não podendo ser utilizado por qualquer das partes para pleitear recomposição de seu equilíbrio econômico-financeiro.</w:t>
      </w:r>
    </w:p>
    <w:p w:rsidR="00B31CF6" w:rsidP="00A54467" w:rsidRDefault="00B31CF6" w14:paraId="1F1D1244" w14:textId="77777777">
      <w:pPr>
        <w:pStyle w:val="MinutadeContrato"/>
        <w:rPr>
          <w:rFonts w:eastAsia="Spranq eco sans"/>
        </w:rPr>
      </w:pPr>
    </w:p>
    <w:p w:rsidR="00B31CF6" w:rsidP="005E09F8" w:rsidRDefault="00A54467" w14:paraId="2BC840B3" w14:textId="72D7B723">
      <w:pPr>
        <w:pStyle w:val="MinutadeContrato"/>
        <w:numPr>
          <w:ilvl w:val="1"/>
          <w:numId w:val="2"/>
        </w:numPr>
        <w:rPr>
          <w:rFonts w:eastAsia="Spranq eco sans"/>
        </w:rPr>
      </w:pPr>
      <w:bookmarkStart w:name="_Toc214366593" w:id="775"/>
      <w:r>
        <w:rPr>
          <w:rFonts w:eastAsia="Spranq eco sans"/>
        </w:rPr>
        <w:t xml:space="preserve">Das </w:t>
      </w:r>
      <w:r w:rsidRPr="00186B76" w:rsidR="005F6644">
        <w:rPr>
          <w:rFonts w:eastAsia="Spranq eco sans"/>
        </w:rPr>
        <w:t>Condições de Pagamento</w:t>
      </w:r>
      <w:bookmarkEnd w:id="775"/>
    </w:p>
    <w:p w:rsidR="00B31CF6" w:rsidP="00A54467" w:rsidRDefault="00B31CF6" w14:paraId="395278AB" w14:textId="77777777">
      <w:pPr>
        <w:pStyle w:val="MinutadeContrato"/>
        <w:rPr>
          <w:rFonts w:eastAsia="Spranq eco sans"/>
        </w:rPr>
      </w:pPr>
    </w:p>
    <w:p w:rsidR="00B31CF6" w:rsidP="007B4E56" w:rsidRDefault="005F6644" w14:paraId="713F0172" w14:textId="77777777">
      <w:pPr>
        <w:pStyle w:val="MinutadeContrato"/>
        <w:numPr>
          <w:ilvl w:val="2"/>
          <w:numId w:val="2"/>
        </w:numPr>
        <w:rPr>
          <w:rFonts w:eastAsia="Spranq eco sans"/>
        </w:rPr>
      </w:pPr>
      <w:bookmarkStart w:name="_Ref77027459" w:id="776"/>
      <w:bookmarkStart w:name="_Ref24040297" w:id="777"/>
      <w:r w:rsidRPr="00186B76">
        <w:rPr>
          <w:rFonts w:eastAsia="Spranq eco sans"/>
        </w:rPr>
        <w:t xml:space="preserve">A </w:t>
      </w:r>
      <w:r w:rsidRPr="00186B76">
        <w:rPr>
          <w:rFonts w:eastAsia="Spranq eco sans"/>
          <w:b/>
        </w:rPr>
        <w:t>Arrendatária</w:t>
      </w:r>
      <w:r w:rsidRPr="00186B76">
        <w:rPr>
          <w:rFonts w:eastAsia="Spranq eco sans"/>
        </w:rPr>
        <w:t xml:space="preserve"> deverá pagar à </w:t>
      </w:r>
      <w:r w:rsidR="00E23F2C">
        <w:rPr>
          <w:rFonts w:eastAsia="Spranq eco sans"/>
          <w:b/>
        </w:rPr>
        <w:t>Autoridade Portuária</w:t>
      </w:r>
      <w:r w:rsidRPr="00186B76">
        <w:rPr>
          <w:rFonts w:eastAsia="Spranq eco sans"/>
        </w:rPr>
        <w:t xml:space="preserve"> os seguintes Valores do </w:t>
      </w:r>
      <w:r w:rsidRPr="005B0D09">
        <w:rPr>
          <w:rFonts w:eastAsia="Spranq eco sans"/>
          <w:b/>
          <w:bCs w:val="0"/>
        </w:rPr>
        <w:t>Arrendamento</w:t>
      </w:r>
      <w:r w:rsidRPr="00186B76">
        <w:rPr>
          <w:rFonts w:eastAsia="Spranq eco sans"/>
        </w:rPr>
        <w:t>:</w:t>
      </w:r>
      <w:bookmarkEnd w:id="776"/>
    </w:p>
    <w:p w:rsidR="00B31CF6" w:rsidP="00A54467" w:rsidRDefault="00B31CF6" w14:paraId="2BEC1A47" w14:textId="77777777">
      <w:pPr>
        <w:pStyle w:val="MinutadeContrato"/>
        <w:rPr>
          <w:rFonts w:eastAsia="Spranq eco sans"/>
        </w:rPr>
      </w:pPr>
    </w:p>
    <w:p w:rsidR="00B31CF6" w:rsidP="007B4E56" w:rsidRDefault="008B54CB" w14:paraId="6ECC50BE" w14:textId="7A5C3EBA">
      <w:pPr>
        <w:pStyle w:val="MinutadeContrato"/>
        <w:numPr>
          <w:ilvl w:val="3"/>
          <w:numId w:val="2"/>
        </w:numPr>
      </w:pPr>
      <w:bookmarkStart w:name="_Ref171344593" w:id="778"/>
      <w:r w:rsidRPr="008B54CB">
        <w:t>R$ 4.297.978,65 (quatro milhões, duzentos e noventa e sete mil, novecentos e setenta e oito reais e sessenta e cinco centavos)</w:t>
      </w:r>
      <w:r>
        <w:t xml:space="preserve"> </w:t>
      </w:r>
      <w:r w:rsidRPr="00186B76" w:rsidR="005F6644">
        <w:t xml:space="preserve">por mês, a título de </w:t>
      </w:r>
      <w:r w:rsidRPr="00186B76" w:rsidR="005F6644">
        <w:rPr>
          <w:b/>
        </w:rPr>
        <w:t>Valor do Arrendamento Fixo</w:t>
      </w:r>
      <w:del w:author="Isabela Alves Pereira Oliveira" w:date="2025-12-12T11:29:00Z" w16du:dateUtc="2025-12-12T14:29:00Z" w:id="779">
        <w:r w:rsidRPr="00186B76" w:rsidDel="009A7D8F" w:rsidR="005F6644">
          <w:delText xml:space="preserve">, pelo direito de explorar as </w:delText>
        </w:r>
        <w:r w:rsidRPr="00186B76" w:rsidDel="009A7D8F" w:rsidR="005F6644">
          <w:rPr>
            <w:b/>
          </w:rPr>
          <w:delText>Atividades</w:delText>
        </w:r>
        <w:r w:rsidRPr="00186B76" w:rsidDel="009A7D8F" w:rsidR="005F6644">
          <w:delText xml:space="preserve"> no </w:delText>
        </w:r>
        <w:r w:rsidRPr="00186B76" w:rsidDel="009A7D8F" w:rsidR="005F6644">
          <w:rPr>
            <w:b/>
          </w:rPr>
          <w:delText>Arrendamento</w:delText>
        </w:r>
        <w:r w:rsidRPr="00186B76" w:rsidDel="009A7D8F" w:rsidR="005F6644">
          <w:delText xml:space="preserve"> e pela cessão onerosa da </w:delText>
        </w:r>
        <w:r w:rsidRPr="00186B76" w:rsidDel="009A7D8F" w:rsidR="005F6644">
          <w:rPr>
            <w:b/>
          </w:rPr>
          <w:delText>Área do Arrendamento</w:delText>
        </w:r>
      </w:del>
      <w:r w:rsidRPr="00186B76" w:rsidR="005F6644">
        <w:t xml:space="preserve">; </w:t>
      </w:r>
      <w:bookmarkEnd w:id="777"/>
      <w:bookmarkEnd w:id="778"/>
    </w:p>
    <w:p w:rsidR="00B31CF6" w:rsidP="007B4E56" w:rsidRDefault="00B31CF6" w14:paraId="1BB8EDB0" w14:textId="77777777">
      <w:pPr>
        <w:pStyle w:val="MinutadeContrato"/>
      </w:pPr>
    </w:p>
    <w:p w:rsidR="00B31CF6" w:rsidP="007B4E56" w:rsidRDefault="008B54CB" w14:paraId="56D745DF" w14:textId="05DEC3D3">
      <w:pPr>
        <w:pStyle w:val="MinutadeContrato"/>
        <w:numPr>
          <w:ilvl w:val="3"/>
          <w:numId w:val="2"/>
        </w:numPr>
      </w:pPr>
      <w:bookmarkStart w:name="_Ref171344753" w:id="780"/>
      <w:r w:rsidRPr="008B54CB">
        <w:t>41,40 (quarenta e um reais e quarenta centavos)</w:t>
      </w:r>
      <w:r>
        <w:t xml:space="preserve"> </w:t>
      </w:r>
      <w:r w:rsidRPr="00186B76" w:rsidR="005F6644">
        <w:t xml:space="preserve">por tonelada de qualquer </w:t>
      </w:r>
      <w:r w:rsidRPr="008264BA" w:rsidR="008264BA">
        <w:rPr>
          <w:b/>
          <w:bCs w:val="0"/>
        </w:rPr>
        <w:t>C</w:t>
      </w:r>
      <w:r w:rsidRPr="008264BA" w:rsidR="005F6644">
        <w:rPr>
          <w:b/>
          <w:bCs w:val="0"/>
        </w:rPr>
        <w:t>arga</w:t>
      </w:r>
      <w:r w:rsidRPr="00186B76" w:rsidR="005F6644">
        <w:t xml:space="preserve"> movimentada, a título de </w:t>
      </w:r>
      <w:r w:rsidRPr="00186B76" w:rsidR="005F6644">
        <w:rPr>
          <w:b/>
        </w:rPr>
        <w:t>Valor do Arrendamento Variável</w:t>
      </w:r>
      <w:del w:author="Isabela Alves Pereira Oliveira" w:date="2025-12-12T11:29:00Z" w16du:dateUtc="2025-12-12T14:29:00Z" w:id="781">
        <w:r w:rsidRPr="00186B76" w:rsidDel="0049207C" w:rsidR="005F6644">
          <w:delText>;</w:delText>
        </w:r>
        <w:r w:rsidRPr="00186B76" w:rsidDel="009A7D8F" w:rsidR="005F6644">
          <w:delText xml:space="preserve"> pelo direito de explorar as </w:delText>
        </w:r>
        <w:r w:rsidRPr="00186B76" w:rsidDel="009A7D8F" w:rsidR="005F6644">
          <w:rPr>
            <w:b/>
          </w:rPr>
          <w:delText>Atividades</w:delText>
        </w:r>
        <w:r w:rsidRPr="00186B76" w:rsidDel="009A7D8F" w:rsidR="005F6644">
          <w:delText xml:space="preserve"> no </w:delText>
        </w:r>
        <w:r w:rsidRPr="00186B76" w:rsidDel="009A7D8F" w:rsidR="005F6644">
          <w:rPr>
            <w:b/>
          </w:rPr>
          <w:delText>Arrendamento</w:delText>
        </w:r>
        <w:r w:rsidRPr="00186B76" w:rsidDel="009A7D8F" w:rsidR="005F6644">
          <w:delText xml:space="preserve"> e pela cessão onerosa da </w:delText>
        </w:r>
        <w:r w:rsidRPr="005B6DE9" w:rsidDel="009A7D8F" w:rsidR="005F6644">
          <w:rPr>
            <w:b/>
            <w:bCs w:val="0"/>
          </w:rPr>
          <w:delText>Área do Arrendamento</w:delText>
        </w:r>
      </w:del>
      <w:r w:rsidRPr="00186B76" w:rsidR="005F6644">
        <w:t xml:space="preserve">, observando o disposto na </w:t>
      </w:r>
      <w:r w:rsidRPr="007B4E56" w:rsidR="005F6644">
        <w:rPr>
          <w:highlight w:val="yellow"/>
        </w:rPr>
        <w:t xml:space="preserve">Subcláusula </w:t>
      </w:r>
      <w:r w:rsidRPr="007B4E56" w:rsidR="005F6644">
        <w:rPr>
          <w:highlight w:val="yellow"/>
        </w:rPr>
        <w:fldChar w:fldCharType="begin"/>
      </w:r>
      <w:r w:rsidRPr="007B4E56" w:rsidR="005F6644">
        <w:rPr>
          <w:highlight w:val="yellow"/>
        </w:rPr>
        <w:instrText xml:space="preserve"> REF _Ref77027395 \r \h  \* MERGEFORMAT </w:instrText>
      </w:r>
      <w:r w:rsidRPr="007B4E56" w:rsidR="005F6644">
        <w:rPr>
          <w:highlight w:val="yellow"/>
        </w:rPr>
      </w:r>
      <w:r w:rsidRPr="007B4E56" w:rsidR="005F6644">
        <w:rPr>
          <w:highlight w:val="yellow"/>
        </w:rPr>
        <w:fldChar w:fldCharType="separate"/>
      </w:r>
      <w:ins w:author="Isabela Alves Pereira Oliveira" w:date="2025-12-12T11:57:00Z" w16du:dateUtc="2025-12-12T14:57:00Z" w:id="782">
        <w:r w:rsidR="00C55F81">
          <w:rPr>
            <w:highlight w:val="yellow"/>
          </w:rPr>
          <w:t>9.2.3.1</w:t>
        </w:r>
      </w:ins>
      <w:del w:author="Isabela Alves Pereira Oliveira" w:date="2025-12-12T09:24:00Z" w16du:dateUtc="2025-12-12T12:24:00Z" w:id="783">
        <w:r w:rsidDel="00DA0233" w:rsidR="007B4E56">
          <w:rPr>
            <w:highlight w:val="yellow"/>
          </w:rPr>
          <w:delText>15</w:delText>
        </w:r>
      </w:del>
      <w:r w:rsidRPr="007B4E56" w:rsidR="005F6644">
        <w:rPr>
          <w:highlight w:val="yellow"/>
        </w:rPr>
        <w:fldChar w:fldCharType="end"/>
      </w:r>
      <w:bookmarkEnd w:id="780"/>
      <w:r>
        <w:t>; e</w:t>
      </w:r>
    </w:p>
    <w:p w:rsidR="008B54CB" w:rsidP="008B54CB" w:rsidRDefault="008B54CB" w14:paraId="23223B29" w14:textId="77777777">
      <w:pPr>
        <w:pStyle w:val="PargrafodaLista"/>
      </w:pPr>
    </w:p>
    <w:p w:rsidRPr="008B54CB" w:rsidR="008B54CB" w:rsidP="007B4E56" w:rsidRDefault="008B54CB" w14:paraId="14A9BDF9" w14:textId="72D264B2">
      <w:pPr>
        <w:pStyle w:val="MinutadeContrato"/>
        <w:numPr>
          <w:ilvl w:val="3"/>
          <w:numId w:val="2"/>
        </w:numPr>
        <w:rPr>
          <w:highlight w:val="green"/>
        </w:rPr>
      </w:pPr>
      <w:bookmarkStart w:name="_Ref214032572" w:id="784"/>
      <w:r w:rsidRPr="008B54CB">
        <w:rPr>
          <w:highlight w:val="green"/>
        </w:rPr>
        <w:t xml:space="preserve">R$ 20,70 (vinte reais e setenta centavos) por TEU de contêineres de transbordo e remoção a título de </w:t>
      </w:r>
      <w:r w:rsidRPr="00BE6E50">
        <w:rPr>
          <w:b/>
          <w:bCs w:val="0"/>
          <w:highlight w:val="green"/>
          <w:rPrChange w:author="Isabela Alves Pereira Oliveira" w:date="2025-12-12T11:04:00Z" w16du:dateUtc="2025-12-12T14:04:00Z" w:id="785">
            <w:rPr>
              <w:highlight w:val="green"/>
            </w:rPr>
          </w:rPrChange>
        </w:rPr>
        <w:t>Valor do Arrendamento Variável</w:t>
      </w:r>
      <w:del w:author="Isabela Alves Pereira Oliveira" w:date="2025-12-12T11:30:00Z" w16du:dateUtc="2025-12-12T14:30:00Z" w:id="786">
        <w:r w:rsidRPr="008B54CB" w:rsidDel="009A7D8F">
          <w:rPr>
            <w:highlight w:val="green"/>
          </w:rPr>
          <w:delText xml:space="preserve"> pelo direito de explorar as </w:delText>
        </w:r>
        <w:r w:rsidRPr="00774CAF" w:rsidDel="009A7D8F">
          <w:rPr>
            <w:b/>
            <w:bCs w:val="0"/>
            <w:highlight w:val="green"/>
            <w:rPrChange w:author="Isabela Alves Pereira Oliveira" w:date="2025-12-12T09:00:00Z" w16du:dateUtc="2025-12-12T12:00:00Z" w:id="787">
              <w:rPr>
                <w:highlight w:val="green"/>
              </w:rPr>
            </w:rPrChange>
          </w:rPr>
          <w:delText>Atividades</w:delText>
        </w:r>
        <w:r w:rsidRPr="008B54CB" w:rsidDel="009A7D8F">
          <w:rPr>
            <w:highlight w:val="green"/>
          </w:rPr>
          <w:delText xml:space="preserve"> no </w:delText>
        </w:r>
        <w:r w:rsidRPr="002C5AB0" w:rsidDel="009A7D8F">
          <w:rPr>
            <w:b/>
            <w:bCs w:val="0"/>
            <w:highlight w:val="green"/>
            <w:rPrChange w:author="Isabela Alves Pereira Oliveira" w:date="2025-12-12T08:57:00Z" w16du:dateUtc="2025-12-12T11:57:00Z" w:id="788">
              <w:rPr>
                <w:highlight w:val="green"/>
              </w:rPr>
            </w:rPrChange>
          </w:rPr>
          <w:delText>Arrendamento</w:delText>
        </w:r>
        <w:r w:rsidRPr="008B54CB" w:rsidDel="009A7D8F">
          <w:rPr>
            <w:highlight w:val="green"/>
          </w:rPr>
          <w:delText xml:space="preserve"> e pela cessão onerosa da </w:delText>
        </w:r>
        <w:r w:rsidRPr="002C5AB0" w:rsidDel="009A7D8F">
          <w:rPr>
            <w:b/>
            <w:bCs w:val="0"/>
            <w:highlight w:val="green"/>
            <w:rPrChange w:author="Isabela Alves Pereira Oliveira" w:date="2025-12-12T08:56:00Z" w16du:dateUtc="2025-12-12T11:56:00Z" w:id="789">
              <w:rPr>
                <w:highlight w:val="green"/>
              </w:rPr>
            </w:rPrChange>
          </w:rPr>
          <w:delText>Área do Arrendamento</w:delText>
        </w:r>
      </w:del>
      <w:r w:rsidRPr="008B54CB">
        <w:rPr>
          <w:highlight w:val="green"/>
        </w:rPr>
        <w:t>, observando o disposto na Subcláusula 9.2.3.1.</w:t>
      </w:r>
      <w:bookmarkEnd w:id="784"/>
    </w:p>
    <w:p w:rsidRPr="008B54CB" w:rsidR="008B54CB" w:rsidP="008B54CB" w:rsidRDefault="008B54CB" w14:paraId="4628C6E0" w14:textId="77777777">
      <w:pPr>
        <w:pStyle w:val="PargrafodaLista"/>
        <w:rPr>
          <w:highlight w:val="green"/>
        </w:rPr>
      </w:pPr>
    </w:p>
    <w:p w:rsidRPr="008B54CB" w:rsidR="008B54CB" w:rsidP="008B54CB" w:rsidRDefault="008B54CB" w14:paraId="174B7DE0" w14:textId="168D8D94">
      <w:pPr>
        <w:pStyle w:val="MinutadeContrato"/>
        <w:numPr>
          <w:ilvl w:val="4"/>
          <w:numId w:val="2"/>
        </w:numPr>
        <w:rPr>
          <w:highlight w:val="green"/>
        </w:rPr>
      </w:pPr>
      <w:r w:rsidRPr="008B54CB">
        <w:rPr>
          <w:highlight w:val="green"/>
        </w:rPr>
        <w:t>O transbordo e a remoção referidos na Subcláusula 9.2.1.3 deverão serão contabilizados para cada 01 (um) movimento;</w:t>
      </w:r>
    </w:p>
    <w:p w:rsidR="00B31CF6" w:rsidP="007B4E56" w:rsidRDefault="00B31CF6" w14:paraId="63AA8BE9" w14:textId="77777777">
      <w:pPr>
        <w:pStyle w:val="MinutadeContrato"/>
      </w:pPr>
    </w:p>
    <w:p w:rsidR="00B31CF6" w:rsidP="007B4E56" w:rsidRDefault="005F6644" w14:paraId="13467EAF" w14:textId="1F5D8FD5">
      <w:pPr>
        <w:pStyle w:val="MinutadeContrato"/>
        <w:numPr>
          <w:ilvl w:val="2"/>
          <w:numId w:val="2"/>
        </w:numPr>
        <w:rPr>
          <w:rFonts w:eastAsia="Spranq eco sans"/>
        </w:rPr>
      </w:pPr>
      <w:r w:rsidRPr="00186B76">
        <w:rPr>
          <w:rFonts w:eastAsia="Spranq eco sans"/>
        </w:rPr>
        <w:t xml:space="preserve">O </w:t>
      </w:r>
      <w:r w:rsidRPr="00186B76">
        <w:rPr>
          <w:rFonts w:eastAsia="Spranq eco sans"/>
          <w:b/>
        </w:rPr>
        <w:t xml:space="preserve">Valor do </w:t>
      </w:r>
      <w:r w:rsidRPr="007B4E56">
        <w:rPr>
          <w:rFonts w:eastAsia="Spranq eco sans"/>
          <w:b/>
        </w:rPr>
        <w:t xml:space="preserve">Arrendamento </w:t>
      </w:r>
      <w:r w:rsidRPr="007B4E56" w:rsidR="007B4E56">
        <w:rPr>
          <w:rFonts w:eastAsia="Spranq eco sans"/>
          <w:b/>
        </w:rPr>
        <w:t>Fixo</w:t>
      </w:r>
      <w:r w:rsidR="007B4E56">
        <w:rPr>
          <w:rFonts w:eastAsia="Spranq eco sans"/>
        </w:rPr>
        <w:t xml:space="preserve"> </w:t>
      </w:r>
      <w:r w:rsidRPr="00186B76">
        <w:rPr>
          <w:rFonts w:eastAsia="Spranq eco sans"/>
        </w:rPr>
        <w:t>previsto n</w:t>
      </w:r>
      <w:r w:rsidR="007B4E56">
        <w:rPr>
          <w:rFonts w:eastAsia="Spranq eco sans"/>
        </w:rPr>
        <w:t xml:space="preserve">a </w:t>
      </w:r>
      <w:r w:rsidRPr="007B4E56">
        <w:rPr>
          <w:rFonts w:eastAsia="Spranq eco sans"/>
          <w:highlight w:val="yellow"/>
        </w:rPr>
        <w:t xml:space="preserve">Subcláusula </w:t>
      </w:r>
      <w:r w:rsidRPr="007B4E56" w:rsidR="007B4E56">
        <w:rPr>
          <w:rFonts w:eastAsia="Spranq eco sans"/>
          <w:highlight w:val="yellow"/>
        </w:rPr>
        <w:fldChar w:fldCharType="begin"/>
      </w:r>
      <w:r w:rsidRPr="007B4E56" w:rsidR="007B4E56">
        <w:rPr>
          <w:rFonts w:eastAsia="Spranq eco sans"/>
          <w:highlight w:val="yellow"/>
        </w:rPr>
        <w:instrText xml:space="preserve"> REF _Ref171344593 \r \h </w:instrText>
      </w:r>
      <w:r w:rsidR="007B4E56">
        <w:rPr>
          <w:rFonts w:eastAsia="Spranq eco sans"/>
          <w:highlight w:val="yellow"/>
        </w:rPr>
        <w:instrText xml:space="preserve"> \* MERGEFORMAT </w:instrText>
      </w:r>
      <w:r w:rsidRPr="007B4E56" w:rsidR="007B4E56">
        <w:rPr>
          <w:rFonts w:eastAsia="Spranq eco sans"/>
          <w:highlight w:val="yellow"/>
        </w:rPr>
      </w:r>
      <w:r w:rsidRPr="007B4E56" w:rsidR="007B4E56">
        <w:rPr>
          <w:rFonts w:eastAsia="Spranq eco sans"/>
          <w:highlight w:val="yellow"/>
        </w:rPr>
        <w:fldChar w:fldCharType="separate"/>
      </w:r>
      <w:r w:rsidR="00C55F81">
        <w:rPr>
          <w:rFonts w:eastAsia="Spranq eco sans"/>
          <w:highlight w:val="yellow"/>
        </w:rPr>
        <w:t>9.2.1.1</w:t>
      </w:r>
      <w:r w:rsidRPr="007B4E56" w:rsidR="007B4E56">
        <w:rPr>
          <w:rFonts w:eastAsia="Spranq eco sans"/>
          <w:highlight w:val="yellow"/>
        </w:rPr>
        <w:fldChar w:fldCharType="end"/>
      </w:r>
      <w:r>
        <w:rPr>
          <w:rFonts w:eastAsia="Spranq eco sans"/>
        </w:rPr>
        <w:t xml:space="preserve"> </w:t>
      </w:r>
      <w:r w:rsidRPr="00186B76">
        <w:rPr>
          <w:rFonts w:eastAsia="Spranq eco sans"/>
        </w:rPr>
        <w:t xml:space="preserve">será pago pela </w:t>
      </w:r>
      <w:r w:rsidRPr="00186B76">
        <w:rPr>
          <w:rFonts w:eastAsia="Spranq eco sans"/>
          <w:b/>
        </w:rPr>
        <w:t>Arrendatária</w:t>
      </w:r>
      <w:r w:rsidRPr="00186B76">
        <w:rPr>
          <w:rFonts w:eastAsia="Spranq eco sans"/>
        </w:rPr>
        <w:t xml:space="preserve"> à </w:t>
      </w:r>
      <w:r w:rsidR="00E23F2C">
        <w:rPr>
          <w:rFonts w:eastAsia="Spranq eco sans"/>
          <w:b/>
        </w:rPr>
        <w:t>Autoridade Portuária</w:t>
      </w:r>
      <w:r w:rsidRPr="00186B76">
        <w:rPr>
          <w:rFonts w:eastAsia="Spranq eco sans"/>
        </w:rPr>
        <w:t xml:space="preserve">, a partir da </w:t>
      </w:r>
      <w:r w:rsidRPr="00186B76">
        <w:rPr>
          <w:rFonts w:eastAsia="Spranq eco sans"/>
          <w:b/>
        </w:rPr>
        <w:t xml:space="preserve">Data da Assunção </w:t>
      </w:r>
      <w:r w:rsidRPr="00186B76">
        <w:rPr>
          <w:rFonts w:eastAsia="Spranq eco sans"/>
        </w:rPr>
        <w:t xml:space="preserve">até o final do </w:t>
      </w:r>
      <w:r w:rsidRPr="00186B76">
        <w:rPr>
          <w:rFonts w:eastAsia="Spranq eco sans"/>
          <w:b/>
        </w:rPr>
        <w:t>Prazo do Arrendamento</w:t>
      </w:r>
      <w:r w:rsidRPr="00186B76">
        <w:rPr>
          <w:rFonts w:eastAsia="Spranq eco sans"/>
        </w:rPr>
        <w:t>, em moeda corrente nacional, no prazo de até 30 (trinta) dias contados a partir do último dia do mês de referência, mediante depósito em conta corrente a ser oportunamente indicada ou mediante guia específica.</w:t>
      </w:r>
    </w:p>
    <w:p w:rsidR="00B31CF6" w:rsidP="007B4E56" w:rsidRDefault="00B31CF6" w14:paraId="20C6547F" w14:textId="77777777">
      <w:pPr>
        <w:pStyle w:val="MinutadeContrato"/>
        <w:rPr>
          <w:rFonts w:eastAsia="Spranq eco sans"/>
        </w:rPr>
      </w:pPr>
    </w:p>
    <w:p w:rsidR="00B31CF6" w:rsidP="007B4E56" w:rsidRDefault="005F6644" w14:paraId="34AC9F1A" w14:textId="22D22696">
      <w:pPr>
        <w:pStyle w:val="MinutadeContrato"/>
        <w:numPr>
          <w:ilvl w:val="2"/>
          <w:numId w:val="2"/>
        </w:numPr>
      </w:pPr>
      <w:r w:rsidRPr="00186B76">
        <w:rPr>
          <w:rFonts w:eastAsia="Spranq eco sans"/>
        </w:rPr>
        <w:t xml:space="preserve">O </w:t>
      </w:r>
      <w:r w:rsidRPr="00186B76">
        <w:rPr>
          <w:rFonts w:eastAsia="Spranq eco sans"/>
          <w:b/>
        </w:rPr>
        <w:t>Valor do Arrendamento Variável</w:t>
      </w:r>
      <w:r w:rsidRPr="00186B76">
        <w:rPr>
          <w:rFonts w:eastAsia="Spranq eco sans"/>
        </w:rPr>
        <w:t xml:space="preserve"> previsto na</w:t>
      </w:r>
      <w:r w:rsidR="008B54CB">
        <w:rPr>
          <w:rFonts w:eastAsia="Spranq eco sans"/>
        </w:rPr>
        <w:t>s</w:t>
      </w:r>
      <w:r w:rsidRPr="00186B76">
        <w:rPr>
          <w:rFonts w:eastAsia="Spranq eco sans"/>
        </w:rPr>
        <w:t xml:space="preserve"> </w:t>
      </w:r>
      <w:r w:rsidRPr="007B4E56">
        <w:rPr>
          <w:rFonts w:eastAsia="Spranq eco sans"/>
          <w:highlight w:val="yellow"/>
        </w:rPr>
        <w:t>Subcláusula</w:t>
      </w:r>
      <w:r w:rsidR="008B54CB">
        <w:rPr>
          <w:rFonts w:eastAsia="Spranq eco sans"/>
          <w:highlight w:val="yellow"/>
        </w:rPr>
        <w:t>s</w:t>
      </w:r>
      <w:r w:rsidRPr="007B4E56">
        <w:rPr>
          <w:rFonts w:eastAsia="Spranq eco sans"/>
          <w:highlight w:val="yellow"/>
        </w:rPr>
        <w:t xml:space="preserve"> </w:t>
      </w:r>
      <w:r w:rsidRPr="008B54CB" w:rsidR="007B4E56">
        <w:rPr>
          <w:rFonts w:eastAsia="Spranq eco sans"/>
          <w:highlight w:val="yellow"/>
        </w:rPr>
        <w:fldChar w:fldCharType="begin"/>
      </w:r>
      <w:r w:rsidRPr="008B54CB" w:rsidR="007B4E56">
        <w:rPr>
          <w:rFonts w:eastAsia="Spranq eco sans"/>
          <w:highlight w:val="yellow"/>
        </w:rPr>
        <w:instrText xml:space="preserve"> REF _Ref171344753 \r \h </w:instrText>
      </w:r>
      <w:r w:rsidR="008B54CB">
        <w:rPr>
          <w:rFonts w:eastAsia="Spranq eco sans"/>
          <w:highlight w:val="yellow"/>
        </w:rPr>
        <w:instrText xml:space="preserve"> \* MERGEFORMAT </w:instrText>
      </w:r>
      <w:r w:rsidRPr="008B54CB" w:rsidR="007B4E56">
        <w:rPr>
          <w:rFonts w:eastAsia="Spranq eco sans"/>
          <w:highlight w:val="yellow"/>
        </w:rPr>
      </w:r>
      <w:r w:rsidRPr="008B54CB" w:rsidR="007B4E56">
        <w:rPr>
          <w:rFonts w:eastAsia="Spranq eco sans"/>
          <w:highlight w:val="yellow"/>
        </w:rPr>
        <w:fldChar w:fldCharType="separate"/>
      </w:r>
      <w:r w:rsidR="00C55F81">
        <w:rPr>
          <w:rFonts w:eastAsia="Spranq eco sans"/>
          <w:highlight w:val="yellow"/>
        </w:rPr>
        <w:t>9.2.1.2</w:t>
      </w:r>
      <w:r w:rsidRPr="008B54CB" w:rsidR="007B4E56">
        <w:rPr>
          <w:rFonts w:eastAsia="Spranq eco sans"/>
          <w:highlight w:val="yellow"/>
        </w:rPr>
        <w:fldChar w:fldCharType="end"/>
      </w:r>
      <w:r w:rsidRPr="008B54CB" w:rsidR="008B54CB">
        <w:rPr>
          <w:rFonts w:eastAsia="Spranq eco sans"/>
          <w:highlight w:val="yellow"/>
        </w:rPr>
        <w:t xml:space="preserve"> e </w:t>
      </w:r>
      <w:r w:rsidRPr="008B54CB" w:rsidR="008B54CB">
        <w:rPr>
          <w:rFonts w:eastAsia="Spranq eco sans"/>
          <w:highlight w:val="yellow"/>
        </w:rPr>
        <w:fldChar w:fldCharType="begin"/>
      </w:r>
      <w:r w:rsidRPr="008B54CB" w:rsidR="008B54CB">
        <w:rPr>
          <w:rFonts w:eastAsia="Spranq eco sans"/>
          <w:highlight w:val="yellow"/>
        </w:rPr>
        <w:instrText xml:space="preserve"> REF _Ref214032572 \r \h </w:instrText>
      </w:r>
      <w:r w:rsidR="008B54CB">
        <w:rPr>
          <w:rFonts w:eastAsia="Spranq eco sans"/>
          <w:highlight w:val="yellow"/>
        </w:rPr>
        <w:instrText xml:space="preserve"> \* MERGEFORMAT </w:instrText>
      </w:r>
      <w:r w:rsidRPr="008B54CB" w:rsidR="008B54CB">
        <w:rPr>
          <w:rFonts w:eastAsia="Spranq eco sans"/>
          <w:highlight w:val="yellow"/>
        </w:rPr>
      </w:r>
      <w:r w:rsidRPr="008B54CB" w:rsidR="008B54CB">
        <w:rPr>
          <w:rFonts w:eastAsia="Spranq eco sans"/>
          <w:highlight w:val="yellow"/>
        </w:rPr>
        <w:fldChar w:fldCharType="separate"/>
      </w:r>
      <w:r w:rsidR="00C55F81">
        <w:rPr>
          <w:rFonts w:eastAsia="Spranq eco sans"/>
          <w:highlight w:val="yellow"/>
        </w:rPr>
        <w:t>9.2.1.3</w:t>
      </w:r>
      <w:r w:rsidRPr="008B54CB" w:rsidR="008B54CB">
        <w:rPr>
          <w:rFonts w:eastAsia="Spranq eco sans"/>
          <w:highlight w:val="yellow"/>
        </w:rPr>
        <w:fldChar w:fldCharType="end"/>
      </w:r>
      <w:r w:rsidR="008B54CB">
        <w:rPr>
          <w:rFonts w:eastAsia="Spranq eco sans"/>
        </w:rPr>
        <w:t xml:space="preserve"> </w:t>
      </w:r>
      <w:r w:rsidRPr="00186B76">
        <w:rPr>
          <w:rFonts w:eastAsia="Spranq eco sans"/>
        </w:rPr>
        <w:t>ser</w:t>
      </w:r>
      <w:r w:rsidR="008B54CB">
        <w:rPr>
          <w:rFonts w:eastAsia="Spranq eco sans"/>
        </w:rPr>
        <w:t>ão</w:t>
      </w:r>
      <w:r w:rsidRPr="00186B76">
        <w:rPr>
          <w:rFonts w:eastAsia="Spranq eco sans"/>
        </w:rPr>
        <w:t xml:space="preserve"> pago</w:t>
      </w:r>
      <w:r w:rsidR="008B54CB">
        <w:rPr>
          <w:rFonts w:eastAsia="Spranq eco sans"/>
        </w:rPr>
        <w:t>s</w:t>
      </w:r>
      <w:r w:rsidRPr="00186B76">
        <w:rPr>
          <w:rFonts w:eastAsia="Spranq eco sans"/>
        </w:rPr>
        <w:t xml:space="preserve"> mensalmente pela </w:t>
      </w:r>
      <w:r w:rsidRPr="00186B76">
        <w:rPr>
          <w:rFonts w:eastAsia="Spranq eco sans"/>
          <w:b/>
        </w:rPr>
        <w:t>Arrendatária</w:t>
      </w:r>
      <w:r w:rsidRPr="00186B76">
        <w:rPr>
          <w:rFonts w:eastAsia="Spranq eco sans"/>
        </w:rPr>
        <w:t xml:space="preserve"> à </w:t>
      </w:r>
      <w:ins w:author="Isabela Alves Pereira Oliveira" w:date="2025-12-12T12:08:00Z" w16du:dateUtc="2025-12-12T15:08:00Z" w:id="790">
        <w:r w:rsidR="009F0F29">
          <w:rPr>
            <w:b/>
          </w:rPr>
          <w:t>Autoridade Portuária</w:t>
        </w:r>
      </w:ins>
      <w:del w:author="Isabela Alves Pereira Oliveira" w:date="2025-12-12T12:08:00Z" w16du:dateUtc="2025-12-12T15:08:00Z" w:id="791">
        <w:r w:rsidDel="009F0F29" w:rsidR="00E23F2C">
          <w:rPr>
            <w:rFonts w:eastAsia="Spranq eco sans"/>
            <w:b/>
          </w:rPr>
          <w:delText>A</w:delText>
        </w:r>
        <w:r w:rsidDel="009F0F29" w:rsidR="008B54CB">
          <w:rPr>
            <w:rFonts w:eastAsia="Spranq eco sans"/>
            <w:b/>
          </w:rPr>
          <w:delText>dministração do Porto</w:delText>
        </w:r>
      </w:del>
      <w:r w:rsidRPr="00186B76">
        <w:rPr>
          <w:rFonts w:eastAsia="Spranq eco sans"/>
        </w:rPr>
        <w:t xml:space="preserve">, com base na movimentação mensal de todas as </w:t>
      </w:r>
      <w:r w:rsidRPr="008264BA" w:rsidR="008264BA">
        <w:rPr>
          <w:rFonts w:eastAsia="Spranq eco sans"/>
          <w:b/>
          <w:bCs w:val="0"/>
        </w:rPr>
        <w:t>C</w:t>
      </w:r>
      <w:r w:rsidRPr="008264BA">
        <w:rPr>
          <w:rFonts w:eastAsia="Spranq eco sans"/>
          <w:b/>
          <w:bCs w:val="0"/>
        </w:rPr>
        <w:t>argas</w:t>
      </w:r>
      <w:r w:rsidRPr="00186B76">
        <w:rPr>
          <w:rFonts w:eastAsia="Spranq eco sans"/>
        </w:rPr>
        <w:t xml:space="preserve">, a partir do início das </w:t>
      </w:r>
      <w:r w:rsidRPr="00186B76">
        <w:rPr>
          <w:rFonts w:eastAsia="Spranq eco sans"/>
          <w:b/>
        </w:rPr>
        <w:t>Atividades</w:t>
      </w:r>
      <w:r w:rsidRPr="00186B76">
        <w:rPr>
          <w:rFonts w:eastAsia="Spranq eco sans"/>
        </w:rPr>
        <w:t xml:space="preserve"> até o final do </w:t>
      </w:r>
      <w:r w:rsidRPr="00186B76">
        <w:rPr>
          <w:rFonts w:eastAsia="Spranq eco sans"/>
          <w:b/>
        </w:rPr>
        <w:t>Prazo do Arrendamento</w:t>
      </w:r>
      <w:r w:rsidRPr="00186B76">
        <w:rPr>
          <w:rFonts w:eastAsia="Spranq eco sans"/>
        </w:rPr>
        <w:t>, em moeda corrente nacional, no prazo de até 30 (trinta) dias contados a partir do último dia do mês de referência, mediante depósito em conta corrente a ser oportunamente indicada ou mediante guia específica.</w:t>
      </w:r>
    </w:p>
    <w:p w:rsidR="00B31CF6" w:rsidP="00011817" w:rsidRDefault="00B31CF6" w14:paraId="73A4405C" w14:textId="77777777">
      <w:pPr>
        <w:pStyle w:val="MinutadeContrato"/>
      </w:pPr>
    </w:p>
    <w:p w:rsidR="00011817" w:rsidP="00011817" w:rsidRDefault="005F6644" w14:paraId="0CA171A1" w14:textId="74A4F006">
      <w:pPr>
        <w:pStyle w:val="MinutadeContrato"/>
        <w:numPr>
          <w:ilvl w:val="3"/>
          <w:numId w:val="2"/>
        </w:numPr>
        <w:rPr>
          <w:rFonts w:eastAsia="Spranq eco sans"/>
        </w:rPr>
      </w:pPr>
      <w:bookmarkStart w:name="_Ref77027395" w:id="792"/>
      <w:r w:rsidRPr="00186B76">
        <w:rPr>
          <w:rFonts w:eastAsia="Spranq eco sans"/>
        </w:rPr>
        <w:t xml:space="preserve">A partir do início das </w:t>
      </w:r>
      <w:r w:rsidRPr="00011817">
        <w:rPr>
          <w:rFonts w:eastAsia="Spranq eco sans"/>
          <w:b/>
          <w:bCs w:val="0"/>
        </w:rPr>
        <w:t>Atividades</w:t>
      </w:r>
      <w:r w:rsidRPr="00186B76">
        <w:rPr>
          <w:rFonts w:eastAsia="Spranq eco sans"/>
        </w:rPr>
        <w:t xml:space="preserve">, ao fim de cada período de 1 (um) </w:t>
      </w:r>
      <w:r w:rsidRPr="00AC3DAF">
        <w:rPr>
          <w:rFonts w:eastAsia="Spranq eco sans"/>
          <w:b/>
          <w:bCs w:val="0"/>
        </w:rPr>
        <w:t>Ano</w:t>
      </w:r>
      <w:r w:rsidRPr="00186B76">
        <w:rPr>
          <w:rFonts w:eastAsia="Spranq eco sans"/>
        </w:rPr>
        <w:t xml:space="preserve">, caso a </w:t>
      </w:r>
      <w:r w:rsidRPr="00011817">
        <w:rPr>
          <w:rFonts w:eastAsia="Spranq eco sans"/>
          <w:b/>
          <w:bCs w:val="0"/>
        </w:rPr>
        <w:t>Movimentação Efetivamente Contabilizada</w:t>
      </w:r>
      <w:r w:rsidRPr="00186B76">
        <w:rPr>
          <w:rFonts w:eastAsia="Spranq eco sans"/>
        </w:rPr>
        <w:t xml:space="preserve"> seja inferior à </w:t>
      </w:r>
      <w:r w:rsidRPr="00011817">
        <w:rPr>
          <w:rFonts w:eastAsia="Spranq eco sans"/>
          <w:b/>
          <w:bCs w:val="0"/>
        </w:rPr>
        <w:t>Movimentação Mínima Exigida</w:t>
      </w:r>
      <w:r w:rsidRPr="00186B76">
        <w:rPr>
          <w:rFonts w:eastAsia="Spranq eco sans"/>
        </w:rPr>
        <w:t xml:space="preserve">, a </w:t>
      </w:r>
      <w:r w:rsidRPr="00011817">
        <w:rPr>
          <w:rFonts w:eastAsia="Spranq eco sans"/>
          <w:b/>
          <w:bCs w:val="0"/>
        </w:rPr>
        <w:t>Arrendatária</w:t>
      </w:r>
      <w:r w:rsidRPr="00186B76">
        <w:rPr>
          <w:rFonts w:eastAsia="Spranq eco sans"/>
        </w:rPr>
        <w:t xml:space="preserve"> deverá pagar à </w:t>
      </w:r>
      <w:ins w:author="Isabela Alves Pereira Oliveira" w:date="2025-12-12T12:08:00Z" w16du:dateUtc="2025-12-12T15:08:00Z" w:id="793">
        <w:r w:rsidR="009F0F29">
          <w:rPr>
            <w:b/>
          </w:rPr>
          <w:t xml:space="preserve">Autoridade Portuária </w:t>
        </w:r>
      </w:ins>
      <w:del w:author="Isabela Alves Pereira Oliveira" w:date="2025-12-12T12:08:00Z" w16du:dateUtc="2025-12-12T15:08:00Z" w:id="794">
        <w:r w:rsidRPr="00011817" w:rsidDel="009F0F29" w:rsidR="00E23F2C">
          <w:rPr>
            <w:rFonts w:eastAsia="Spranq eco sans"/>
            <w:b/>
            <w:bCs w:val="0"/>
          </w:rPr>
          <w:delText>A</w:delText>
        </w:r>
        <w:r w:rsidDel="009F0F29" w:rsidR="00237AA9">
          <w:rPr>
            <w:rFonts w:eastAsia="Spranq eco sans"/>
            <w:b/>
            <w:bCs w:val="0"/>
          </w:rPr>
          <w:delText>dministração do Porto</w:delText>
        </w:r>
        <w:r w:rsidRPr="00186B76" w:rsidDel="009F0F29">
          <w:rPr>
            <w:rFonts w:eastAsia="Spranq eco sans"/>
          </w:rPr>
          <w:delText xml:space="preserve"> </w:delText>
        </w:r>
      </w:del>
      <w:r w:rsidRPr="00186B76">
        <w:rPr>
          <w:rFonts w:eastAsia="Spranq eco sans"/>
        </w:rPr>
        <w:t xml:space="preserve">o </w:t>
      </w:r>
      <w:r w:rsidRPr="00011817">
        <w:rPr>
          <w:rFonts w:eastAsia="Spranq eco sans"/>
          <w:b/>
          <w:bCs w:val="0"/>
        </w:rPr>
        <w:t>Valor do Arrendamento Variável</w:t>
      </w:r>
      <w:r w:rsidRPr="00186B76">
        <w:rPr>
          <w:rFonts w:eastAsia="Spranq eco sans"/>
        </w:rPr>
        <w:t xml:space="preserve">, tomando por base o valor em Reais por </w:t>
      </w:r>
      <w:r w:rsidR="00237AA9">
        <w:rPr>
          <w:rFonts w:eastAsia="Spranq eco sans"/>
        </w:rPr>
        <w:t>TEU/</w:t>
      </w:r>
      <w:r w:rsidRPr="00186B76">
        <w:rPr>
          <w:rFonts w:eastAsia="Spranq eco sans"/>
        </w:rPr>
        <w:t xml:space="preserve">tonelada indicada </w:t>
      </w:r>
      <w:r w:rsidR="00011817">
        <w:rPr>
          <w:rFonts w:eastAsia="Spranq eco sans"/>
        </w:rPr>
        <w:t xml:space="preserve">na </w:t>
      </w:r>
      <w:r w:rsidRPr="007B4E56" w:rsidR="00011817">
        <w:rPr>
          <w:rFonts w:eastAsia="Spranq eco sans"/>
          <w:highlight w:val="yellow"/>
        </w:rPr>
        <w:t xml:space="preserve">Subcláusula </w:t>
      </w:r>
      <w:r w:rsidR="00011817">
        <w:rPr>
          <w:rFonts w:eastAsia="Spranq eco sans"/>
          <w:highlight w:val="yellow"/>
        </w:rPr>
        <w:fldChar w:fldCharType="begin"/>
      </w:r>
      <w:r w:rsidR="00011817">
        <w:rPr>
          <w:rFonts w:eastAsia="Spranq eco sans"/>
          <w:highlight w:val="yellow"/>
        </w:rPr>
        <w:instrText xml:space="preserve"> REF _Ref171344753 \r \h </w:instrText>
      </w:r>
      <w:r w:rsidR="00011817">
        <w:rPr>
          <w:rFonts w:eastAsia="Spranq eco sans"/>
          <w:highlight w:val="yellow"/>
        </w:rPr>
      </w:r>
      <w:r w:rsidR="00011817">
        <w:rPr>
          <w:rFonts w:eastAsia="Spranq eco sans"/>
          <w:highlight w:val="yellow"/>
        </w:rPr>
        <w:fldChar w:fldCharType="separate"/>
      </w:r>
      <w:r w:rsidR="00C55F81">
        <w:rPr>
          <w:rFonts w:eastAsia="Spranq eco sans"/>
          <w:highlight w:val="yellow"/>
        </w:rPr>
        <w:t>9.2.1.2</w:t>
      </w:r>
      <w:r w:rsidR="00011817">
        <w:rPr>
          <w:rFonts w:eastAsia="Spranq eco sans"/>
          <w:highlight w:val="yellow"/>
        </w:rPr>
        <w:fldChar w:fldCharType="end"/>
      </w:r>
      <w:r w:rsidRPr="00186B76">
        <w:rPr>
          <w:rFonts w:eastAsia="Spranq eco sans"/>
        </w:rPr>
        <w:t xml:space="preserve">, multiplicado pela diferença entre a </w:t>
      </w:r>
      <w:r w:rsidRPr="00011817">
        <w:rPr>
          <w:rFonts w:eastAsia="Spranq eco sans"/>
          <w:b/>
          <w:bCs w:val="0"/>
        </w:rPr>
        <w:t>Movimentação Mínima Exigida</w:t>
      </w:r>
      <w:r w:rsidRPr="00186B76">
        <w:rPr>
          <w:rFonts w:eastAsia="Spranq eco sans"/>
        </w:rPr>
        <w:t xml:space="preserve"> constante na</w:t>
      </w:r>
      <w:r w:rsidR="00237AA9">
        <w:rPr>
          <w:rFonts w:eastAsia="Spranq eco sans"/>
        </w:rPr>
        <w:t>s</w:t>
      </w:r>
      <w:r w:rsidRPr="00186B76">
        <w:rPr>
          <w:rFonts w:eastAsia="Spranq eco sans"/>
        </w:rPr>
        <w:t xml:space="preserve"> </w:t>
      </w:r>
      <w:r w:rsidRPr="00011817">
        <w:rPr>
          <w:rFonts w:eastAsia="Spranq eco sans"/>
          <w:highlight w:val="yellow"/>
        </w:rPr>
        <w:t>Subcláusula</w:t>
      </w:r>
      <w:r w:rsidR="00237AA9">
        <w:rPr>
          <w:rFonts w:eastAsia="Spranq eco sans"/>
          <w:highlight w:val="yellow"/>
        </w:rPr>
        <w:t>s</w:t>
      </w:r>
      <w:r w:rsidRPr="00011817">
        <w:rPr>
          <w:rFonts w:eastAsia="Spranq eco sans"/>
          <w:highlight w:val="yellow"/>
        </w:rPr>
        <w:t xml:space="preserve"> </w:t>
      </w:r>
      <w:r w:rsidRPr="00011817">
        <w:rPr>
          <w:rFonts w:eastAsia="Spranq eco sans"/>
          <w:highlight w:val="yellow"/>
        </w:rPr>
        <w:fldChar w:fldCharType="begin"/>
      </w:r>
      <w:r w:rsidRPr="00011817">
        <w:rPr>
          <w:rFonts w:eastAsia="Spranq eco sans"/>
          <w:highlight w:val="yellow"/>
        </w:rPr>
        <w:instrText xml:space="preserve"> REF _Ref528850192 \r \h  \* MERGEFORMAT </w:instrText>
      </w:r>
      <w:r w:rsidRPr="00011817">
        <w:rPr>
          <w:rFonts w:eastAsia="Spranq eco sans"/>
          <w:highlight w:val="yellow"/>
        </w:rPr>
      </w:r>
      <w:r w:rsidRPr="00011817">
        <w:rPr>
          <w:rFonts w:eastAsia="Spranq eco sans"/>
          <w:highlight w:val="yellow"/>
        </w:rPr>
        <w:fldChar w:fldCharType="separate"/>
      </w:r>
      <w:r w:rsidR="00C55F81">
        <w:rPr>
          <w:rFonts w:eastAsia="Spranq eco sans"/>
          <w:highlight w:val="yellow"/>
        </w:rPr>
        <w:t>7.1.2.1</w:t>
      </w:r>
      <w:r w:rsidRPr="00011817">
        <w:rPr>
          <w:rFonts w:eastAsia="Spranq eco sans"/>
          <w:highlight w:val="yellow"/>
        </w:rPr>
        <w:fldChar w:fldCharType="end"/>
      </w:r>
      <w:r w:rsidRPr="00186B76">
        <w:rPr>
          <w:rFonts w:eastAsia="Spranq eco sans"/>
        </w:rPr>
        <w:t xml:space="preserve"> </w:t>
      </w:r>
      <w:r w:rsidR="00237AA9">
        <w:rPr>
          <w:rFonts w:eastAsia="Spranq eco sans"/>
        </w:rPr>
        <w:t xml:space="preserve">e </w:t>
      </w:r>
      <w:r w:rsidR="00237AA9">
        <w:rPr>
          <w:rFonts w:eastAsia="Spranq eco sans"/>
        </w:rPr>
        <w:fldChar w:fldCharType="begin"/>
      </w:r>
      <w:r w:rsidR="00237AA9">
        <w:rPr>
          <w:rFonts w:eastAsia="Spranq eco sans"/>
        </w:rPr>
        <w:instrText xml:space="preserve"> REF _Ref214032710 \r \h </w:instrText>
      </w:r>
      <w:r w:rsidR="00237AA9">
        <w:rPr>
          <w:rFonts w:eastAsia="Spranq eco sans"/>
        </w:rPr>
      </w:r>
      <w:r w:rsidR="00237AA9">
        <w:rPr>
          <w:rFonts w:eastAsia="Spranq eco sans"/>
        </w:rPr>
        <w:fldChar w:fldCharType="separate"/>
      </w:r>
      <w:r w:rsidR="00C55F81">
        <w:rPr>
          <w:rFonts w:eastAsia="Spranq eco sans"/>
        </w:rPr>
        <w:t>7.1.2.2</w:t>
      </w:r>
      <w:r w:rsidR="00237AA9">
        <w:rPr>
          <w:rFonts w:eastAsia="Spranq eco sans"/>
        </w:rPr>
        <w:fldChar w:fldCharType="end"/>
      </w:r>
      <w:r w:rsidR="00237AA9">
        <w:rPr>
          <w:rFonts w:eastAsia="Spranq eco sans"/>
        </w:rPr>
        <w:t xml:space="preserve"> </w:t>
      </w:r>
      <w:r w:rsidRPr="00186B76">
        <w:rPr>
          <w:rFonts w:eastAsia="Spranq eco sans"/>
        </w:rPr>
        <w:t xml:space="preserve">e a </w:t>
      </w:r>
      <w:r w:rsidRPr="00011817">
        <w:rPr>
          <w:rFonts w:eastAsia="Spranq eco sans"/>
          <w:b/>
          <w:bCs w:val="0"/>
        </w:rPr>
        <w:t>Movimentação Efetivamente Contabilizada</w:t>
      </w:r>
      <w:r w:rsidRPr="00186B76">
        <w:rPr>
          <w:rFonts w:eastAsia="Spranq eco sans"/>
        </w:rPr>
        <w:t xml:space="preserve"> no período.</w:t>
      </w:r>
    </w:p>
    <w:p w:rsidR="00011817" w:rsidP="00011817" w:rsidRDefault="00011817" w14:paraId="30982EF6" w14:textId="77777777">
      <w:pPr>
        <w:pStyle w:val="PargrafodaLista"/>
        <w:rPr>
          <w:rFonts w:eastAsia="Spranq eco sans"/>
        </w:rPr>
      </w:pPr>
    </w:p>
    <w:p w:rsidRPr="00011817" w:rsidR="00B31CF6" w:rsidP="00011817" w:rsidRDefault="005F6644" w14:paraId="59E38036" w14:textId="030C5EE7">
      <w:pPr>
        <w:pStyle w:val="MinutadeContrato"/>
        <w:numPr>
          <w:ilvl w:val="3"/>
          <w:numId w:val="2"/>
        </w:numPr>
        <w:rPr>
          <w:rFonts w:eastAsia="Spranq eco sans"/>
        </w:rPr>
      </w:pPr>
      <w:r w:rsidRPr="00011817">
        <w:rPr>
          <w:rFonts w:eastAsia="Spranq eco sans"/>
        </w:rPr>
        <w:t xml:space="preserve">O pagamento deve ser realizado no prazo de até 30 (trinta) dias contados a partir do último dia do </w:t>
      </w:r>
      <w:r w:rsidRPr="00011817">
        <w:rPr>
          <w:rFonts w:eastAsia="Spranq eco sans"/>
          <w:b/>
          <w:bCs w:val="0"/>
        </w:rPr>
        <w:t xml:space="preserve">Ano </w:t>
      </w:r>
      <w:r w:rsidRPr="00011817">
        <w:rPr>
          <w:rFonts w:eastAsia="Spranq eco sans"/>
        </w:rPr>
        <w:t>em referência, mediante depósito em conta corrente a ser oportunamente indicada ou mediante guia específica.</w:t>
      </w:r>
      <w:bookmarkEnd w:id="792"/>
    </w:p>
    <w:p w:rsidR="00B31CF6" w:rsidP="00011817" w:rsidRDefault="00B31CF6" w14:paraId="7F45FA69" w14:textId="77777777">
      <w:pPr>
        <w:pStyle w:val="MinutadeContrato"/>
        <w:rPr>
          <w:rFonts w:eastAsia="Spranq eco sans"/>
        </w:rPr>
      </w:pPr>
    </w:p>
    <w:p w:rsidR="00B31CF6" w:rsidP="00011817" w:rsidRDefault="005F6644" w14:paraId="15DBCA34" w14:textId="3282B408">
      <w:pPr>
        <w:pStyle w:val="MinutadeContrato"/>
        <w:numPr>
          <w:ilvl w:val="3"/>
          <w:numId w:val="2"/>
        </w:numPr>
      </w:pPr>
      <w:r>
        <w:t xml:space="preserve">Para fins de cálculo da </w:t>
      </w:r>
      <w:r w:rsidRPr="00011817">
        <w:rPr>
          <w:b/>
          <w:bCs w:val="0"/>
        </w:rPr>
        <w:t>Movimentação Efetivamente Contabilizada</w:t>
      </w:r>
      <w:r>
        <w:t xml:space="preserve"> prevista na </w:t>
      </w:r>
      <w:r w:rsidRPr="00011817">
        <w:rPr>
          <w:highlight w:val="yellow"/>
        </w:rPr>
        <w:t xml:space="preserve">Subcláusula </w:t>
      </w:r>
      <w:r w:rsidRPr="00011817">
        <w:rPr>
          <w:highlight w:val="yellow"/>
        </w:rPr>
        <w:fldChar w:fldCharType="begin"/>
      </w:r>
      <w:r w:rsidRPr="00011817">
        <w:rPr>
          <w:highlight w:val="yellow"/>
        </w:rPr>
        <w:instrText xml:space="preserve"> REF _Ref77027395 \r \h  \* MERGEFORMAT </w:instrText>
      </w:r>
      <w:r w:rsidRPr="00011817">
        <w:rPr>
          <w:highlight w:val="yellow"/>
        </w:rPr>
      </w:r>
      <w:r w:rsidRPr="00011817">
        <w:rPr>
          <w:highlight w:val="yellow"/>
        </w:rPr>
        <w:fldChar w:fldCharType="separate"/>
      </w:r>
      <w:ins w:author="Isabela Alves Pereira Oliveira" w:date="2025-12-12T11:57:00Z" w16du:dateUtc="2025-12-12T14:57:00Z" w:id="795">
        <w:r w:rsidR="00C55F81">
          <w:rPr>
            <w:highlight w:val="yellow"/>
          </w:rPr>
          <w:t>9.2.3.1</w:t>
        </w:r>
      </w:ins>
      <w:del w:author="Isabela Alves Pereira Oliveira" w:date="2025-12-12T09:24:00Z" w16du:dateUtc="2025-12-12T12:24:00Z" w:id="796">
        <w:r w:rsidDel="00DA0233" w:rsidR="00011817">
          <w:rPr>
            <w:highlight w:val="yellow"/>
          </w:rPr>
          <w:delText>9.2.4</w:delText>
        </w:r>
      </w:del>
      <w:r w:rsidRPr="00011817">
        <w:rPr>
          <w:highlight w:val="yellow"/>
        </w:rPr>
        <w:fldChar w:fldCharType="end"/>
      </w:r>
      <w:r>
        <w:t xml:space="preserve">, só serão admitidas as movimentações de </w:t>
      </w:r>
      <w:r w:rsidRPr="008264BA" w:rsidR="008264BA">
        <w:rPr>
          <w:b/>
          <w:bCs w:val="0"/>
        </w:rPr>
        <w:t>C</w:t>
      </w:r>
      <w:r w:rsidRPr="008264BA">
        <w:rPr>
          <w:b/>
          <w:bCs w:val="0"/>
        </w:rPr>
        <w:t>argas</w:t>
      </w:r>
      <w:r>
        <w:t xml:space="preserve"> exigidas a título de </w:t>
      </w:r>
      <w:r w:rsidRPr="7F4002AB">
        <w:rPr>
          <w:b/>
        </w:rPr>
        <w:t>Movimentação Mínima Exigida</w:t>
      </w:r>
      <w:r>
        <w:t>, nos termos da</w:t>
      </w:r>
      <w:r w:rsidR="00237AA9">
        <w:t>s</w:t>
      </w:r>
      <w:r>
        <w:t xml:space="preserve"> </w:t>
      </w:r>
      <w:r w:rsidRPr="00101116">
        <w:rPr>
          <w:highlight w:val="yellow"/>
        </w:rPr>
        <w:t>Subcláusula</w:t>
      </w:r>
      <w:r w:rsidR="00237AA9">
        <w:rPr>
          <w:highlight w:val="yellow"/>
        </w:rPr>
        <w:t>s</w:t>
      </w:r>
      <w:r w:rsidRPr="00101116">
        <w:rPr>
          <w:highlight w:val="yellow"/>
        </w:rPr>
        <w:t xml:space="preserve"> </w:t>
      </w:r>
      <w:r w:rsidRPr="00101116">
        <w:rPr>
          <w:highlight w:val="yellow"/>
        </w:rPr>
        <w:fldChar w:fldCharType="begin"/>
      </w:r>
      <w:r w:rsidRPr="00101116">
        <w:rPr>
          <w:highlight w:val="yellow"/>
        </w:rPr>
        <w:instrText xml:space="preserve"> REF _Ref528850192 \r \h  \* MERGEFORMAT </w:instrText>
      </w:r>
      <w:r w:rsidRPr="00101116">
        <w:rPr>
          <w:highlight w:val="yellow"/>
        </w:rPr>
      </w:r>
      <w:r w:rsidRPr="00101116">
        <w:rPr>
          <w:highlight w:val="yellow"/>
        </w:rPr>
        <w:fldChar w:fldCharType="separate"/>
      </w:r>
      <w:r w:rsidR="00C55F81">
        <w:rPr>
          <w:highlight w:val="yellow"/>
        </w:rPr>
        <w:t>7.1.2.1</w:t>
      </w:r>
      <w:r w:rsidRPr="00101116">
        <w:rPr>
          <w:highlight w:val="yellow"/>
        </w:rPr>
        <w:fldChar w:fldCharType="end"/>
      </w:r>
      <w:r w:rsidR="00237AA9">
        <w:t xml:space="preserve"> e </w:t>
      </w:r>
      <w:r w:rsidR="00237AA9">
        <w:rPr>
          <w:highlight w:val="yellow"/>
        </w:rPr>
        <w:fldChar w:fldCharType="begin"/>
      </w:r>
      <w:r w:rsidR="00237AA9">
        <w:instrText xml:space="preserve"> REF _Ref214032710 \r \h </w:instrText>
      </w:r>
      <w:r w:rsidR="00237AA9">
        <w:rPr>
          <w:highlight w:val="yellow"/>
        </w:rPr>
      </w:r>
      <w:r w:rsidR="00237AA9">
        <w:rPr>
          <w:highlight w:val="yellow"/>
        </w:rPr>
        <w:fldChar w:fldCharType="separate"/>
      </w:r>
      <w:r w:rsidR="00C55F81">
        <w:t>7.1.2.2</w:t>
      </w:r>
      <w:r w:rsidR="00237AA9">
        <w:rPr>
          <w:highlight w:val="yellow"/>
        </w:rPr>
        <w:fldChar w:fldCharType="end"/>
      </w:r>
      <w:r>
        <w:t xml:space="preserve">, excluindo-se as </w:t>
      </w:r>
      <w:r w:rsidRPr="008264BA" w:rsidR="008264BA">
        <w:rPr>
          <w:b/>
          <w:bCs w:val="0"/>
        </w:rPr>
        <w:t>C</w:t>
      </w:r>
      <w:r w:rsidRPr="008264BA">
        <w:rPr>
          <w:b/>
          <w:bCs w:val="0"/>
        </w:rPr>
        <w:t>argas</w:t>
      </w:r>
      <w:r>
        <w:t xml:space="preserve"> que a </w:t>
      </w:r>
      <w:r w:rsidRPr="7F4002AB">
        <w:rPr>
          <w:b/>
        </w:rPr>
        <w:t>Arrendatária</w:t>
      </w:r>
      <w:r>
        <w:t xml:space="preserve"> é autorizada a movimentar, mas que não são incluídas dentre aquelas exigidas a título de </w:t>
      </w:r>
      <w:r w:rsidRPr="7F4002AB">
        <w:rPr>
          <w:b/>
        </w:rPr>
        <w:t>Movimentação Mínima Exigida</w:t>
      </w:r>
      <w:r>
        <w:t>.</w:t>
      </w:r>
    </w:p>
    <w:p w:rsidR="00B31CF6" w:rsidP="00101116" w:rsidRDefault="00B31CF6" w14:paraId="3AA48B0D" w14:textId="77777777">
      <w:pPr>
        <w:pStyle w:val="MinutadeContrato"/>
      </w:pPr>
    </w:p>
    <w:p w:rsidR="00B31CF6" w:rsidP="004D0F6C" w:rsidRDefault="005F6644" w14:paraId="012662CE" w14:textId="6C2EF85F">
      <w:pPr>
        <w:pStyle w:val="MinutadeContrato"/>
        <w:numPr>
          <w:ilvl w:val="2"/>
          <w:numId w:val="2"/>
        </w:numPr>
        <w:rPr/>
      </w:pPr>
      <w:r w:rsidRPr="4E15ECE3" w:rsidR="75ED5905">
        <w:rPr>
          <w:rFonts w:eastAsia="Spranq eco sans"/>
        </w:rPr>
        <w:t xml:space="preserve">A </w:t>
      </w:r>
      <w:r w:rsidRPr="4E15ECE3" w:rsidR="75ED5905">
        <w:rPr>
          <w:rFonts w:eastAsia="Spranq eco sans"/>
          <w:b w:val="1"/>
          <w:bCs w:val="1"/>
        </w:rPr>
        <w:t>Arrendatária</w:t>
      </w:r>
      <w:r w:rsidRPr="4E15ECE3" w:rsidR="75ED5905">
        <w:rPr>
          <w:rFonts w:eastAsia="Spranq eco sans"/>
        </w:rPr>
        <w:t xml:space="preserve"> </w:t>
      </w:r>
      <w:r w:rsidR="75ED5905">
        <w:rPr/>
        <w:t xml:space="preserve">deverá pagar à </w:t>
      </w:r>
      <w:r w:rsidRPr="4E15ECE3" w:rsidR="75ED5905">
        <w:rPr>
          <w:b w:val="1"/>
          <w:bCs w:val="1"/>
        </w:rPr>
        <w:t xml:space="preserve">Autoridade Portuária </w:t>
      </w:r>
      <w:r w:rsidR="75ED5905">
        <w:rPr/>
        <w:t xml:space="preserve">cinco parcelas de R$ </w:t>
      </w:r>
      <w:ins w:author="Isaac Lucas Souza Bezerra" w:date="2026-02-23T20:38:13.585Z" w16du:dateUtc="2026-02-23T20:38:13.585Z" w:id="1083082499">
        <w:r w:rsidR="164C92E0">
          <w:t xml:space="preserve">{{ </w:t>
        </w:r>
        <w:r w:rsidR="164C92E0">
          <w:t>valor_parcela_outorga</w:t>
        </w:r>
        <w:r w:rsidR="164C92E0">
          <w:t xml:space="preserve"> }}</w:t>
        </w:r>
      </w:ins>
      <w:del w:author="Isaac Lucas Souza Bezerra" w:date="2026-02-23T20:38:12.661Z" w16du:dateUtc="2026-02-23T20:38:12.661Z" w:id="1705684557">
        <w:r w:rsidDel="75ED5905">
          <w:delText>_____</w:delText>
        </w:r>
      </w:del>
      <w:r w:rsidR="75ED5905">
        <w:rPr/>
        <w:t xml:space="preserve"> (</w:t>
      </w:r>
      <w:ins w:author="Isaac Lucas Souza Bezerra" w:date="2026-02-23T20:38:39.599Z" w16du:dateUtc="2026-02-23T20:38:39.599Z" w:id="1620191435">
        <w:r w:rsidR="0F116499">
          <w:t xml:space="preserve">{{ </w:t>
        </w:r>
        <w:r w:rsidR="0F116499">
          <w:t>valor_parcela</w:t>
        </w:r>
        <w:r w:rsidR="0F116499">
          <w:t>_outorga_extenso }}</w:t>
        </w:r>
      </w:ins>
      <w:del w:author="Isaac Lucas Souza Bezerra" w:date="2026-02-23T20:38:37.204Z" w16du:dateUtc="2026-02-23T20:38:37.204Z" w:id="12216317">
        <w:r w:rsidDel="75ED5905">
          <w:delText>________</w:delText>
        </w:r>
      </w:del>
      <w:r w:rsidR="75ED5905">
        <w:rPr/>
        <w:t xml:space="preserve"> reais) a título de </w:t>
      </w:r>
      <w:r w:rsidRPr="4E15ECE3" w:rsidR="75ED5905">
        <w:rPr>
          <w:b w:val="1"/>
          <w:bCs w:val="1"/>
        </w:rPr>
        <w:t>Valor da Outorga</w:t>
      </w:r>
      <w:r w:rsidR="75ED5905">
        <w:rPr/>
        <w:t xml:space="preserve">, correspondente à diferença entre o valor da oferta realizada no </w:t>
      </w:r>
      <w:r w:rsidRPr="4E15ECE3" w:rsidR="75ED5905">
        <w:rPr>
          <w:b w:val="1"/>
          <w:bCs w:val="1"/>
        </w:rPr>
        <w:t xml:space="preserve">Leilão </w:t>
      </w:r>
      <w:r w:rsidR="75ED5905">
        <w:rPr/>
        <w:t xml:space="preserve">do presente </w:t>
      </w:r>
      <w:r w:rsidRPr="4E15ECE3" w:rsidR="75ED5905">
        <w:rPr>
          <w:b w:val="1"/>
          <w:bCs w:val="1"/>
        </w:rPr>
        <w:t>Arrendamento</w:t>
      </w:r>
      <w:r w:rsidR="75ED5905">
        <w:rPr/>
        <w:t xml:space="preserve"> e o valor já pago pela </w:t>
      </w:r>
      <w:r w:rsidRPr="4E15ECE3" w:rsidR="75ED5905">
        <w:rPr>
          <w:b w:val="1"/>
          <w:bCs w:val="1"/>
        </w:rPr>
        <w:t>Arrendatária</w:t>
      </w:r>
      <w:r w:rsidR="75ED5905">
        <w:rPr/>
        <w:t xml:space="preserve"> vencedora como obrigação prévia à celebração do </w:t>
      </w:r>
      <w:r w:rsidRPr="4E15ECE3" w:rsidR="75ED5905">
        <w:rPr>
          <w:b w:val="1"/>
          <w:bCs w:val="1"/>
        </w:rPr>
        <w:t>Contrato</w:t>
      </w:r>
      <w:r w:rsidR="75ED5905">
        <w:rPr/>
        <w:t>.</w:t>
      </w:r>
    </w:p>
    <w:p w:rsidR="00B31CF6" w:rsidP="004D0F6C" w:rsidRDefault="00B31CF6" w14:paraId="557743C5" w14:textId="77777777">
      <w:pPr>
        <w:pStyle w:val="MinutadeContrato"/>
      </w:pPr>
    </w:p>
    <w:p w:rsidR="00B31CF6" w:rsidP="004D0F6C" w:rsidRDefault="005F6644" w14:paraId="33CD9F5E" w14:textId="77777777">
      <w:pPr>
        <w:pStyle w:val="MinutadeContrato"/>
        <w:numPr>
          <w:ilvl w:val="3"/>
          <w:numId w:val="2"/>
        </w:numPr>
      </w:pPr>
      <w:bookmarkStart w:name="_Ref24040587" w:id="797"/>
      <w:r w:rsidRPr="00186B76">
        <w:t xml:space="preserve">As parcelas do </w:t>
      </w:r>
      <w:r w:rsidRPr="00186B76">
        <w:rPr>
          <w:b/>
        </w:rPr>
        <w:t>Valor da Outorga</w:t>
      </w:r>
      <w:r w:rsidRPr="00186B76">
        <w:t xml:space="preserve"> serão pagas anualmente, da seguinte forma: a primeira parcela será paga em até 10 (dez) dias após o término do 12º (décimo segundo) mês contado da </w:t>
      </w:r>
      <w:r w:rsidRPr="00186B76">
        <w:rPr>
          <w:b/>
        </w:rPr>
        <w:t>Data de Assunção</w:t>
      </w:r>
      <w:r w:rsidRPr="00186B76">
        <w:t>; e as demais serão pagas a cada 12 (doze) meses.</w:t>
      </w:r>
      <w:bookmarkEnd w:id="797"/>
    </w:p>
    <w:p w:rsidR="00B31CF6" w:rsidP="004D0F6C" w:rsidRDefault="00B31CF6" w14:paraId="5B6FB26F" w14:textId="77777777">
      <w:pPr>
        <w:pStyle w:val="MinutadeContrato"/>
      </w:pPr>
    </w:p>
    <w:p w:rsidR="00B31CF6" w:rsidP="004D0F6C" w:rsidRDefault="005F6644" w14:paraId="49454DE7" w14:textId="77777777">
      <w:pPr>
        <w:pStyle w:val="MinutadeContrato"/>
        <w:numPr>
          <w:ilvl w:val="3"/>
          <w:numId w:val="2"/>
        </w:numPr>
      </w:pPr>
      <w:r w:rsidRPr="00186B76">
        <w:t xml:space="preserve">O </w:t>
      </w:r>
      <w:r w:rsidRPr="00186B76">
        <w:rPr>
          <w:b/>
        </w:rPr>
        <w:t>Valor da Outorga</w:t>
      </w:r>
      <w:r w:rsidRPr="00186B76">
        <w:t xml:space="preserve"> será reajustado pelo </w:t>
      </w:r>
      <w:r w:rsidRPr="00186B76">
        <w:rPr>
          <w:b/>
        </w:rPr>
        <w:t xml:space="preserve">IPCA </w:t>
      </w:r>
      <w:r w:rsidRPr="00186B76">
        <w:t xml:space="preserve">acumulado entre o mês da realização da </w:t>
      </w:r>
      <w:r w:rsidRPr="00186B76">
        <w:rPr>
          <w:b/>
        </w:rPr>
        <w:t xml:space="preserve">Sessão Pública </w:t>
      </w:r>
      <w:r w:rsidRPr="00186B76">
        <w:t xml:space="preserve">do </w:t>
      </w:r>
      <w:r w:rsidRPr="00186B76">
        <w:rPr>
          <w:b/>
        </w:rPr>
        <w:t>Leilão</w:t>
      </w:r>
      <w:r w:rsidRPr="00186B76">
        <w:t xml:space="preserve"> e a data de pagamento de cada parcela anual, observando-se a seguinte fórmula:</w:t>
      </w:r>
    </w:p>
    <w:p w:rsidR="00B31CF6" w:rsidP="00265ADF" w:rsidRDefault="00B31CF6" w14:paraId="671D2C4E" w14:textId="77777777">
      <w:pPr>
        <w:pStyle w:val="MinutadeContrato"/>
      </w:pPr>
    </w:p>
    <w:p w:rsidRPr="00265ADF" w:rsidR="00B31CF6" w:rsidP="00265ADF" w:rsidRDefault="005F6644" w14:paraId="5A736CFB" w14:textId="77777777">
      <w:pPr>
        <w:pStyle w:val="MinutadeContrato"/>
        <w:jc w:val="center"/>
        <w:rPr>
          <w:i/>
          <w:iCs/>
        </w:rPr>
      </w:pPr>
      <w:r w:rsidRPr="00265ADF">
        <w:rPr>
          <w:i/>
          <w:iCs/>
        </w:rPr>
        <w:t>O</w:t>
      </w:r>
      <w:r w:rsidRPr="00265ADF">
        <w:rPr>
          <w:i/>
          <w:iCs/>
          <w:vertAlign w:val="subscript"/>
        </w:rPr>
        <w:t>1</w:t>
      </w:r>
      <w:r w:rsidRPr="00265ADF">
        <w:rPr>
          <w:i/>
          <w:iCs/>
        </w:rPr>
        <w:t xml:space="preserve"> = O</w:t>
      </w:r>
      <w:r w:rsidRPr="00265ADF">
        <w:rPr>
          <w:i/>
          <w:iCs/>
          <w:vertAlign w:val="subscript"/>
        </w:rPr>
        <w:t>0</w:t>
      </w:r>
      <w:r w:rsidRPr="00265ADF">
        <w:rPr>
          <w:i/>
          <w:iCs/>
        </w:rPr>
        <w:t xml:space="preserve"> x (IPCA</w:t>
      </w:r>
      <w:r w:rsidRPr="00265ADF">
        <w:rPr>
          <w:i/>
          <w:iCs/>
          <w:vertAlign w:val="subscript"/>
        </w:rPr>
        <w:t>t</w:t>
      </w:r>
      <w:r w:rsidRPr="00265ADF">
        <w:rPr>
          <w:i/>
          <w:iCs/>
        </w:rPr>
        <w:t>/IPCA</w:t>
      </w:r>
      <w:r w:rsidRPr="00265ADF">
        <w:rPr>
          <w:i/>
          <w:iCs/>
          <w:vertAlign w:val="subscript"/>
        </w:rPr>
        <w:t>t-1</w:t>
      </w:r>
      <w:r w:rsidRPr="00265ADF">
        <w:rPr>
          <w:i/>
          <w:iCs/>
        </w:rPr>
        <w:t>)</w:t>
      </w:r>
    </w:p>
    <w:p w:rsidR="00B31CF6" w:rsidP="00265ADF" w:rsidRDefault="00B31CF6" w14:paraId="6539A053" w14:textId="77777777">
      <w:pPr>
        <w:pStyle w:val="MinutadeContrato"/>
      </w:pPr>
    </w:p>
    <w:p w:rsidR="00B31CF6" w:rsidP="00265ADF" w:rsidRDefault="00317E5A" w14:paraId="0FB79751" w14:textId="5E3DF38B">
      <w:pPr>
        <w:pStyle w:val="MinutadeContrato"/>
      </w:pPr>
      <w:r>
        <w:t>Em que</w:t>
      </w:r>
      <w:r w:rsidRPr="00186B76" w:rsidR="005F6644">
        <w:t>:</w:t>
      </w:r>
      <w:r w:rsidRPr="00186B76" w:rsidR="005F6644">
        <w:tab/>
      </w:r>
    </w:p>
    <w:p w:rsidR="00B31CF6" w:rsidP="00265ADF" w:rsidRDefault="005F6644" w14:paraId="68C364DC" w14:textId="77777777">
      <w:pPr>
        <w:pStyle w:val="MinutadeContrato"/>
      </w:pPr>
      <w:r w:rsidRPr="00265ADF">
        <w:rPr>
          <w:i/>
          <w:iCs/>
        </w:rPr>
        <w:t>O</w:t>
      </w:r>
      <w:r w:rsidRPr="00265ADF">
        <w:rPr>
          <w:i/>
          <w:iCs/>
          <w:vertAlign w:val="subscript"/>
        </w:rPr>
        <w:t>1</w:t>
      </w:r>
      <w:r w:rsidRPr="00186B76">
        <w:t xml:space="preserve"> é o </w:t>
      </w:r>
      <w:r w:rsidRPr="00186B76">
        <w:rPr>
          <w:b/>
        </w:rPr>
        <w:t>Valor da Outorga</w:t>
      </w:r>
      <w:r w:rsidRPr="00186B76">
        <w:t xml:space="preserve"> anual reajustada na data de início do pagamento da primeira parcela anual; </w:t>
      </w:r>
    </w:p>
    <w:p w:rsidR="00B31CF6" w:rsidP="00265ADF" w:rsidRDefault="005F6644" w14:paraId="3159C4D7" w14:textId="77777777">
      <w:pPr>
        <w:pStyle w:val="MinutadeContrato"/>
      </w:pPr>
      <w:r w:rsidRPr="00265ADF">
        <w:rPr>
          <w:i/>
          <w:iCs/>
        </w:rPr>
        <w:t>O</w:t>
      </w:r>
      <w:r w:rsidRPr="00265ADF">
        <w:rPr>
          <w:i/>
          <w:iCs/>
          <w:vertAlign w:val="subscript"/>
        </w:rPr>
        <w:t>0</w:t>
      </w:r>
      <w:r w:rsidRPr="00186B76">
        <w:t xml:space="preserve"> é o </w:t>
      </w:r>
      <w:r w:rsidRPr="00186B76">
        <w:rPr>
          <w:b/>
        </w:rPr>
        <w:t>Valor da Outorga</w:t>
      </w:r>
      <w:r w:rsidRPr="00186B76">
        <w:t xml:space="preserve"> anual a preços correntes do dia de realização da Sessão Pública do Leilão;</w:t>
      </w:r>
    </w:p>
    <w:p w:rsidR="00B31CF6" w:rsidP="00265ADF" w:rsidRDefault="005F6644" w14:paraId="070C2852" w14:textId="77777777">
      <w:pPr>
        <w:pStyle w:val="MinutadeContrato"/>
      </w:pPr>
      <w:r w:rsidRPr="00265ADF">
        <w:rPr>
          <w:i/>
          <w:iCs/>
        </w:rPr>
        <w:t>IPCA</w:t>
      </w:r>
      <w:r w:rsidRPr="00265ADF">
        <w:rPr>
          <w:i/>
          <w:iCs/>
          <w:vertAlign w:val="subscript"/>
        </w:rPr>
        <w:t>t</w:t>
      </w:r>
      <w:r w:rsidRPr="00265ADF">
        <w:rPr>
          <w:i/>
          <w:iCs/>
        </w:rPr>
        <w:t>/IPCA</w:t>
      </w:r>
      <w:r w:rsidRPr="00265ADF">
        <w:rPr>
          <w:i/>
          <w:iCs/>
          <w:vertAlign w:val="subscript"/>
        </w:rPr>
        <w:t>t-1</w:t>
      </w:r>
      <w:r w:rsidRPr="00186B76">
        <w:t xml:space="preserve"> é o </w:t>
      </w:r>
      <w:r w:rsidRPr="00186B76">
        <w:rPr>
          <w:b/>
        </w:rPr>
        <w:t>IPCA</w:t>
      </w:r>
      <w:r w:rsidRPr="00186B76">
        <w:t xml:space="preserve"> acumulado do período compreendido entre o mês da realização da Sessão Pública do </w:t>
      </w:r>
      <w:r w:rsidRPr="00186B76">
        <w:rPr>
          <w:b/>
        </w:rPr>
        <w:t>Leilão</w:t>
      </w:r>
      <w:r w:rsidRPr="00186B76">
        <w:t xml:space="preserve"> e o mês anterior ao início do pagamento do </w:t>
      </w:r>
      <w:r w:rsidRPr="00186B76">
        <w:rPr>
          <w:b/>
        </w:rPr>
        <w:t>Valor da Outorga</w:t>
      </w:r>
      <w:r w:rsidRPr="00186B76">
        <w:t xml:space="preserve"> anual. </w:t>
      </w:r>
    </w:p>
    <w:p w:rsidR="00B31CF6" w:rsidP="00265ADF" w:rsidRDefault="00B31CF6" w14:paraId="06B24FF6" w14:textId="77777777">
      <w:pPr>
        <w:pStyle w:val="MinutadeContrato"/>
      </w:pPr>
    </w:p>
    <w:p w:rsidR="00B31CF6" w:rsidP="00265ADF" w:rsidRDefault="005F6644" w14:paraId="1C2847FE" w14:textId="77777777">
      <w:pPr>
        <w:pStyle w:val="MinutadeContrato"/>
        <w:numPr>
          <w:ilvl w:val="3"/>
          <w:numId w:val="2"/>
        </w:numPr>
      </w:pPr>
      <w:r w:rsidRPr="00186B76">
        <w:t xml:space="preserve">Após o primeiro reajuste, o </w:t>
      </w:r>
      <w:r w:rsidRPr="00186B76">
        <w:rPr>
          <w:b/>
        </w:rPr>
        <w:t>Valor da Outorga</w:t>
      </w:r>
      <w:r w:rsidRPr="00186B76">
        <w:t xml:space="preserve"> anual será reajustado anualmente pelo </w:t>
      </w:r>
      <w:r w:rsidRPr="00BB0EB1">
        <w:rPr>
          <w:b/>
          <w:bCs w:val="0"/>
        </w:rPr>
        <w:t>IPCA</w:t>
      </w:r>
      <w:r w:rsidRPr="00186B76">
        <w:t xml:space="preserve">, observando-se a seguinte fórmula: </w:t>
      </w:r>
    </w:p>
    <w:p w:rsidR="00B31CF6" w:rsidP="00265ADF" w:rsidRDefault="00B31CF6" w14:paraId="01B242F3" w14:textId="77777777">
      <w:pPr>
        <w:pStyle w:val="MinutadeContrato"/>
      </w:pPr>
    </w:p>
    <w:p w:rsidRPr="00265ADF" w:rsidR="00B31CF6" w:rsidP="00265ADF" w:rsidRDefault="005F6644" w14:paraId="6AB6B8F8" w14:textId="77777777">
      <w:pPr>
        <w:pStyle w:val="MinutadeContrato"/>
        <w:jc w:val="center"/>
        <w:rPr>
          <w:i/>
          <w:iCs/>
          <w:lang w:val="en-US"/>
        </w:rPr>
      </w:pPr>
      <w:r w:rsidRPr="00265ADF">
        <w:rPr>
          <w:i/>
          <w:iCs/>
          <w:lang w:val="en-US"/>
        </w:rPr>
        <w:t>O</w:t>
      </w:r>
      <w:r w:rsidRPr="00265ADF">
        <w:rPr>
          <w:i/>
          <w:iCs/>
          <w:vertAlign w:val="subscript"/>
          <w:lang w:val="en-US"/>
        </w:rPr>
        <w:t>t</w:t>
      </w:r>
      <w:r w:rsidRPr="00265ADF">
        <w:rPr>
          <w:i/>
          <w:iCs/>
          <w:lang w:val="en-US"/>
        </w:rPr>
        <w:t xml:space="preserve"> = O</w:t>
      </w:r>
      <w:r w:rsidRPr="00265ADF">
        <w:rPr>
          <w:i/>
          <w:iCs/>
          <w:vertAlign w:val="subscript"/>
          <w:lang w:val="en-US"/>
        </w:rPr>
        <w:t>t -1</w:t>
      </w:r>
      <w:r w:rsidRPr="00265ADF">
        <w:rPr>
          <w:i/>
          <w:iCs/>
          <w:lang w:val="en-US"/>
        </w:rPr>
        <w:t xml:space="preserve"> x (IPCA</w:t>
      </w:r>
      <w:r w:rsidRPr="00265ADF">
        <w:rPr>
          <w:i/>
          <w:iCs/>
          <w:vertAlign w:val="subscript"/>
          <w:lang w:val="en-US"/>
        </w:rPr>
        <w:t>t</w:t>
      </w:r>
      <w:r w:rsidRPr="00265ADF">
        <w:rPr>
          <w:i/>
          <w:iCs/>
          <w:lang w:val="en-US"/>
        </w:rPr>
        <w:t>/IPCA</w:t>
      </w:r>
      <w:r w:rsidRPr="00265ADF">
        <w:rPr>
          <w:i/>
          <w:iCs/>
          <w:vertAlign w:val="subscript"/>
          <w:lang w:val="en-US"/>
        </w:rPr>
        <w:t>t-1</w:t>
      </w:r>
      <w:r w:rsidRPr="00265ADF">
        <w:rPr>
          <w:i/>
          <w:iCs/>
          <w:lang w:val="en-US"/>
        </w:rPr>
        <w:t>)</w:t>
      </w:r>
    </w:p>
    <w:p w:rsidR="00B31CF6" w:rsidP="00265ADF" w:rsidRDefault="00B31CF6" w14:paraId="2EBF08B2" w14:textId="77777777">
      <w:pPr>
        <w:pStyle w:val="MinutadeContrato"/>
        <w:rPr>
          <w:lang w:val="en-US"/>
        </w:rPr>
      </w:pPr>
    </w:p>
    <w:p w:rsidR="00B31CF6" w:rsidP="00265ADF" w:rsidRDefault="0004098D" w14:paraId="698A4B5C" w14:textId="48E9BE96">
      <w:pPr>
        <w:pStyle w:val="MinutadeContrato"/>
      </w:pPr>
      <w:r>
        <w:t>Em que</w:t>
      </w:r>
      <w:r w:rsidRPr="00186B76" w:rsidR="005F6644">
        <w:t xml:space="preserve">: </w:t>
      </w:r>
    </w:p>
    <w:p w:rsidR="00B31CF6" w:rsidP="00265ADF" w:rsidRDefault="005F6644" w14:paraId="68954A5D" w14:textId="77777777">
      <w:pPr>
        <w:pStyle w:val="MinutadeContrato"/>
      </w:pPr>
      <w:r w:rsidRPr="00265ADF">
        <w:rPr>
          <w:i/>
          <w:iCs/>
        </w:rPr>
        <w:t>t</w:t>
      </w:r>
      <w:r w:rsidRPr="00186B76">
        <w:t xml:space="preserve"> representa o tempo em </w:t>
      </w:r>
      <w:r w:rsidRPr="00186B76">
        <w:rPr>
          <w:b/>
        </w:rPr>
        <w:t>Ano</w:t>
      </w:r>
      <w:r w:rsidRPr="00265ADF">
        <w:rPr>
          <w:b/>
          <w:bCs w:val="0"/>
        </w:rPr>
        <w:t>s</w:t>
      </w:r>
      <w:r w:rsidRPr="00186B76">
        <w:t xml:space="preserve">; </w:t>
      </w:r>
    </w:p>
    <w:p w:rsidR="00B31CF6" w:rsidP="00265ADF" w:rsidRDefault="005F6644" w14:paraId="1F613F49" w14:textId="77777777">
      <w:pPr>
        <w:pStyle w:val="MinutadeContrato"/>
      </w:pPr>
      <w:r w:rsidRPr="00265ADF">
        <w:rPr>
          <w:i/>
          <w:iCs/>
        </w:rPr>
        <w:t>O</w:t>
      </w:r>
      <w:r w:rsidRPr="00265ADF">
        <w:rPr>
          <w:i/>
          <w:iCs/>
          <w:vertAlign w:val="subscript"/>
        </w:rPr>
        <w:t>t</w:t>
      </w:r>
      <w:r w:rsidRPr="00186B76">
        <w:t xml:space="preserve"> é </w:t>
      </w:r>
      <w:r w:rsidRPr="00186B76">
        <w:rPr>
          <w:b/>
        </w:rPr>
        <w:t xml:space="preserve">Valor da Outorga </w:t>
      </w:r>
      <w:r w:rsidRPr="00186B76">
        <w:t xml:space="preserve">anual reajustada; </w:t>
      </w:r>
    </w:p>
    <w:p w:rsidR="00B31CF6" w:rsidP="00265ADF" w:rsidRDefault="005F6644" w14:paraId="1902B1EF" w14:textId="77777777">
      <w:pPr>
        <w:pStyle w:val="MinutadeContrato"/>
      </w:pPr>
      <w:r w:rsidRPr="00265ADF">
        <w:rPr>
          <w:i/>
          <w:iCs/>
        </w:rPr>
        <w:t>O</w:t>
      </w:r>
      <w:r w:rsidRPr="00265ADF">
        <w:rPr>
          <w:i/>
          <w:iCs/>
          <w:vertAlign w:val="subscript"/>
        </w:rPr>
        <w:t>t -1</w:t>
      </w:r>
      <w:r w:rsidRPr="00186B76">
        <w:t xml:space="preserve"> é o </w:t>
      </w:r>
      <w:r w:rsidRPr="00186B76">
        <w:rPr>
          <w:b/>
        </w:rPr>
        <w:t xml:space="preserve">Valor da Outorga </w:t>
      </w:r>
      <w:r w:rsidRPr="00186B76">
        <w:t xml:space="preserve">anual em vigor; </w:t>
      </w:r>
    </w:p>
    <w:p w:rsidR="00B31CF6" w:rsidP="00265ADF" w:rsidRDefault="005F6644" w14:paraId="624B151F" w14:textId="77777777">
      <w:pPr>
        <w:pStyle w:val="MinutadeContrato"/>
      </w:pPr>
      <w:r w:rsidRPr="00265ADF">
        <w:rPr>
          <w:i/>
          <w:iCs/>
        </w:rPr>
        <w:t>IPCA</w:t>
      </w:r>
      <w:r w:rsidRPr="00265ADF">
        <w:rPr>
          <w:i/>
          <w:iCs/>
          <w:vertAlign w:val="subscript"/>
        </w:rPr>
        <w:t>t</w:t>
      </w:r>
      <w:r w:rsidRPr="00265ADF">
        <w:rPr>
          <w:i/>
          <w:iCs/>
        </w:rPr>
        <w:t>/IPCA</w:t>
      </w:r>
      <w:r w:rsidRPr="00265ADF">
        <w:rPr>
          <w:i/>
          <w:iCs/>
          <w:vertAlign w:val="subscript"/>
        </w:rPr>
        <w:t>t-1</w:t>
      </w:r>
      <w:r w:rsidRPr="00186B76">
        <w:t xml:space="preserve"> é a variação acumulada do </w:t>
      </w:r>
      <w:r w:rsidRPr="00BB0EB1">
        <w:rPr>
          <w:b/>
          <w:bCs w:val="0"/>
        </w:rPr>
        <w:t>IPCA</w:t>
      </w:r>
      <w:r w:rsidRPr="00186B76">
        <w:t xml:space="preserve"> no período.</w:t>
      </w:r>
    </w:p>
    <w:p w:rsidR="00B31CF6" w:rsidP="00265ADF" w:rsidRDefault="00B31CF6" w14:paraId="75F1E187" w14:textId="3404F25A">
      <w:pPr>
        <w:pStyle w:val="MinutadeContrato"/>
      </w:pPr>
    </w:p>
    <w:p w:rsidR="00B31CF6" w:rsidP="00265ADF" w:rsidRDefault="005F6644" w14:paraId="45B3AE52" w14:textId="77777777">
      <w:pPr>
        <w:pStyle w:val="MinutadeContrato"/>
        <w:numPr>
          <w:ilvl w:val="2"/>
          <w:numId w:val="2"/>
        </w:numPr>
      </w:pPr>
      <w:r w:rsidRPr="00186B76">
        <w:t xml:space="preserve">O atraso no pagamento de qualquer quantia devida, prevista neste </w:t>
      </w:r>
      <w:r w:rsidRPr="00186B76">
        <w:rPr>
          <w:b/>
        </w:rPr>
        <w:t>Contrato</w:t>
      </w:r>
      <w:r w:rsidRPr="00186B76">
        <w:t xml:space="preserve">, implicará incidência de multa moratória de 2% (dois por cento) do valor devido, atualização monetária pela variação do </w:t>
      </w:r>
      <w:r w:rsidRPr="00186B76">
        <w:rPr>
          <w:b/>
        </w:rPr>
        <w:t>IPCA</w:t>
      </w:r>
      <w:r w:rsidRPr="00186B76">
        <w:t xml:space="preserve"> e juros moratórios de 1% (um por cento) ao mês, calculados </w:t>
      </w:r>
      <w:r w:rsidRPr="00186B76">
        <w:rPr>
          <w:i/>
        </w:rPr>
        <w:t>pro rata temporis</w:t>
      </w:r>
      <w:r w:rsidRPr="00186B76">
        <w:t>, até o efetivo pagamento, sem prejuízo das demais penalidades por descumprimento das obrigações contratuais.</w:t>
      </w:r>
    </w:p>
    <w:p w:rsidR="00B31CF6" w:rsidP="0004098D" w:rsidRDefault="00B31CF6" w14:paraId="5B65FD57" w14:textId="77777777">
      <w:pPr>
        <w:pStyle w:val="MinutadeContrato"/>
      </w:pPr>
    </w:p>
    <w:p w:rsidR="00B31CF6" w:rsidP="0004098D" w:rsidRDefault="005F6644" w14:paraId="07F51E7D" w14:textId="33015196">
      <w:pPr>
        <w:pStyle w:val="MinutadeContrato"/>
        <w:numPr>
          <w:ilvl w:val="2"/>
          <w:numId w:val="2"/>
        </w:numPr>
        <w:rPr>
          <w:rFonts w:eastAsia="Spranq eco sans"/>
        </w:rPr>
      </w:pPr>
      <w:bookmarkStart w:name="_Ref24040601" w:id="798"/>
      <w:r w:rsidRPr="00186B76">
        <w:rPr>
          <w:rFonts w:eastAsia="Spranq eco sans"/>
        </w:rPr>
        <w:t xml:space="preserve">Os valores monetários indicados neste </w:t>
      </w:r>
      <w:r w:rsidRPr="00186B76">
        <w:rPr>
          <w:rFonts w:eastAsia="Spranq eco sans"/>
          <w:b/>
        </w:rPr>
        <w:t>Contrato</w:t>
      </w:r>
      <w:r w:rsidRPr="00186B76">
        <w:rPr>
          <w:rFonts w:eastAsia="Spranq eco sans"/>
        </w:rPr>
        <w:t xml:space="preserve"> serão reajustados anualmente</w:t>
      </w:r>
      <w:r>
        <w:rPr>
          <w:rFonts w:eastAsia="Spranq eco sans"/>
        </w:rPr>
        <w:t>,</w:t>
      </w:r>
      <w:r w:rsidRPr="00186B76">
        <w:rPr>
          <w:rFonts w:eastAsia="Spranq eco sans"/>
        </w:rPr>
        <w:t xml:space="preserve"> a partir da data de assinatura do </w:t>
      </w:r>
      <w:r w:rsidRPr="00186B76">
        <w:rPr>
          <w:rFonts w:eastAsia="Spranq eco sans"/>
          <w:b/>
        </w:rPr>
        <w:t>Contrato</w:t>
      </w:r>
      <w:r>
        <w:rPr>
          <w:rFonts w:eastAsia="Spranq eco sans"/>
          <w:b/>
        </w:rPr>
        <w:t>,</w:t>
      </w:r>
      <w:r w:rsidRPr="00186B76">
        <w:rPr>
          <w:rFonts w:eastAsia="Spranq eco sans"/>
        </w:rPr>
        <w:t xml:space="preserve"> pela variação do </w:t>
      </w:r>
      <w:r w:rsidRPr="00186B76">
        <w:rPr>
          <w:rFonts w:eastAsia="Spranq eco sans"/>
          <w:b/>
        </w:rPr>
        <w:t>IPCA</w:t>
      </w:r>
      <w:r w:rsidRPr="00186B76">
        <w:rPr>
          <w:rFonts w:eastAsia="Spranq eco sans"/>
        </w:rPr>
        <w:t>, referenciado a</w:t>
      </w:r>
      <w:r w:rsidR="00237AA9">
        <w:rPr>
          <w:rFonts w:eastAsia="Spranq eco sans"/>
        </w:rPr>
        <w:t xml:space="preserve"> junho de 2024</w:t>
      </w:r>
      <w:r w:rsidRPr="00773321">
        <w:rPr>
          <w:rFonts w:eastAsia="Spranq eco sans"/>
        </w:rPr>
        <w:t>,</w:t>
      </w:r>
      <w:r w:rsidRPr="00186B76">
        <w:rPr>
          <w:rFonts w:eastAsia="Spranq eco sans"/>
        </w:rPr>
        <w:t xml:space="preserve"> devendo ocorrer o primeiro reajuste na assinatura do </w:t>
      </w:r>
      <w:r w:rsidRPr="00186B76">
        <w:rPr>
          <w:rFonts w:eastAsia="Spranq eco sans"/>
          <w:b/>
        </w:rPr>
        <w:t>Contrato</w:t>
      </w:r>
      <w:r w:rsidRPr="00186B76">
        <w:rPr>
          <w:rFonts w:eastAsia="Spranq eco sans"/>
        </w:rPr>
        <w:t>, mediante a aplicação da seguinte fórmula:</w:t>
      </w:r>
      <w:bookmarkEnd w:id="798"/>
    </w:p>
    <w:p w:rsidR="00B31CF6" w:rsidP="0004098D" w:rsidRDefault="00B31CF6" w14:paraId="1DE2F9C7" w14:textId="77777777">
      <w:pPr>
        <w:pStyle w:val="MinutadeContrato"/>
        <w:rPr>
          <w:rFonts w:eastAsia="Spranq eco sans"/>
        </w:rPr>
      </w:pPr>
    </w:p>
    <w:p w:rsidRPr="00317E5A" w:rsidR="00B31CF6" w:rsidP="0004098D" w:rsidRDefault="00C40ECB" w14:paraId="5DF9737C" w14:textId="0432C74E">
      <w:pPr>
        <w:pStyle w:val="MinutadeContrato"/>
        <w:rPr>
          <w:rFonts w:eastAsia="Spranq eco sans"/>
          <w:i/>
        </w:rPr>
      </w:pPr>
      <m:oMathPara>
        <m:oMath>
          <m:sSub>
            <m:sSubPr>
              <m:ctrlPr>
                <w:rPr>
                  <w:rFonts w:ascii="Cambria Math" w:hAnsi="Cambria Math"/>
                  <w:i/>
                </w:rPr>
              </m:ctrlPr>
            </m:sSubPr>
            <m:e>
              <m:r>
                <w:rPr>
                  <w:rFonts w:ascii="Cambria Math" w:hAnsi="Cambria Math" w:eastAsiaTheme="minorEastAsia"/>
                </w:rPr>
                <m:t>P</m:t>
              </m:r>
            </m:e>
            <m:sub>
              <m:r>
                <w:rPr>
                  <w:rFonts w:ascii="Cambria Math" w:hAnsi="Cambria Math" w:eastAsiaTheme="minorEastAsia"/>
                </w:rPr>
                <m:t>t</m:t>
              </m:r>
              <m:r>
                <w:rPr>
                  <w:rFonts w:ascii="Cambria Math" w:hAnsi="Cambria Math" w:eastAsiaTheme="minorEastAsia"/>
                </w:rPr>
                <m:t>1</m:t>
              </m:r>
            </m:sub>
          </m:sSub>
          <m:r>
            <w:rPr>
              <w:rFonts w:ascii="Cambria Math" w:hAnsi="Cambria Math" w:eastAsiaTheme="minorEastAsia"/>
            </w:rPr>
            <m:t>=</m:t>
          </m:r>
          <m:sSub>
            <m:sSubPr>
              <m:ctrlPr>
                <w:rPr>
                  <w:rFonts w:ascii="Cambria Math" w:hAnsi="Cambria Math"/>
                  <w:i/>
                </w:rPr>
              </m:ctrlPr>
            </m:sSubPr>
            <m:e>
              <m:r>
                <w:rPr>
                  <w:rFonts w:ascii="Cambria Math" w:hAnsi="Cambria Math" w:eastAsiaTheme="minorEastAsia"/>
                </w:rPr>
                <m:t>P</m:t>
              </m:r>
            </m:e>
            <m:sub>
              <m:r>
                <w:rPr>
                  <w:rFonts w:ascii="Cambria Math" w:hAnsi="Cambria Math" w:eastAsiaTheme="minorEastAsia"/>
                </w:rPr>
                <m:t>t</m:t>
              </m:r>
              <m:r>
                <w:rPr>
                  <w:rFonts w:ascii="Cambria Math" w:hAnsi="Cambria Math" w:eastAsiaTheme="minorEastAsia"/>
                </w:rPr>
                <m:t>0</m:t>
              </m:r>
            </m:sub>
          </m:sSub>
          <m:r>
            <w:rPr>
              <w:rFonts w:ascii="Cambria Math" w:hAnsi="Cambria Math" w:eastAsiaTheme="minorEastAsia"/>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1</m:t>
                      </m:r>
                    </m:sub>
                  </m:sSub>
                </m:num>
                <m:den>
                  <m:sSub>
                    <m:sSubPr>
                      <m:ctrlPr>
                        <w:rPr>
                          <w:rFonts w:ascii="Cambria Math" w:hAnsi="Cambria Math"/>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0</m:t>
                      </m:r>
                    </m:sub>
                  </m:sSub>
                </m:den>
              </m:f>
            </m:e>
          </m:d>
        </m:oMath>
      </m:oMathPara>
    </w:p>
    <w:p w:rsidR="00B31CF6" w:rsidP="0004098D" w:rsidRDefault="00B31CF6" w14:paraId="279504A9" w14:textId="77777777">
      <w:pPr>
        <w:pStyle w:val="MinutadeContrato"/>
        <w:rPr>
          <w:rFonts w:eastAsia="Spranq eco sans"/>
        </w:rPr>
      </w:pPr>
    </w:p>
    <w:p w:rsidR="00B31CF6" w:rsidP="0004098D" w:rsidRDefault="005F6644" w14:paraId="6FC6B3F3" w14:textId="77777777">
      <w:pPr>
        <w:pStyle w:val="MinutadeContrato"/>
        <w:rPr>
          <w:rFonts w:eastAsiaTheme="minorEastAsia"/>
        </w:rPr>
      </w:pPr>
      <w:r w:rsidRPr="00186B76">
        <w:t>em que:</w:t>
      </w:r>
    </w:p>
    <w:p w:rsidR="00B31CF6" w:rsidP="0004098D" w:rsidRDefault="00C40ECB" w14:paraId="1FB86437" w14:textId="3622F6BA">
      <w:pPr>
        <w:pStyle w:val="MinutadeContrato"/>
        <w:rPr>
          <w:rFonts w:eastAsiaTheme="minorEastAsia"/>
        </w:rPr>
      </w:pPr>
      <m:oMath>
        <m:sSub>
          <m:sSubPr>
            <m:ctrlPr>
              <w:rPr>
                <w:rFonts w:ascii="Cambria Math" w:hAnsi="Cambria Math"/>
                <w:i/>
              </w:rPr>
            </m:ctrlPr>
          </m:sSubPr>
          <m:e>
            <m:r>
              <w:rPr>
                <w:rFonts w:ascii="Cambria Math" w:hAnsi="Cambria Math" w:eastAsiaTheme="minorEastAsia"/>
              </w:rPr>
              <m:t>P</m:t>
            </m:r>
          </m:e>
          <m:sub>
            <m:r>
              <w:rPr>
                <w:rFonts w:ascii="Cambria Math" w:hAnsi="Cambria Math" w:eastAsiaTheme="minorEastAsia"/>
              </w:rPr>
              <m:t>t</m:t>
            </m:r>
            <m:r>
              <w:rPr>
                <w:rFonts w:ascii="Cambria Math" w:hAnsi="Cambria Math" w:eastAsiaTheme="minorEastAsia"/>
              </w:rPr>
              <m:t>1</m:t>
            </m:r>
          </m:sub>
        </m:sSub>
      </m:oMath>
      <w:r w:rsidRPr="00186B76" w:rsidR="005F6644">
        <w:rPr>
          <w:rFonts w:eastAsiaTheme="minorEastAsia"/>
        </w:rPr>
        <w:t xml:space="preserve"> </w:t>
      </w:r>
      <w:r w:rsidRPr="00186B76" w:rsidR="005F6644">
        <w:t xml:space="preserve">corresponde a quaisquer dos valores monetários indicados ou citados neste </w:t>
      </w:r>
      <w:r w:rsidRPr="00186B76" w:rsidR="005F6644">
        <w:rPr>
          <w:b/>
        </w:rPr>
        <w:t>Contrato</w:t>
      </w:r>
      <w:r w:rsidRPr="00186B76" w:rsidR="005F6644">
        <w:t>, devidamente reajustados;</w:t>
      </w:r>
    </w:p>
    <w:p w:rsidR="00B31CF6" w:rsidP="0004098D" w:rsidRDefault="00C40ECB" w14:paraId="71694100" w14:textId="788E8C57">
      <w:pPr>
        <w:pStyle w:val="MinutadeContrato"/>
      </w:pPr>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t</m:t>
            </m:r>
            <m:r>
              <w:rPr>
                <w:rFonts w:ascii="Cambria Math" w:hAnsi="Cambria Math" w:eastAsiaTheme="minorEastAsia"/>
              </w:rPr>
              <m:t>0</m:t>
            </m:r>
          </m:sub>
        </m:sSub>
      </m:oMath>
      <w:r w:rsidRPr="00186B76" w:rsidR="005F6644">
        <w:rPr>
          <w:rFonts w:eastAsiaTheme="minorEastAsia"/>
        </w:rPr>
        <w:t xml:space="preserve"> </w:t>
      </w:r>
      <w:r w:rsidRPr="00186B76" w:rsidR="005F6644">
        <w:t xml:space="preserve">corresponde aos valores monetários indicados ou citados neste </w:t>
      </w:r>
      <w:r w:rsidRPr="00186B76" w:rsidR="005F6644">
        <w:rPr>
          <w:b/>
        </w:rPr>
        <w:t>Contrato</w:t>
      </w:r>
      <w:r w:rsidRPr="00186B76" w:rsidR="005F6644">
        <w:t>, referenciados a</w:t>
      </w:r>
      <w:r w:rsidR="00237AA9">
        <w:t xml:space="preserve"> junho de 2024</w:t>
      </w:r>
      <w:r w:rsidRPr="00773321" w:rsidR="005F6644">
        <w:t>;</w:t>
      </w:r>
    </w:p>
    <w:p w:rsidR="00B31CF6" w:rsidP="0004098D" w:rsidRDefault="00C40ECB" w14:paraId="36267428" w14:textId="2F8AC230">
      <w:pPr>
        <w:pStyle w:val="MinutadeContrato"/>
      </w:pPr>
      <m:oMath>
        <m:sSub>
          <m:sSubPr>
            <m:ctrlPr>
              <w:rPr>
                <w:rFonts w:ascii="Cambria Math" w:hAnsi="Cambria Math"/>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1</m:t>
            </m:r>
          </m:sub>
        </m:sSub>
      </m:oMath>
      <w:r w:rsidRPr="00186B76" w:rsidR="005F6644">
        <w:rPr>
          <w:rFonts w:eastAsiaTheme="minorEastAsia"/>
        </w:rPr>
        <w:t xml:space="preserve"> </w:t>
      </w:r>
      <w:r w:rsidRPr="00186B76" w:rsidR="005F6644">
        <w:t xml:space="preserve">corresponde ao Número Índice do </w:t>
      </w:r>
      <w:r w:rsidRPr="00317E5A" w:rsidR="005F6644">
        <w:rPr>
          <w:b/>
          <w:bCs w:val="0"/>
        </w:rPr>
        <w:t>IPCA</w:t>
      </w:r>
      <w:r w:rsidRPr="00186B76" w:rsidR="005F6644">
        <w:t xml:space="preserve"> referenciado a data do reajuste;</w:t>
      </w:r>
    </w:p>
    <w:p w:rsidR="00B31CF6" w:rsidP="0004098D" w:rsidRDefault="00C40ECB" w14:paraId="31E6CE07" w14:textId="71A7AE05">
      <w:pPr>
        <w:pStyle w:val="MinutadeContrato"/>
      </w:pPr>
      <m:oMath>
        <m:sSub>
          <m:sSubPr>
            <m:ctrlPr>
              <w:rPr>
                <w:rFonts w:ascii="Cambria Math" w:hAnsi="Cambria Math" w:eastAsiaTheme="minorEastAsia"/>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0</m:t>
            </m:r>
          </m:sub>
        </m:sSub>
      </m:oMath>
      <w:r w:rsidRPr="00186B76" w:rsidR="005F6644">
        <w:rPr>
          <w:rFonts w:eastAsiaTheme="minorEastAsia"/>
        </w:rPr>
        <w:t xml:space="preserve"> </w:t>
      </w:r>
      <w:r w:rsidRPr="00186B76" w:rsidR="005F6644">
        <w:t xml:space="preserve">corresponde ao Número Índice do </w:t>
      </w:r>
      <w:r w:rsidRPr="00317E5A" w:rsidR="005F6644">
        <w:rPr>
          <w:b/>
          <w:bCs w:val="0"/>
        </w:rPr>
        <w:t>IPCA</w:t>
      </w:r>
      <w:r w:rsidRPr="00186B76" w:rsidR="005F6644">
        <w:t xml:space="preserve"> referenciado a</w:t>
      </w:r>
      <w:r w:rsidR="00237AA9">
        <w:t xml:space="preserve"> junho de 2024</w:t>
      </w:r>
      <w:r w:rsidRPr="00773321" w:rsidR="005F6644">
        <w:t>;</w:t>
      </w:r>
    </w:p>
    <w:p w:rsidR="00B31CF6" w:rsidP="0004098D" w:rsidRDefault="00C40ECB" w14:paraId="44F8D484" w14:textId="61CA98F8">
      <w:pPr>
        <w:pStyle w:val="MinutadeContrato"/>
      </w:pPr>
      <m:oMath>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1</m:t>
                </m:r>
              </m:sub>
            </m:sSub>
          </m:num>
          <m:den>
            <m:sSub>
              <m:sSubPr>
                <m:ctrlPr>
                  <w:rPr>
                    <w:rFonts w:ascii="Cambria Math" w:hAnsi="Cambria Math" w:eastAsiaTheme="minorEastAsia"/>
                    <w:i/>
                  </w:rPr>
                </m:ctrlPr>
              </m:sSubPr>
              <m:e>
                <m:r>
                  <w:rPr>
                    <w:rFonts w:ascii="Cambria Math" w:hAnsi="Cambria Math" w:eastAsiaTheme="minorEastAsia"/>
                  </w:rPr>
                  <m:t>IPCA</m:t>
                </m:r>
              </m:e>
              <m:sub>
                <m:r>
                  <w:rPr>
                    <w:rFonts w:ascii="Cambria Math" w:hAnsi="Cambria Math" w:eastAsiaTheme="minorEastAsia"/>
                  </w:rPr>
                  <m:t>t</m:t>
                </m:r>
                <m:r>
                  <w:rPr>
                    <w:rFonts w:ascii="Cambria Math" w:hAnsi="Cambria Math" w:eastAsiaTheme="minorEastAsia"/>
                  </w:rPr>
                  <m:t>0</m:t>
                </m:r>
              </m:sub>
            </m:sSub>
          </m:den>
        </m:f>
      </m:oMath>
      <w:r w:rsidRPr="4E15ECE3" w:rsidR="75ED5905">
        <w:rPr>
          <w:rFonts w:eastAsia="ＭＳ 明朝" w:eastAsiaTheme="minorEastAsia"/>
        </w:rPr>
        <w:t xml:space="preserve"> </w:t>
      </w:r>
      <w:r w:rsidRPr="00186B76" w:rsidR="75ED5905">
        <w:rPr/>
        <w:t xml:space="preserve">corresponde a 1 (um) mais a variação do </w:t>
      </w:r>
      <w:r w:rsidRPr="4E15ECE3" w:rsidR="75ED5905">
        <w:rPr>
          <w:b w:val="1"/>
          <w:bCs w:val="1"/>
        </w:rPr>
        <w:t>IPCA</w:t>
      </w:r>
      <w:r w:rsidRPr="00186B76" w:rsidR="75ED5905">
        <w:rPr/>
        <w:t xml:space="preserve"> acumulada no período </w:t>
      </w:r>
      <w:r w:rsidRPr="00186B76" w:rsidR="75ED5905">
        <w:rPr/>
        <w:t xml:space="preserve">compreendido</w:t>
      </w:r>
      <w:r w:rsidRPr="00186B76" w:rsidR="75ED5905">
        <w:rPr/>
        <w:t xml:space="preserve"> entre </w:t>
      </w:r>
      <w:ins w:author="Isaac Lucas Souza Bezerra" w:date="2026-02-23T20:39:40.457Z" w16du:dateUtc="2026-02-23T20:39:40.457Z" w:id="1508601271">
        <w:r w:rsidRPr="00186B76" w:rsidR="4F2D749A">
          <w:rPr/>
          <w:t xml:space="preserve">{</w:t>
        </w:r>
        <w:r w:rsidRPr="00186B76" w:rsidR="4F2D749A">
          <w:rPr/>
          <w:t xml:space="preserve">{ </w:t>
        </w:r>
        <w:r w:rsidRPr="00186B76" w:rsidR="4F2D749A">
          <w:rPr/>
          <w:t xml:space="preserve">data_base</w:t>
        </w:r>
        <w:r w:rsidRPr="00186B76" w:rsidR="4F2D749A">
          <w:rPr/>
          <w:t xml:space="preserve"> </w:t>
        </w:r>
        <w:r w:rsidR="4F2D749A">
          <w:t xml:space="preserve">| </w:t>
        </w:r>
        <w:r w:rsidR="4F2D749A">
          <w:t>default(</w:t>
        </w:r>
      </w:ins>
      <w:ins w:author="Isaac Lucas Souza Bezerra" w:date="2026-02-23T20:43:33.611Z" w16du:dateUtc="2026-02-23T20:43:33.611Z" w:id="1525999862">
        <w:r w:rsidR="2B63C21B">
          <w:t>'</w:t>
        </w:r>
      </w:ins>
      <w:ins w:author="Isaac Lucas Souza Bezerra" w:date="2026-02-23T20:39:40.457Z" w16du:dateUtc="2026-02-23T20:39:40.457Z" w:id="464704848">
        <w:r w:rsidR="4F2D749A">
          <w:t>[•] [•] [•]</w:t>
        </w:r>
      </w:ins>
      <w:ins w:author="Isaac Lucas Souza Bezerra" w:date="2026-02-23T20:43:33.614Z" w16du:dateUtc="2026-02-23T20:43:33.614Z" w:id="2018484997">
        <w:r w:rsidR="2B63C21B">
          <w:t>'</w:t>
        </w:r>
      </w:ins>
      <w:ins w:author="Isaac Lucas Souza Bezerra" w:date="2026-02-23T20:39:40.457Z" w16du:dateUtc="2026-02-23T20:39:40.457Z" w:id="914024656">
        <w:r w:rsidR="4F2D749A">
          <w:t xml:space="preserve">, </w:t>
        </w:r>
        <w:r w:rsidR="4F2D749A">
          <w:t>true</w:t>
        </w:r>
        <w:r w:rsidR="4F2D749A">
          <w:t>) }</w:t>
        </w:r>
        <w:r w:rsidR="4F2D749A">
          <w:t xml:space="preserve">} </w:t>
        </w:r>
      </w:ins>
      <w:r w:rsidR="00C55F81">
        <w:fldChar w:fldCharType="begin"/>
      </w:r>
      <w:r w:rsidR="00C55F81">
        <w:instrText xml:space="preserve"> MERGEFIELD Data_base </w:instrText>
      </w:r>
      <w:r w:rsidR="00C55F81">
        <w:fldChar w:fldCharType="separate"/>
      </w:r>
      <w:ins w:author="Isabela Alves Pereira Oliveira" w:date="2025-12-12T11:57:00Z" w16du:dateUtc="2025-12-12T14:57:00Z" w:id="142022063">
        <w:del w:author="Isaac Lucas Souza Bezerra" w:date="2026-02-23T20:39:39.478Z" w16du:dateUtc="2026-02-23T20:39:39.479Z" w:id="1167038695">
          <w:r w:rsidRPr="4E15ECE3" w:rsidDel="3B2E5121">
            <w:rPr>
              <w:noProof/>
            </w:rPr>
            <w:delText>«Data_base»</w:delText>
          </w:r>
        </w:del>
      </w:ins>
      <w:del w:author="Isabela Alves Pereira Oliveira" w:date="2025-12-12T09:24:00Z" w16du:dateUtc="2025-12-12T12:24:00Z" w:id="266297900">
        <w:r w:rsidRPr="4E15ECE3" w:rsidDel="75ED5905">
          <w:rPr>
            <w:noProof/>
          </w:rPr>
          <w:delText>[</w:delText>
        </w:r>
        <w:r w:rsidRPr="4E15ECE3" w:rsidDel="75ED5905">
          <w:rPr>
            <w:noProof/>
          </w:rPr>
          <w:delText>DATA BASE]</w:delText>
        </w:r>
      </w:del>
      <w:r w:rsidR="00C55F81">
        <w:rPr>
          <w:noProof/>
        </w:rPr>
        <w:fldChar w:fldCharType="end"/>
      </w:r>
      <w:r w:rsidRPr="00186B76" w:rsidR="75ED5905">
        <w:rPr/>
        <w:t xml:space="preserve"> e a data do reajuste;</w:t>
      </w:r>
    </w:p>
    <w:p w:rsidR="00317E5A" w:rsidP="4E15ECE3" w:rsidRDefault="00317E5A" w14:paraId="2583A62C" w14:textId="159E2417">
      <w:pPr>
        <w:pStyle w:val="MinutadeContrato"/>
        <w:rPr>
          <w:rFonts w:eastAsia="ＭＳ 明朝" w:eastAsiaTheme="minorEastAsia"/>
        </w:rPr>
      </w:pPr>
      <w:r w:rsidRPr="4E15ECE3" w:rsidR="70A0A2D9">
        <w:rPr>
          <w:rFonts w:eastAsia="ＭＳ 明朝" w:eastAsiaTheme="minorEastAsia"/>
          <w:i w:val="1"/>
          <w:iCs w:val="1"/>
          <w:highlight w:val="red"/>
        </w:rPr>
        <w:t>t0</w:t>
      </w:r>
      <w:r w:rsidRPr="4E15ECE3" w:rsidR="70A0A2D9">
        <w:rPr>
          <w:rFonts w:eastAsia="ＭＳ 明朝" w:eastAsiaTheme="minorEastAsia"/>
          <w:highlight w:val="red"/>
        </w:rPr>
        <w:t xml:space="preserve"> corresponde ao período da </w:t>
      </w:r>
      <w:ins w:author="Isaac Lucas Souza Bezerra" w:date="2026-02-23T20:40:45.952Z" w16du:dateUtc="2026-02-23T20:40:45.952Z" w:id="20762543">
        <w:r w:rsidRPr="4E15ECE3" w:rsidR="70985D78">
          <w:rPr>
            <w:rFonts w:eastAsia="ＭＳ 明朝" w:eastAsiaTheme="minorEastAsia"/>
            <w:highlight w:val="red"/>
          </w:rPr>
          <w:t>{</w:t>
        </w:r>
        <w:r w:rsidRPr="4E15ECE3" w:rsidR="70985D78">
          <w:rPr>
            <w:rFonts w:eastAsia="ＭＳ 明朝" w:eastAsiaTheme="minorEastAsia"/>
            <w:highlight w:val="red"/>
          </w:rPr>
          <w:t xml:space="preserve">{ </w:t>
        </w:r>
        <w:r w:rsidRPr="4E15ECE3" w:rsidR="70985D78">
          <w:rPr>
            <w:rFonts w:eastAsia="ＭＳ 明朝" w:eastAsiaTheme="minorEastAsia"/>
            <w:highlight w:val="red"/>
          </w:rPr>
          <w:t>data_base_reajuste</w:t>
        </w:r>
        <w:r w:rsidRPr="4E15ECE3" w:rsidR="70985D78">
          <w:rPr>
            <w:rFonts w:eastAsia="ＭＳ 明朝" w:eastAsiaTheme="minorEastAsia"/>
            <w:highlight w:val="red"/>
          </w:rPr>
          <w:t xml:space="preserve"> | </w:t>
        </w:r>
        <w:r w:rsidRPr="4E15ECE3" w:rsidR="70985D78">
          <w:rPr>
            <w:rFonts w:eastAsia="ＭＳ 明朝" w:eastAsiaTheme="minorEastAsia"/>
            <w:highlight w:val="red"/>
          </w:rPr>
          <w:t>default(</w:t>
        </w:r>
      </w:ins>
      <w:ins w:author="Isaac Lucas Souza Bezerra" w:date="2026-02-23T20:43:33.615Z" w16du:dateUtc="2026-02-23T20:43:33.615Z" w:id="661732427">
        <w:r w:rsidRPr="4E15ECE3" w:rsidR="2B63C21B">
          <w:rPr>
            <w:rFonts w:eastAsia="ＭＳ 明朝" w:eastAsiaTheme="minorEastAsia"/>
            <w:highlight w:val="red"/>
          </w:rPr>
          <w:t>'</w:t>
        </w:r>
      </w:ins>
      <w:ins w:author="Isaac Lucas Souza Bezerra" w:date="2026-02-23T20:40:45.952Z" w16du:dateUtc="2026-02-23T20:40:45.952Z" w:id="1524403370">
        <w:r w:rsidRPr="4E15ECE3" w:rsidR="70985D78">
          <w:rPr>
            <w:rFonts w:eastAsia="ＭＳ 明朝" w:eastAsiaTheme="minorEastAsia"/>
            <w:highlight w:val="red"/>
          </w:rPr>
          <w:t>[•] [•] [•]</w:t>
        </w:r>
      </w:ins>
      <w:ins w:author="Isaac Lucas Souza Bezerra" w:date="2026-02-23T20:43:33.616Z" w16du:dateUtc="2026-02-23T20:43:33.616Z" w:id="1434859593">
        <w:r w:rsidRPr="4E15ECE3" w:rsidR="2B63C21B">
          <w:rPr>
            <w:rFonts w:eastAsia="ＭＳ 明朝" w:eastAsiaTheme="minorEastAsia"/>
            <w:highlight w:val="red"/>
          </w:rPr>
          <w:t>'</w:t>
        </w:r>
      </w:ins>
      <w:ins w:author="Isaac Lucas Souza Bezerra" w:date="2026-02-23T20:40:45.952Z" w16du:dateUtc="2026-02-23T20:40:45.952Z" w:id="1972985241">
        <w:r w:rsidRPr="4E15ECE3" w:rsidR="70985D78">
          <w:rPr>
            <w:rFonts w:eastAsia="ＭＳ 明朝" w:eastAsiaTheme="minorEastAsia"/>
            <w:highlight w:val="red"/>
          </w:rPr>
          <w:t xml:space="preserve">, </w:t>
        </w:r>
        <w:r w:rsidRPr="4E15ECE3" w:rsidR="70985D78">
          <w:rPr>
            <w:rFonts w:eastAsia="ＭＳ 明朝" w:eastAsiaTheme="minorEastAsia"/>
            <w:highlight w:val="red"/>
          </w:rPr>
          <w:t>true</w:t>
        </w:r>
        <w:r w:rsidRPr="4E15ECE3" w:rsidR="70985D78">
          <w:rPr>
            <w:rFonts w:eastAsia="ＭＳ 明朝" w:eastAsiaTheme="minorEastAsia"/>
            <w:highlight w:val="red"/>
          </w:rPr>
          <w:t xml:space="preserve">) | </w:t>
        </w:r>
        <w:r w:rsidRPr="4E15ECE3" w:rsidR="70985D78">
          <w:rPr>
            <w:rFonts w:eastAsia="ＭＳ 明朝" w:eastAsiaTheme="minorEastAsia"/>
            <w:highlight w:val="red"/>
          </w:rPr>
          <w:t>upper</w:t>
        </w:r>
        <w:r w:rsidRPr="4E15ECE3" w:rsidR="70985D78">
          <w:rPr>
            <w:rFonts w:eastAsia="ＭＳ 明朝" w:eastAsiaTheme="minorEastAsia"/>
            <w:highlight w:val="red"/>
          </w:rPr>
          <w:t xml:space="preserve"> }} </w:t>
        </w:r>
      </w:ins>
      <w:r w:rsidRPr="4E15ECE3">
        <w:rPr>
          <w:highlight w:val="red"/>
        </w:rPr>
        <w:fldChar w:fldCharType="begin"/>
      </w:r>
      <w:r w:rsidRPr="4E15ECE3">
        <w:rPr>
          <w:highlight w:val="red"/>
        </w:rPr>
        <w:instrText xml:space="preserve"> MERGEFIELD Data_base </w:instrText>
      </w:r>
      <w:r w:rsidRPr="4E15ECE3">
        <w:rPr>
          <w:highlight w:val="red"/>
        </w:rPr>
        <w:fldChar w:fldCharType="separate"/>
      </w:r>
      <w:ins w:author="Isabela Alves Pereira Oliveira" w:date="2025-12-12T11:57:00Z" w16du:dateUtc="2025-12-12T14:57:00Z" w:id="463384398">
        <w:del w:author="Isaac Lucas Souza Bezerra" w:date="2026-02-23T20:40:45.169Z" w16du:dateUtc="2026-02-23T20:40:45.169Z" w:id="700300132">
          <w:r w:rsidRPr="4E15ECE3" w:rsidDel="3B2E5121">
            <w:rPr>
              <w:noProof/>
              <w:highlight w:val="red"/>
            </w:rPr>
            <w:delText>«Data_base»</w:delText>
          </w:r>
        </w:del>
      </w:ins>
      <w:del w:author="Isabela Alves Pereira Oliveira" w:date="2025-12-12T09:24:00Z" w16du:dateUtc="2025-12-12T12:24:00Z" w:id="1496072612">
        <w:r w:rsidRPr="4E15ECE3" w:rsidDel="70A0A2D9">
          <w:rPr>
            <w:noProof/>
            <w:highlight w:val="red"/>
          </w:rPr>
          <w:delText>[</w:delText>
        </w:r>
        <w:r w:rsidRPr="4E15ECE3" w:rsidDel="70A0A2D9">
          <w:rPr>
            <w:noProof/>
            <w:highlight w:val="red"/>
          </w:rPr>
          <w:delText>DATA BASE]</w:delText>
        </w:r>
      </w:del>
      <w:r w:rsidRPr="4E15ECE3">
        <w:rPr>
          <w:noProof/>
          <w:highlight w:val="red"/>
        </w:rPr>
        <w:fldChar w:fldCharType="end"/>
      </w:r>
      <w:r w:rsidRPr="4E15ECE3" w:rsidR="70A0A2D9">
        <w:rPr>
          <w:rFonts w:eastAsia="ＭＳ 明朝" w:eastAsiaTheme="minorEastAsia"/>
          <w:highlight w:val="red"/>
        </w:rPr>
        <w:t>;</w:t>
      </w:r>
    </w:p>
    <w:p w:rsidR="00B31CF6" w:rsidP="0004098D" w:rsidRDefault="005F6644" w14:paraId="52A49693" w14:textId="77777777">
      <w:pPr>
        <w:pStyle w:val="MinutadeContrato"/>
        <w:rPr>
          <w:rFonts w:eastAsiaTheme="minorEastAsia"/>
        </w:rPr>
      </w:pPr>
      <w:r w:rsidRPr="00186B76">
        <w:rPr>
          <w:rFonts w:eastAsiaTheme="minorEastAsia"/>
          <w:i/>
        </w:rPr>
        <w:t>t1</w:t>
      </w:r>
      <w:r w:rsidRPr="00186B76">
        <w:rPr>
          <w:rFonts w:eastAsiaTheme="minorEastAsia"/>
        </w:rPr>
        <w:t xml:space="preserve"> corresponde ao período da data do reajuste;</w:t>
      </w:r>
    </w:p>
    <w:p w:rsidRPr="00317E5A" w:rsidR="00B31CF6" w:rsidP="00317E5A" w:rsidRDefault="00B31CF6" w14:paraId="55D9ADE6" w14:textId="77777777">
      <w:pPr>
        <w:pStyle w:val="MinutadeContrato"/>
        <w:rPr>
          <w:rFonts w:eastAsiaTheme="minorEastAsia"/>
        </w:rPr>
      </w:pPr>
    </w:p>
    <w:p w:rsidR="00B31CF6" w:rsidP="00317E5A" w:rsidRDefault="005F6644" w14:paraId="56C3A98F" w14:textId="77777777">
      <w:pPr>
        <w:pStyle w:val="MinutadeContrato"/>
        <w:numPr>
          <w:ilvl w:val="2"/>
          <w:numId w:val="2"/>
        </w:numPr>
        <w:rPr>
          <w:rFonts w:eastAsia="Spranq eco sans"/>
        </w:rPr>
      </w:pPr>
      <w:r w:rsidRPr="00186B76">
        <w:rPr>
          <w:rFonts w:eastAsia="Spranq eco sans"/>
        </w:rPr>
        <w:t xml:space="preserve">Na hipótese de extinção do </w:t>
      </w:r>
      <w:r w:rsidRPr="00186B76">
        <w:rPr>
          <w:rFonts w:eastAsia="Spranq eco sans"/>
          <w:b/>
        </w:rPr>
        <w:t>IPCA</w:t>
      </w:r>
      <w:r w:rsidRPr="00186B76">
        <w:rPr>
          <w:rFonts w:eastAsia="Spranq eco sans"/>
        </w:rPr>
        <w:t xml:space="preserve">, tal índice será automaticamente substituído por aquele que o suceder ou, na sua falta, por outro semelhante a ser indicado pelo </w:t>
      </w:r>
      <w:r w:rsidRPr="00186B76">
        <w:rPr>
          <w:rFonts w:eastAsia="Spranq eco sans"/>
          <w:b/>
        </w:rPr>
        <w:t>Poder Concedente</w:t>
      </w:r>
      <w:r w:rsidRPr="00186B76">
        <w:rPr>
          <w:rFonts w:eastAsia="Spranq eco sans"/>
        </w:rPr>
        <w:t>.</w:t>
      </w:r>
    </w:p>
    <w:p w:rsidR="00B31CF6" w:rsidP="00DF4B41" w:rsidRDefault="00B31CF6" w14:paraId="342A5161" w14:textId="77777777">
      <w:pPr>
        <w:pStyle w:val="MinutadeContrato"/>
        <w:rPr>
          <w:rFonts w:eastAsia="Spranq eco sans"/>
        </w:rPr>
      </w:pPr>
    </w:p>
    <w:p w:rsidR="00B31CF6" w:rsidP="00DF4B41" w:rsidRDefault="00DF4B41" w14:paraId="4804AF79" w14:textId="0E062C4F">
      <w:pPr>
        <w:pStyle w:val="MinutadeContrato"/>
        <w:numPr>
          <w:ilvl w:val="0"/>
          <w:numId w:val="2"/>
        </w:numPr>
        <w:outlineLvl w:val="0"/>
      </w:pPr>
      <w:bookmarkStart w:name="_Toc367195615" w:id="803"/>
      <w:bookmarkStart w:name="_Toc468105430" w:id="804"/>
      <w:bookmarkStart w:name="_Toc497310007" w:id="805"/>
      <w:bookmarkStart w:name="_Toc506983778" w:id="806"/>
      <w:bookmarkStart w:name="_Toc505936358" w:id="807"/>
      <w:bookmarkStart w:name="_Toc479169588" w:id="808"/>
      <w:bookmarkStart w:name="_Toc516653219" w:id="809"/>
      <w:bookmarkStart w:name="_Toc508876304" w:id="810"/>
      <w:bookmarkStart w:name="_Toc498342640" w:id="811"/>
      <w:bookmarkStart w:name="_Toc508098039" w:id="812"/>
      <w:bookmarkStart w:name="_Toc504641336" w:id="813"/>
      <w:bookmarkStart w:name="_Toc506986403" w:id="814"/>
      <w:bookmarkStart w:name="_Toc498417165" w:id="815"/>
      <w:bookmarkStart w:name="_Toc508101053" w:id="816"/>
      <w:bookmarkStart w:name="_Toc516670497" w:id="817"/>
      <w:bookmarkStart w:name="_Toc516653082" w:id="818"/>
      <w:bookmarkStart w:name="_Toc516685278" w:id="819"/>
      <w:bookmarkStart w:name="_Toc508011931" w:id="820"/>
      <w:bookmarkStart w:name="_Toc508905836" w:id="821"/>
      <w:bookmarkStart w:name="_Toc508906544" w:id="822"/>
      <w:bookmarkStart w:name="_Toc511292810" w:id="823"/>
      <w:bookmarkStart w:name="_Toc509418072" w:id="824"/>
      <w:bookmarkStart w:name="_Toc511294282" w:id="825"/>
      <w:bookmarkStart w:name="_Toc520129635" w:id="826"/>
      <w:bookmarkStart w:name="_Toc529542936" w:id="827"/>
      <w:bookmarkStart w:name="_Toc529543227" w:id="828"/>
      <w:bookmarkStart w:name="_Toc520135202" w:id="829"/>
      <w:bookmarkStart w:name="_Toc531161630" w:id="830"/>
      <w:bookmarkStart w:name="_Toc5721025" w:id="831"/>
      <w:bookmarkStart w:name="_Toc5779497" w:id="832"/>
      <w:bookmarkStart w:name="_Toc26373505" w:id="833"/>
      <w:bookmarkStart w:name="_Toc23416574" w:id="834"/>
      <w:bookmarkStart w:name="_Toc216433089" w:id="835"/>
      <w:r>
        <w:rPr>
          <w:b/>
        </w:rPr>
        <w:t xml:space="preserve">Da </w:t>
      </w:r>
      <w:r w:rsidRPr="00186B76" w:rsidR="005F6644">
        <w:rPr>
          <w:b/>
        </w:rPr>
        <w:t>Remuneração da Arrendatária</w:t>
      </w:r>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sidRPr="00186B76" w:rsidR="005F6644">
        <w:rPr>
          <w:b/>
        </w:rPr>
        <w:t xml:space="preserve"> </w:t>
      </w:r>
    </w:p>
    <w:p w:rsidR="00B31CF6" w:rsidP="00DF4B41" w:rsidRDefault="00B31CF6" w14:paraId="5680B3E7" w14:textId="77777777">
      <w:pPr>
        <w:pStyle w:val="MinutadeContrato"/>
      </w:pPr>
    </w:p>
    <w:p w:rsidR="00B31CF6" w:rsidP="00DF4B41" w:rsidRDefault="005F6644" w14:paraId="5BDC85FA" w14:textId="0022669D">
      <w:pPr>
        <w:pStyle w:val="MinutadeContrato"/>
        <w:numPr>
          <w:ilvl w:val="1"/>
          <w:numId w:val="2"/>
        </w:numPr>
      </w:pPr>
      <w:bookmarkStart w:name="_Toc468867955" w:id="836"/>
      <w:bookmarkStart w:name="_Toc497310008" w:id="837"/>
      <w:bookmarkStart w:name="_Toc498417166" w:id="838"/>
      <w:r>
        <w:t xml:space="preserve">Serão livres os </w:t>
      </w:r>
      <w:r w:rsidRPr="00354BE2" w:rsidR="00354BE2">
        <w:rPr>
          <w:b/>
          <w:bCs w:val="0"/>
        </w:rPr>
        <w:t>P</w:t>
      </w:r>
      <w:r w:rsidRPr="00354BE2">
        <w:rPr>
          <w:b/>
          <w:bCs w:val="0"/>
        </w:rPr>
        <w:t>reços</w:t>
      </w:r>
      <w:r>
        <w:t xml:space="preserve"> das </w:t>
      </w:r>
      <w:del w:author="Isabela Alves Pereira Oliveira" w:date="2025-12-12T09:00:00Z" w16du:dateUtc="2025-12-12T12:00:00Z" w:id="839">
        <w:r w:rsidDel="00774CAF">
          <w:delText xml:space="preserve">atividades </w:delText>
        </w:r>
      </w:del>
      <w:ins w:author="Isabela Alves Pereira Oliveira" w:date="2025-12-12T09:00:00Z" w16du:dateUtc="2025-12-12T12:00:00Z" w:id="840">
        <w:r w:rsidRPr="00774CAF" w:rsidR="00774CAF">
          <w:rPr>
            <w:b/>
            <w:bCs w:val="0"/>
            <w:rPrChange w:author="Isabela Alves Pereira Oliveira" w:date="2025-12-12T09:00:00Z" w16du:dateUtc="2025-12-12T12:00:00Z" w:id="841">
              <w:rPr/>
            </w:rPrChange>
          </w:rPr>
          <w:t>Atividades</w:t>
        </w:r>
        <w:r w:rsidR="00774CAF">
          <w:t xml:space="preserve"> </w:t>
        </w:r>
      </w:ins>
      <w:r>
        <w:t xml:space="preserve">relacionadas às operações de movimentação e armazenagem de </w:t>
      </w:r>
      <w:r w:rsidRPr="008264BA" w:rsidR="008264BA">
        <w:rPr>
          <w:b/>
          <w:bCs w:val="0"/>
        </w:rPr>
        <w:t>C</w:t>
      </w:r>
      <w:r w:rsidRPr="008264BA">
        <w:rPr>
          <w:b/>
          <w:bCs w:val="0"/>
        </w:rPr>
        <w:t>argas</w:t>
      </w:r>
      <w:r>
        <w:t xml:space="preserve"> no </w:t>
      </w:r>
      <w:r w:rsidRPr="18FDD54D">
        <w:rPr>
          <w:b/>
        </w:rPr>
        <w:t xml:space="preserve">Arrendamento, </w:t>
      </w:r>
      <w:r>
        <w:t xml:space="preserve">podendo a </w:t>
      </w:r>
      <w:r w:rsidRPr="00AC3DAF">
        <w:rPr>
          <w:b/>
          <w:bCs w:val="0"/>
        </w:rPr>
        <w:t>ANTAQ</w:t>
      </w:r>
      <w:r>
        <w:t xml:space="preserve"> estabelecer seus valores de cobrança pela </w:t>
      </w:r>
      <w:r w:rsidRPr="18FDD54D">
        <w:rPr>
          <w:b/>
        </w:rPr>
        <w:t>Arrendatária</w:t>
      </w:r>
      <w:r>
        <w:t xml:space="preserve"> junto aos </w:t>
      </w:r>
      <w:r w:rsidRPr="00AC3DAF" w:rsidR="00AC3DAF">
        <w:rPr>
          <w:b/>
          <w:bCs w:val="0"/>
        </w:rPr>
        <w:t>U</w:t>
      </w:r>
      <w:r w:rsidRPr="00AC3DAF">
        <w:rPr>
          <w:b/>
          <w:bCs w:val="0"/>
        </w:rPr>
        <w:t>suários</w:t>
      </w:r>
      <w:r>
        <w:t>, de modo a coibir eventual abuso de poder econômico, mediante prévio procedimento administrativo, no qual poderá solicitar e utilizar informações fornecidas pelos interessados.</w:t>
      </w:r>
    </w:p>
    <w:p w:rsidR="00B31CF6" w:rsidP="00AC3DAF" w:rsidRDefault="00B31CF6" w14:paraId="22829191" w14:textId="77777777">
      <w:pPr>
        <w:pStyle w:val="MinutadeContrato"/>
      </w:pPr>
    </w:p>
    <w:p w:rsidR="00B31CF6" w:rsidP="00B163F4" w:rsidRDefault="005F6644" w14:paraId="018AEBF0" w14:textId="1466C46D">
      <w:pPr>
        <w:pStyle w:val="MinutadeContrato"/>
        <w:numPr>
          <w:ilvl w:val="1"/>
          <w:numId w:val="2"/>
        </w:numPr>
      </w:pPr>
      <w:r>
        <w:t xml:space="preserve">Os </w:t>
      </w:r>
      <w:r w:rsidRPr="00354BE2">
        <w:rPr>
          <w:b/>
          <w:bCs w:val="0"/>
        </w:rPr>
        <w:t>Preç</w:t>
      </w:r>
      <w:r w:rsidRPr="00B163F4">
        <w:rPr>
          <w:b/>
          <w:bCs w:val="0"/>
        </w:rPr>
        <w:t>os</w:t>
      </w:r>
      <w:r>
        <w:t xml:space="preserve"> praticados no </w:t>
      </w:r>
      <w:r w:rsidRPr="00480949">
        <w:rPr>
          <w:b/>
          <w:bCs w:val="0"/>
        </w:rPr>
        <w:t>Arrendamento</w:t>
      </w:r>
      <w:r>
        <w:t xml:space="preserve"> têm por finalidade remunerar a </w:t>
      </w:r>
      <w:r w:rsidRPr="00A06554">
        <w:rPr>
          <w:b/>
          <w:bCs w:val="0"/>
        </w:rPr>
        <w:t>Arrendatária</w:t>
      </w:r>
      <w:r>
        <w:t xml:space="preserve"> por todas as </w:t>
      </w:r>
      <w:r w:rsidRPr="00A06554" w:rsidR="00A06554">
        <w:rPr>
          <w:b/>
          <w:bCs w:val="0"/>
        </w:rPr>
        <w:t>A</w:t>
      </w:r>
      <w:r w:rsidRPr="00A06554">
        <w:rPr>
          <w:b/>
          <w:bCs w:val="0"/>
        </w:rPr>
        <w:t>tividades</w:t>
      </w:r>
      <w:r>
        <w:t xml:space="preserve"> necessárias e suficientes nele realizadas.</w:t>
      </w:r>
    </w:p>
    <w:p w:rsidR="00B31CF6" w:rsidP="00B163F4" w:rsidRDefault="00B31CF6" w14:paraId="061729B1" w14:textId="77777777">
      <w:pPr>
        <w:pStyle w:val="MinutadeContrato"/>
      </w:pPr>
    </w:p>
    <w:p w:rsidR="00B31CF6" w:rsidP="00B163F4" w:rsidRDefault="00B31CF6" w14:paraId="3634A96B" w14:textId="128611A2">
      <w:pPr>
        <w:pStyle w:val="MinutadeContrato"/>
        <w:numPr>
          <w:ilvl w:val="0"/>
          <w:numId w:val="2"/>
        </w:numPr>
        <w:outlineLvl w:val="0"/>
        <w:rPr>
          <w:b/>
        </w:rPr>
      </w:pPr>
      <w:r>
        <w:fldChar w:fldCharType="begin"/>
      </w:r>
      <w:r>
        <w:instrText xml:space="preserve"> REF _Ref24040361 \r \h  \* MERGEFORMAT </w:instrText>
      </w:r>
      <w:r>
        <w:fldChar w:fldCharType="separate"/>
      </w:r>
      <w:r>
        <w:fldChar w:fldCharType="end"/>
      </w:r>
      <w:bookmarkStart w:name="_Toc136945447" w:id="842"/>
      <w:bookmarkEnd w:id="842"/>
      <w:r w:rsidR="005F6644">
        <w:fldChar w:fldCharType="begin"/>
      </w:r>
      <w:r w:rsidR="005F6644">
        <w:instrText xml:space="preserve"> REF _Ref24040361 \r \h  \* MERGEFORMAT </w:instrText>
      </w:r>
      <w:r w:rsidR="005F6644">
        <w:fldChar w:fldCharType="separate"/>
      </w:r>
      <w:r w:rsidR="005F6644">
        <w:fldChar w:fldCharType="end"/>
      </w:r>
      <w:bookmarkStart w:name="_Toc136945448" w:id="843"/>
      <w:bookmarkEnd w:id="843"/>
      <w:r w:rsidR="005F6644">
        <w:fldChar w:fldCharType="begin"/>
      </w:r>
      <w:r w:rsidR="005F6644">
        <w:instrText xml:space="preserve"> REF _Ref24040361 \r \h  \* MERGEFORMAT </w:instrText>
      </w:r>
      <w:r w:rsidR="005F6644">
        <w:fldChar w:fldCharType="separate"/>
      </w:r>
      <w:r w:rsidR="005F6644">
        <w:fldChar w:fldCharType="end"/>
      </w:r>
      <w:bookmarkStart w:name="_Toc136945449" w:id="844"/>
      <w:bookmarkStart w:name="_Toc136945450" w:id="845"/>
      <w:bookmarkStart w:name="_Toc136945451" w:id="846"/>
      <w:bookmarkStart w:name="_Toc468105431" w:id="847"/>
      <w:bookmarkStart w:name="_Toc506983779" w:id="848"/>
      <w:bookmarkStart w:name="_Toc505936359" w:id="849"/>
      <w:bookmarkStart w:name="_Toc516653220" w:id="850"/>
      <w:bookmarkStart w:name="_Toc508876305" w:id="851"/>
      <w:bookmarkStart w:name="_Toc498342641" w:id="852"/>
      <w:bookmarkStart w:name="_Toc508098040" w:id="853"/>
      <w:bookmarkStart w:name="_Toc504641337" w:id="854"/>
      <w:bookmarkStart w:name="_Toc506986404" w:id="855"/>
      <w:bookmarkStart w:name="_Toc508101054" w:id="856"/>
      <w:bookmarkStart w:name="_Toc516670498" w:id="857"/>
      <w:bookmarkStart w:name="_Toc516653083" w:id="858"/>
      <w:bookmarkStart w:name="_Toc516685279" w:id="859"/>
      <w:bookmarkStart w:name="_Toc508011932" w:id="860"/>
      <w:bookmarkStart w:name="_Toc508905837" w:id="861"/>
      <w:bookmarkStart w:name="_Toc508906545" w:id="862"/>
      <w:bookmarkStart w:name="_Toc511292811" w:id="863"/>
      <w:bookmarkStart w:name="_Toc509418073" w:id="864"/>
      <w:bookmarkStart w:name="_Toc511294283" w:id="865"/>
      <w:bookmarkStart w:name="_Toc520129636" w:id="866"/>
      <w:bookmarkStart w:name="_Toc529542937" w:id="867"/>
      <w:bookmarkStart w:name="_Toc529543228" w:id="868"/>
      <w:bookmarkStart w:name="_Toc520135203" w:id="869"/>
      <w:bookmarkStart w:name="_Toc531161631" w:id="870"/>
      <w:bookmarkStart w:name="_Toc5721026" w:id="871"/>
      <w:bookmarkStart w:name="_Toc5779498" w:id="872"/>
      <w:bookmarkStart w:name="_Toc26373506" w:id="873"/>
      <w:bookmarkStart w:name="_Toc23416575" w:id="874"/>
      <w:bookmarkStart w:name="_Toc216433090" w:id="875"/>
      <w:bookmarkEnd w:id="844"/>
      <w:bookmarkEnd w:id="845"/>
      <w:bookmarkEnd w:id="846"/>
      <w:r w:rsidRPr="18FDD54D" w:rsidR="005F6644">
        <w:rPr>
          <w:rFonts w:cstheme="minorBidi"/>
          <w:b/>
        </w:rPr>
        <w:t>Da Contratação de Terceiros</w:t>
      </w:r>
      <w:bookmarkEnd w:id="836"/>
      <w:bookmarkEnd w:id="837"/>
      <w:bookmarkEnd w:id="838"/>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rsidR="00B31CF6" w:rsidP="00B163F4" w:rsidRDefault="00B31CF6" w14:paraId="41A71FC0" w14:textId="77777777">
      <w:pPr>
        <w:pStyle w:val="MinutadeContrato"/>
        <w:rPr>
          <w:b/>
        </w:rPr>
      </w:pPr>
    </w:p>
    <w:p w:rsidR="00B31CF6" w:rsidP="00083793" w:rsidRDefault="005F6644" w14:paraId="08A2287B" w14:textId="77777777">
      <w:pPr>
        <w:pStyle w:val="MinutadeContrato"/>
        <w:numPr>
          <w:ilvl w:val="1"/>
          <w:numId w:val="2"/>
        </w:numPr>
      </w:pPr>
      <w:r w:rsidRPr="00186B76">
        <w:t xml:space="preserve">A </w:t>
      </w:r>
      <w:r w:rsidRPr="00186B76">
        <w:rPr>
          <w:b/>
        </w:rPr>
        <w:t>Arrendatária</w:t>
      </w:r>
      <w:r w:rsidRPr="00186B76">
        <w:t xml:space="preserve"> poderá contratar empresas especializadas para fornecer bens ou prestar serviços inerentes, acessórios ou complementares à realização do objeto deste </w:t>
      </w:r>
      <w:r w:rsidRPr="00186B76">
        <w:rPr>
          <w:b/>
        </w:rPr>
        <w:t>Contrato</w:t>
      </w:r>
      <w:r w:rsidRPr="00186B76">
        <w:t>.</w:t>
      </w:r>
    </w:p>
    <w:p w:rsidR="00EA635D" w:rsidP="00EA635D" w:rsidRDefault="00EA635D" w14:paraId="0764A2E3" w14:textId="77777777">
      <w:pPr>
        <w:pStyle w:val="MinutadeContrato"/>
      </w:pPr>
    </w:p>
    <w:p w:rsidRPr="00237AA9" w:rsidR="00EA635D" w:rsidP="00EA635D" w:rsidRDefault="00EA635D" w14:paraId="63A8686F" w14:textId="42B6D377">
      <w:pPr>
        <w:pStyle w:val="MinutadeContrato"/>
        <w:numPr>
          <w:ilvl w:val="2"/>
          <w:numId w:val="2"/>
        </w:numPr>
        <w:rPr>
          <w:highlight w:val="red"/>
        </w:rPr>
      </w:pPr>
      <w:bookmarkStart w:name="_Hlk171503396" w:id="876"/>
      <w:r w:rsidRPr="00237AA9">
        <w:rPr>
          <w:highlight w:val="red"/>
        </w:rPr>
        <w:t xml:space="preserve">É vedada a subcontratação de pessoa física ou jurídica, se aquela ou os dirigentes desta mantiverem vínculo de natureza técnica, comercial, econômica, financeira, trabalhista ou civil com dirigente do </w:t>
      </w:r>
      <w:r w:rsidRPr="00237AA9">
        <w:rPr>
          <w:b/>
          <w:bCs w:val="0"/>
          <w:highlight w:val="red"/>
        </w:rPr>
        <w:t>Poder Concedente</w:t>
      </w:r>
      <w:r w:rsidRPr="00237AA9">
        <w:rPr>
          <w:highlight w:val="red"/>
        </w:rPr>
        <w:t xml:space="preserve"> ou da </w:t>
      </w:r>
      <w:r w:rsidRPr="00237AA9">
        <w:rPr>
          <w:b/>
          <w:bCs w:val="0"/>
          <w:highlight w:val="red"/>
        </w:rPr>
        <w:t>ANTAQ</w:t>
      </w:r>
      <w:r w:rsidRPr="00237AA9">
        <w:rPr>
          <w:highlight w:val="red"/>
        </w:rPr>
        <w:t xml:space="preserve"> ou com agente público que desempenhe função na licitação ou atue na fiscalização ou na gestão do </w:t>
      </w:r>
      <w:del w:author="Isabela Alves Pereira Oliveira" w:date="2025-12-12T09:19:00Z" w16du:dateUtc="2025-12-12T12:19:00Z" w:id="877">
        <w:r w:rsidRPr="00237AA9" w:rsidDel="00A7050E">
          <w:rPr>
            <w:highlight w:val="red"/>
          </w:rPr>
          <w:delText>contrato</w:delText>
        </w:r>
      </w:del>
      <w:ins w:author="Isabela Alves Pereira Oliveira" w:date="2025-12-12T09:19:00Z" w16du:dateUtc="2025-12-12T12:19:00Z" w:id="878">
        <w:r w:rsidRPr="00A7050E" w:rsidR="00A7050E">
          <w:rPr>
            <w:b/>
            <w:bCs w:val="0"/>
            <w:highlight w:val="red"/>
            <w:rPrChange w:author="Isabela Alves Pereira Oliveira" w:date="2025-12-12T09:19:00Z" w16du:dateUtc="2025-12-12T12:19:00Z" w:id="879">
              <w:rPr>
                <w:highlight w:val="red"/>
              </w:rPr>
            </w:rPrChange>
          </w:rPr>
          <w:t>Contrato</w:t>
        </w:r>
      </w:ins>
      <w:r w:rsidRPr="00237AA9">
        <w:rPr>
          <w:highlight w:val="red"/>
        </w:rPr>
        <w:t>, ou se deles forem cônjuge, companheiro ou parente em linha reta, colateral, ou por afinidade, até o terceiro grau.</w:t>
      </w:r>
    </w:p>
    <w:bookmarkEnd w:id="876"/>
    <w:p w:rsidR="00B31CF6" w:rsidP="00083793" w:rsidRDefault="00B31CF6" w14:paraId="4379E849" w14:textId="77777777">
      <w:pPr>
        <w:pStyle w:val="MinutadeContrato"/>
      </w:pPr>
    </w:p>
    <w:p w:rsidR="00B31CF6" w:rsidP="00083793" w:rsidRDefault="005F6644" w14:paraId="7952B0B2" w14:textId="77777777">
      <w:pPr>
        <w:pStyle w:val="MinutadeContrato"/>
        <w:numPr>
          <w:ilvl w:val="1"/>
          <w:numId w:val="2"/>
        </w:numPr>
      </w:pPr>
      <w:r w:rsidRPr="00186B76">
        <w:rPr>
          <w:rFonts w:eastAsia="Spranq eco sans"/>
        </w:rPr>
        <w:t>Sempre</w:t>
      </w:r>
      <w:r w:rsidRPr="00186B76">
        <w:t xml:space="preserve"> que requerido, a </w:t>
      </w:r>
      <w:r w:rsidRPr="00186B76">
        <w:rPr>
          <w:b/>
        </w:rPr>
        <w:t>Arrendatária</w:t>
      </w:r>
      <w:r w:rsidRPr="00186B76">
        <w:t xml:space="preserve"> deverá informar ao </w:t>
      </w:r>
      <w:r w:rsidRPr="00186B76">
        <w:rPr>
          <w:b/>
        </w:rPr>
        <w:t>Poder Concedente</w:t>
      </w:r>
      <w:r w:rsidRPr="00186B76">
        <w:t xml:space="preserve"> e à </w:t>
      </w:r>
      <w:r w:rsidRPr="00186B76">
        <w:rPr>
          <w:b/>
        </w:rPr>
        <w:t>ANTAQ</w:t>
      </w:r>
      <w:r w:rsidRPr="00186B76">
        <w:t xml:space="preserve">, o rol de empresas contratadas para a prestação de serviços inerentes, acessórios ou complementares à execução deste </w:t>
      </w:r>
      <w:r w:rsidRPr="00186B76">
        <w:rPr>
          <w:b/>
        </w:rPr>
        <w:t>Contrato</w:t>
      </w:r>
      <w:r w:rsidRPr="00186B76">
        <w:t xml:space="preserve">. </w:t>
      </w:r>
    </w:p>
    <w:p w:rsidR="00B31CF6" w:rsidP="00083793" w:rsidRDefault="00B31CF6" w14:paraId="36D102B3" w14:textId="77777777">
      <w:pPr>
        <w:pStyle w:val="MinutadeContrato"/>
      </w:pPr>
    </w:p>
    <w:p w:rsidR="00B31CF6" w:rsidP="00083793" w:rsidRDefault="005F6644" w14:paraId="7B3FEA30" w14:textId="77777777">
      <w:pPr>
        <w:pStyle w:val="MinutadeContrato"/>
        <w:numPr>
          <w:ilvl w:val="1"/>
          <w:numId w:val="2"/>
        </w:numPr>
      </w:pPr>
      <w:r w:rsidRPr="00186B76">
        <w:t xml:space="preserve">A </w:t>
      </w:r>
      <w:r w:rsidRPr="00186B76">
        <w:rPr>
          <w:b/>
        </w:rPr>
        <w:t>Arrendatária</w:t>
      </w:r>
      <w:r w:rsidRPr="00186B76">
        <w:t xml:space="preserve"> não poderá eximir-se do cumprimento, total ou parcial, de suas obrigações decorrentes deste </w:t>
      </w:r>
      <w:r w:rsidRPr="00186B76">
        <w:rPr>
          <w:b/>
        </w:rPr>
        <w:t>Contrato</w:t>
      </w:r>
      <w:r w:rsidRPr="00186B76">
        <w:t xml:space="preserve">, ou justificar qualquer atraso em relação aos prazos constantes deste </w:t>
      </w:r>
      <w:r w:rsidRPr="00186B76">
        <w:rPr>
          <w:b/>
        </w:rPr>
        <w:t>Contrato</w:t>
      </w:r>
      <w:r w:rsidRPr="00186B76">
        <w:t>, em razão da contratação de terceiros para sua realização.</w:t>
      </w:r>
    </w:p>
    <w:p w:rsidR="00B31CF6" w:rsidP="00EA635D" w:rsidRDefault="00B31CF6" w14:paraId="0B616020" w14:textId="77777777">
      <w:pPr>
        <w:pStyle w:val="MinutadeContrato"/>
      </w:pPr>
    </w:p>
    <w:p w:rsidR="00B31CF6" w:rsidP="00EA635D" w:rsidRDefault="005F6644" w14:paraId="69BD0955" w14:textId="77777777">
      <w:pPr>
        <w:pStyle w:val="MinutadeContrato"/>
        <w:numPr>
          <w:ilvl w:val="1"/>
          <w:numId w:val="2"/>
        </w:numPr>
      </w:pPr>
      <w:r w:rsidRPr="00186B76">
        <w:t xml:space="preserve">Os contratos celebrados entre a </w:t>
      </w:r>
      <w:r w:rsidRPr="00186B76">
        <w:rPr>
          <w:b/>
        </w:rPr>
        <w:t>Arrendatária</w:t>
      </w:r>
      <w:r w:rsidRPr="00186B76">
        <w:t xml:space="preserve"> e terceiros reger-se-ão pelas normas de direito privado, não estabelecendo relação de qualquer natureza entre os terceiros e o </w:t>
      </w:r>
      <w:r w:rsidRPr="00186B76">
        <w:rPr>
          <w:b/>
        </w:rPr>
        <w:t>Poder Concedente</w:t>
      </w:r>
      <w:r w:rsidRPr="00186B76">
        <w:t xml:space="preserve"> ou a </w:t>
      </w:r>
      <w:r w:rsidRPr="00186B76">
        <w:rPr>
          <w:b/>
        </w:rPr>
        <w:t>ANTAQ</w:t>
      </w:r>
      <w:r w:rsidRPr="00186B76">
        <w:t xml:space="preserve">, ressalvadas as atividades regulatória e fiscalizatória a cargo da </w:t>
      </w:r>
      <w:r w:rsidRPr="00186B76">
        <w:rPr>
          <w:b/>
        </w:rPr>
        <w:t>ANTAQ</w:t>
      </w:r>
      <w:r w:rsidRPr="00186B76">
        <w:t>.</w:t>
      </w:r>
    </w:p>
    <w:p w:rsidR="00B31CF6" w:rsidP="00EA635D" w:rsidRDefault="00B31CF6" w14:paraId="31B16FF6" w14:textId="77777777">
      <w:pPr>
        <w:pStyle w:val="MinutadeContrato"/>
      </w:pPr>
    </w:p>
    <w:p w:rsidR="00B31CF6" w:rsidP="00EA635D" w:rsidRDefault="005F6644" w14:paraId="0D8211A7" w14:textId="77777777">
      <w:pPr>
        <w:pStyle w:val="MinutadeContrato"/>
        <w:numPr>
          <w:ilvl w:val="1"/>
          <w:numId w:val="2"/>
        </w:numPr>
      </w:pPr>
      <w:r w:rsidRPr="00186B76">
        <w:t xml:space="preserve">No caso de um subcontratado vir a contrair, perante a </w:t>
      </w:r>
      <w:r w:rsidRPr="00186B76">
        <w:rPr>
          <w:b/>
        </w:rPr>
        <w:t>Arrendatária</w:t>
      </w:r>
      <w:r w:rsidRPr="00186B76">
        <w:t xml:space="preserve">, qualquer obrigação ou prestar qualquer garantia relativamente a bens, materiais, elementos de construção ou serviços por este fornecidos à </w:t>
      </w:r>
      <w:r w:rsidRPr="00186B76">
        <w:rPr>
          <w:b/>
        </w:rPr>
        <w:t>Arrendatária</w:t>
      </w:r>
      <w:r w:rsidRPr="00186B76">
        <w:t xml:space="preserve">, e caso tal obrigação ou garantia se estenda para além da vigência deste </w:t>
      </w:r>
      <w:r w:rsidRPr="00186B76">
        <w:rPr>
          <w:b/>
        </w:rPr>
        <w:t>Contrato</w:t>
      </w:r>
      <w:r w:rsidRPr="00186B76">
        <w:t xml:space="preserve">, a </w:t>
      </w:r>
      <w:r w:rsidRPr="00186B76">
        <w:rPr>
          <w:b/>
        </w:rPr>
        <w:t>Arrendatária</w:t>
      </w:r>
      <w:r w:rsidRPr="00186B76">
        <w:t xml:space="preserve"> deverá assegurar ao </w:t>
      </w:r>
      <w:r w:rsidRPr="00186B76">
        <w:rPr>
          <w:b/>
        </w:rPr>
        <w:t>Poder Concedente</w:t>
      </w:r>
      <w:r w:rsidRPr="00186B76">
        <w:t xml:space="preserve"> a possibilidade de este assumir sua posição jurídica após o término deste </w:t>
      </w:r>
      <w:r w:rsidRPr="00186B76">
        <w:rPr>
          <w:b/>
        </w:rPr>
        <w:t>Contrato</w:t>
      </w:r>
      <w:r w:rsidRPr="00186B76">
        <w:t>, por qualquer motivo, aproveitando-se, assim, dos benefícios decorrentes durante o tempo que restar até que tal se expire.</w:t>
      </w:r>
    </w:p>
    <w:p w:rsidR="00B31CF6" w:rsidP="00EA635D" w:rsidRDefault="00B31CF6" w14:paraId="7F20FD04" w14:textId="77777777">
      <w:pPr>
        <w:pStyle w:val="MinutadeContrato"/>
      </w:pPr>
    </w:p>
    <w:p w:rsidR="00B31CF6" w:rsidP="00EA635D" w:rsidRDefault="00EA635D" w14:paraId="48EC8E68" w14:textId="431C99EC">
      <w:pPr>
        <w:pStyle w:val="MinutadeContrato"/>
        <w:numPr>
          <w:ilvl w:val="0"/>
          <w:numId w:val="2"/>
        </w:numPr>
        <w:outlineLvl w:val="0"/>
        <w:rPr>
          <w:b/>
        </w:rPr>
      </w:pPr>
      <w:bookmarkStart w:name="_Ref367194505" w:id="880"/>
      <w:bookmarkStart w:name="_Toc367195616" w:id="881"/>
      <w:bookmarkStart w:name="_Toc468105432" w:id="882"/>
      <w:bookmarkStart w:name="_Toc497310009" w:id="883"/>
      <w:bookmarkStart w:name="_Toc506983780" w:id="884"/>
      <w:bookmarkStart w:name="_Toc505936360" w:id="885"/>
      <w:bookmarkStart w:name="_Toc479169589" w:id="886"/>
      <w:bookmarkStart w:name="_Toc516653221" w:id="887"/>
      <w:bookmarkStart w:name="_Toc508876306" w:id="888"/>
      <w:bookmarkStart w:name="_Toc498342642" w:id="889"/>
      <w:bookmarkStart w:name="_Toc508098041" w:id="890"/>
      <w:bookmarkStart w:name="_Toc504641338" w:id="891"/>
      <w:bookmarkStart w:name="_Toc506986405" w:id="892"/>
      <w:bookmarkStart w:name="_Toc498417167" w:id="893"/>
      <w:bookmarkStart w:name="_Toc508101055" w:id="894"/>
      <w:bookmarkStart w:name="_Toc516670499" w:id="895"/>
      <w:bookmarkStart w:name="_Toc516653084" w:id="896"/>
      <w:bookmarkStart w:name="_Toc516685280" w:id="897"/>
      <w:bookmarkStart w:name="_Toc508011933" w:id="898"/>
      <w:bookmarkStart w:name="_Toc508905838" w:id="899"/>
      <w:bookmarkStart w:name="_Toc511294284" w:id="900"/>
      <w:bookmarkStart w:name="_Toc508906546" w:id="901"/>
      <w:bookmarkStart w:name="_Toc511292812" w:id="902"/>
      <w:bookmarkStart w:name="_Toc509418074" w:id="903"/>
      <w:bookmarkStart w:name="_Toc520129637" w:id="904"/>
      <w:bookmarkStart w:name="_Toc529542938" w:id="905"/>
      <w:bookmarkStart w:name="_Toc529543229" w:id="906"/>
      <w:bookmarkStart w:name="_Toc520135204" w:id="907"/>
      <w:bookmarkStart w:name="_Toc531161632" w:id="908"/>
      <w:bookmarkStart w:name="_Toc5721027" w:id="909"/>
      <w:bookmarkStart w:name="_Toc5779499" w:id="910"/>
      <w:bookmarkStart w:name="_Toc26373507" w:id="911"/>
      <w:bookmarkStart w:name="_Toc23416576" w:id="912"/>
      <w:bookmarkStart w:name="_Toc216433091" w:id="913"/>
      <w:r>
        <w:rPr>
          <w:rFonts w:cstheme="minorBidi"/>
          <w:b/>
        </w:rPr>
        <w:t xml:space="preserve">Das </w:t>
      </w:r>
      <w:r w:rsidRPr="18FDD54D" w:rsidR="005F6644">
        <w:rPr>
          <w:rFonts w:cstheme="minorBidi"/>
          <w:b/>
        </w:rPr>
        <w:t>Obrigações e Passivos ambientais</w:t>
      </w:r>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rsidR="00B31CF6" w:rsidP="00EA635D" w:rsidRDefault="00B31CF6" w14:paraId="2F977BB0" w14:textId="77777777">
      <w:pPr>
        <w:pStyle w:val="MinutadeContrato"/>
        <w:rPr>
          <w:b/>
        </w:rPr>
      </w:pPr>
    </w:p>
    <w:p w:rsidR="00B31CF6" w:rsidP="00FF4ED6" w:rsidRDefault="005F6644" w14:paraId="5A81129D" w14:textId="77777777">
      <w:pPr>
        <w:pStyle w:val="MinutadeContrato"/>
        <w:numPr>
          <w:ilvl w:val="1"/>
          <w:numId w:val="2"/>
        </w:numPr>
      </w:pPr>
      <w:r w:rsidRPr="00186B76">
        <w:t xml:space="preserve">Caberá à </w:t>
      </w:r>
      <w:r w:rsidRPr="00186B76">
        <w:rPr>
          <w:b/>
        </w:rPr>
        <w:t>Arrendatária</w:t>
      </w:r>
      <w:r w:rsidRPr="00186B76">
        <w:t xml:space="preserve"> providenciar a recuperação, remediação e gerenciamento dos </w:t>
      </w:r>
      <w:r w:rsidRPr="00186B76">
        <w:rPr>
          <w:b/>
        </w:rPr>
        <w:t>Passivos Ambientais</w:t>
      </w:r>
      <w:r w:rsidRPr="00186B76">
        <w:t xml:space="preserve"> relacionados ao </w:t>
      </w:r>
      <w:r w:rsidRPr="00186B76">
        <w:rPr>
          <w:b/>
        </w:rPr>
        <w:t>Arrendamento</w:t>
      </w:r>
      <w:r w:rsidRPr="00186B76">
        <w:t>, de forma a manter a regularidade ambiental.</w:t>
      </w:r>
    </w:p>
    <w:p w:rsidR="00B31CF6" w:rsidP="00FF4ED6" w:rsidRDefault="00B31CF6" w14:paraId="6170E4E1" w14:textId="77777777">
      <w:pPr>
        <w:pStyle w:val="MinutadeContrato"/>
      </w:pPr>
    </w:p>
    <w:p w:rsidR="00B31CF6" w:rsidP="00402C98" w:rsidRDefault="005F6644" w14:paraId="2813CA1F" w14:textId="5149B773">
      <w:pPr>
        <w:pStyle w:val="MinutadeContrato"/>
        <w:numPr>
          <w:ilvl w:val="1"/>
          <w:numId w:val="2"/>
        </w:numPr>
      </w:pPr>
      <w:r w:rsidRPr="00186B76">
        <w:t xml:space="preserve">Os </w:t>
      </w:r>
      <w:r w:rsidRPr="00186B76">
        <w:rPr>
          <w:b/>
        </w:rPr>
        <w:t>Passivos Ambientais</w:t>
      </w:r>
      <w:r w:rsidRPr="00186B76">
        <w:t xml:space="preserve"> não conhecidos identificados pela </w:t>
      </w:r>
      <w:r w:rsidRPr="00186B76">
        <w:rPr>
          <w:b/>
        </w:rPr>
        <w:t>Arrendatária</w:t>
      </w:r>
      <w:r w:rsidRPr="00186B76">
        <w:t xml:space="preserve"> no prazo de até </w:t>
      </w:r>
      <w:r w:rsidR="00402C98">
        <w:t>1</w:t>
      </w:r>
      <w:r w:rsidRPr="00186B76">
        <w:t xml:space="preserve"> (</w:t>
      </w:r>
      <w:r w:rsidR="00402C98">
        <w:t>um</w:t>
      </w:r>
      <w:r w:rsidRPr="00186B76">
        <w:t xml:space="preserve">) </w:t>
      </w:r>
      <w:r w:rsidRPr="00402C98" w:rsidR="00402C98">
        <w:rPr>
          <w:b/>
          <w:bCs w:val="0"/>
        </w:rPr>
        <w:t>Ano</w:t>
      </w:r>
      <w:r w:rsidRPr="00186B76">
        <w:t xml:space="preserve"> contado da </w:t>
      </w:r>
      <w:r w:rsidRPr="00186B76">
        <w:rPr>
          <w:b/>
        </w:rPr>
        <w:t>Data de Assunção</w:t>
      </w:r>
      <w:r w:rsidRPr="00186B76">
        <w:t xml:space="preserve"> serão de responsabilidade do </w:t>
      </w:r>
      <w:r w:rsidRPr="00186B76">
        <w:rPr>
          <w:b/>
        </w:rPr>
        <w:t>Poder Concedente</w:t>
      </w:r>
      <w:r w:rsidRPr="00186B76">
        <w:t>, sendo tal responsabilidade limitada às exigências do órgão ambiental.</w:t>
      </w:r>
    </w:p>
    <w:p w:rsidR="00B31CF6" w:rsidP="00402C98" w:rsidRDefault="00B31CF6" w14:paraId="430972B1" w14:textId="77777777">
      <w:pPr>
        <w:pStyle w:val="MinutadeContrato"/>
      </w:pPr>
    </w:p>
    <w:p w:rsidR="00B31CF6" w:rsidP="00402C98" w:rsidRDefault="005F6644" w14:paraId="503E2C37" w14:textId="77777777">
      <w:pPr>
        <w:pStyle w:val="MinutadeContrato"/>
        <w:numPr>
          <w:ilvl w:val="2"/>
          <w:numId w:val="2"/>
        </w:numPr>
      </w:pPr>
      <w:bookmarkStart w:name="_Ref367202626" w:id="914"/>
      <w:r w:rsidRPr="00186B76">
        <w:t xml:space="preserve"> </w:t>
      </w:r>
      <w:bookmarkStart w:name="_Ref24040442" w:id="915"/>
      <w:r w:rsidRPr="00186B76">
        <w:t xml:space="preserve">Entendem-se como </w:t>
      </w:r>
      <w:r w:rsidRPr="00186B76">
        <w:rPr>
          <w:b/>
        </w:rPr>
        <w:t>Passivos Ambientais</w:t>
      </w:r>
      <w:r w:rsidRPr="00186B76">
        <w:t xml:space="preserve"> conhecidos aqueles indicados: (i) nas licenças ambientais existentes e nos estudos ambientais que foram utilizados no processo de licenciamento ambiental; (ii) em relatórios e estudos públicos; (iii) e em processos administrativos públicos ou processos judiciais.</w:t>
      </w:r>
      <w:bookmarkEnd w:id="914"/>
      <w:bookmarkEnd w:id="915"/>
    </w:p>
    <w:p w:rsidR="00B31CF6" w:rsidP="00402C98" w:rsidRDefault="00B31CF6" w14:paraId="5C81B9CE" w14:textId="77777777">
      <w:pPr>
        <w:pStyle w:val="MinutadeContrato"/>
      </w:pPr>
    </w:p>
    <w:p w:rsidR="00B31CF6" w:rsidP="00402C98" w:rsidRDefault="005F6644" w14:paraId="3343B67F" w14:textId="2C4A8652">
      <w:pPr>
        <w:pStyle w:val="MinutadeContrato"/>
        <w:numPr>
          <w:ilvl w:val="1"/>
          <w:numId w:val="2"/>
        </w:numPr>
      </w:pPr>
      <w:bookmarkStart w:name="_Ref367192552" w:id="916"/>
      <w:r w:rsidRPr="00186B76">
        <w:t xml:space="preserve">No prazo de até </w:t>
      </w:r>
      <w:r w:rsidR="00402C98">
        <w:t xml:space="preserve">1 (um) </w:t>
      </w:r>
      <w:r w:rsidRPr="00402C98" w:rsidR="00402C98">
        <w:rPr>
          <w:b/>
          <w:bCs w:val="0"/>
        </w:rPr>
        <w:t>Ano</w:t>
      </w:r>
      <w:r w:rsidRPr="00186B76">
        <w:t xml:space="preserve"> contado da </w:t>
      </w:r>
      <w:r w:rsidRPr="00186B76">
        <w:rPr>
          <w:b/>
        </w:rPr>
        <w:t>Data de Assunção</w:t>
      </w:r>
      <w:r w:rsidRPr="00186B76">
        <w:t xml:space="preserve">, a </w:t>
      </w:r>
      <w:r w:rsidRPr="00186B76">
        <w:rPr>
          <w:b/>
        </w:rPr>
        <w:t>Arrendatária</w:t>
      </w:r>
      <w:r w:rsidRPr="00186B76">
        <w:t xml:space="preserve"> poderá contratar consultoria ambiental independente e apresentar um laudo ambiental técnico à </w:t>
      </w:r>
      <w:r w:rsidRPr="00186B76">
        <w:rPr>
          <w:b/>
        </w:rPr>
        <w:t>ANTAQ</w:t>
      </w:r>
      <w:r w:rsidRPr="00186B76">
        <w:t xml:space="preserve">, com indicação de eventuais </w:t>
      </w:r>
      <w:r w:rsidRPr="00BB0EB1" w:rsidR="00BB0EB1">
        <w:rPr>
          <w:b/>
          <w:bCs w:val="0"/>
        </w:rPr>
        <w:t>P</w:t>
      </w:r>
      <w:r w:rsidRPr="00BB0EB1">
        <w:rPr>
          <w:b/>
          <w:bCs w:val="0"/>
        </w:rPr>
        <w:t xml:space="preserve">assivos </w:t>
      </w:r>
      <w:r w:rsidRPr="00BB0EB1" w:rsidR="00BB0EB1">
        <w:rPr>
          <w:b/>
          <w:bCs w:val="0"/>
        </w:rPr>
        <w:t>A</w:t>
      </w:r>
      <w:r w:rsidRPr="00BB0EB1">
        <w:rPr>
          <w:b/>
          <w:bCs w:val="0"/>
        </w:rPr>
        <w:t>mbientais</w:t>
      </w:r>
      <w:r w:rsidRPr="00186B76">
        <w:t xml:space="preserve"> não conhecidos até a </w:t>
      </w:r>
      <w:r w:rsidRPr="00186B76">
        <w:rPr>
          <w:b/>
        </w:rPr>
        <w:t>Data de Assunção</w:t>
      </w:r>
      <w:r w:rsidRPr="00186B76">
        <w:t>.</w:t>
      </w:r>
      <w:bookmarkEnd w:id="916"/>
    </w:p>
    <w:p w:rsidR="00B31CF6" w:rsidP="00402C98" w:rsidRDefault="00B31CF6" w14:paraId="77C1F4F1" w14:textId="77777777">
      <w:pPr>
        <w:pStyle w:val="MinutadeContrato"/>
      </w:pPr>
    </w:p>
    <w:p w:rsidR="00EE1324" w:rsidP="00402C98" w:rsidRDefault="005F6644" w14:paraId="452E990E" w14:textId="2CA42665">
      <w:pPr>
        <w:pStyle w:val="MinutadeContrato"/>
        <w:numPr>
          <w:ilvl w:val="2"/>
          <w:numId w:val="2"/>
        </w:numPr>
      </w:pPr>
      <w:r w:rsidRPr="00186B76">
        <w:t xml:space="preserve">Os custos de recuperação, remediação e gerenciamento referentes aos </w:t>
      </w:r>
      <w:r w:rsidRPr="00EE1324" w:rsidR="00BB0EB1">
        <w:rPr>
          <w:b/>
          <w:bCs w:val="0"/>
        </w:rPr>
        <w:t>Passivos Ambientais</w:t>
      </w:r>
      <w:r w:rsidRPr="00186B76" w:rsidR="00BB0EB1">
        <w:t xml:space="preserve"> </w:t>
      </w:r>
      <w:r w:rsidRPr="00186B76">
        <w:t xml:space="preserve">não conhecidos até a </w:t>
      </w:r>
      <w:r w:rsidRPr="00EE1324">
        <w:rPr>
          <w:b/>
        </w:rPr>
        <w:t>Data de Assunção</w:t>
      </w:r>
      <w:r w:rsidRPr="00186B76">
        <w:t xml:space="preserve">, caberão ao </w:t>
      </w:r>
      <w:r w:rsidRPr="00EE1324">
        <w:rPr>
          <w:b/>
        </w:rPr>
        <w:t>Poder Concedente</w:t>
      </w:r>
      <w:r w:rsidRPr="00186B76">
        <w:t xml:space="preserve">, mediante a recomposição do equilíbrio econômico-financeiro do </w:t>
      </w:r>
      <w:r w:rsidRPr="00EE1324">
        <w:rPr>
          <w:b/>
        </w:rPr>
        <w:t>Contrato</w:t>
      </w:r>
      <w:r w:rsidRPr="00186B76">
        <w:t xml:space="preserve">, nos termos da </w:t>
      </w:r>
      <w:r w:rsidRPr="00402C98">
        <w:rPr>
          <w:highlight w:val="yellow"/>
        </w:rPr>
        <w:t xml:space="preserve">Cláusula </w:t>
      </w:r>
      <w:r w:rsidRPr="00402C98">
        <w:rPr>
          <w:highlight w:val="yellow"/>
        </w:rPr>
        <w:fldChar w:fldCharType="begin"/>
      </w:r>
      <w:r w:rsidRPr="00402C98">
        <w:rPr>
          <w:highlight w:val="yellow"/>
        </w:rPr>
        <w:instrText xml:space="preserve"> REF _Ref77027250 \r \h  \* MERGEFORMAT </w:instrText>
      </w:r>
      <w:r w:rsidRPr="00402C98">
        <w:rPr>
          <w:highlight w:val="yellow"/>
        </w:rPr>
      </w:r>
      <w:r w:rsidRPr="00402C98">
        <w:rPr>
          <w:highlight w:val="yellow"/>
        </w:rPr>
        <w:fldChar w:fldCharType="separate"/>
      </w:r>
      <w:ins w:author="Isabela Alves Pereira Oliveira" w:date="2025-12-12T11:57:00Z" w16du:dateUtc="2025-12-12T14:57:00Z" w:id="917">
        <w:r w:rsidR="00C55F81">
          <w:rPr>
            <w:highlight w:val="yellow"/>
          </w:rPr>
          <w:t>14</w:t>
        </w:r>
      </w:ins>
      <w:del w:author="Isabela Alves Pereira Oliveira" w:date="2025-12-12T09:24:00Z" w16du:dateUtc="2025-12-12T12:24:00Z" w:id="918">
        <w:r w:rsidDel="00DA0233" w:rsidR="00402C98">
          <w:rPr>
            <w:highlight w:val="yellow"/>
          </w:rPr>
          <w:delText>104</w:delText>
        </w:r>
      </w:del>
      <w:r w:rsidRPr="00402C98">
        <w:rPr>
          <w:highlight w:val="yellow"/>
        </w:rPr>
        <w:fldChar w:fldCharType="end"/>
      </w:r>
      <w:r w:rsidRPr="00402C98">
        <w:rPr>
          <w:highlight w:val="yellow"/>
        </w:rPr>
        <w:t>.</w:t>
      </w:r>
    </w:p>
    <w:p w:rsidR="00402C98" w:rsidP="00402C98" w:rsidRDefault="00402C98" w14:paraId="7431BBED" w14:textId="77777777">
      <w:pPr>
        <w:pStyle w:val="MinutadeContrato"/>
      </w:pPr>
    </w:p>
    <w:p w:rsidR="00EE1324" w:rsidP="00402C98" w:rsidRDefault="00EE1324" w14:paraId="2BA47481" w14:textId="068B66FB">
      <w:pPr>
        <w:pStyle w:val="MinutadeContrato"/>
        <w:numPr>
          <w:ilvl w:val="2"/>
          <w:numId w:val="2"/>
        </w:numPr>
      </w:pPr>
      <w:r>
        <w:t xml:space="preserve">O laudo ambiental técnico deverá conter, no mínimo, </w:t>
      </w:r>
      <w:r w:rsidRPr="00186B76">
        <w:t xml:space="preserve">a avaliação preliminar dos </w:t>
      </w:r>
      <w:r w:rsidRPr="00EE1324">
        <w:rPr>
          <w:b/>
          <w:bCs w:val="0"/>
        </w:rPr>
        <w:t>Passivos Ambientais</w:t>
      </w:r>
      <w:r>
        <w:t xml:space="preserve"> e, havendo indícios de contaminação, a investigação confirmatória das áreas suspeitas de contaminação, nos termos da Resolução CONAMA nº 420, de 28 de dezembro de 2009, com a indicação das contaminações encontradas no </w:t>
      </w:r>
      <w:r w:rsidRPr="00EE1324">
        <w:rPr>
          <w:b/>
          <w:bCs w:val="0"/>
        </w:rPr>
        <w:t>Arrendamento</w:t>
      </w:r>
      <w:r>
        <w:t>, as recomendações técnicas para recuperação, remediação e gerenciamento ambiental, e a estimativa dos custos a elas associados.</w:t>
      </w:r>
    </w:p>
    <w:p w:rsidR="00B31CF6" w:rsidP="00402C98" w:rsidRDefault="00B31CF6" w14:paraId="0752022E" w14:textId="77777777">
      <w:pPr>
        <w:pStyle w:val="MinutadeContrato"/>
      </w:pPr>
    </w:p>
    <w:p w:rsidR="00B31CF6" w:rsidP="00402C98" w:rsidRDefault="005F6644" w14:paraId="4FA30B10" w14:textId="7C19F422">
      <w:pPr>
        <w:pStyle w:val="MinutadeContrato"/>
        <w:numPr>
          <w:ilvl w:val="2"/>
          <w:numId w:val="2"/>
        </w:numPr>
      </w:pPr>
      <w:r w:rsidRPr="00186B76">
        <w:t xml:space="preserve">Apenas serão objeto de recomposição do equilíbrio econômico-financeiro do </w:t>
      </w:r>
      <w:r w:rsidRPr="00186B76">
        <w:rPr>
          <w:b/>
        </w:rPr>
        <w:t>Contrato</w:t>
      </w:r>
      <w:r w:rsidRPr="00186B76">
        <w:t xml:space="preserve"> os custos com recuperação, remediação e gerenciamento dos </w:t>
      </w:r>
      <w:r w:rsidRPr="00BB0EB1" w:rsidR="00BB0EB1">
        <w:rPr>
          <w:b/>
          <w:bCs w:val="0"/>
        </w:rPr>
        <w:t>Passivos Ambientais</w:t>
      </w:r>
      <w:r w:rsidRPr="00186B76" w:rsidR="00BB0EB1">
        <w:t xml:space="preserve"> </w:t>
      </w:r>
      <w:r w:rsidRPr="00186B76">
        <w:t xml:space="preserve">indicados no laudo apresentado pela </w:t>
      </w:r>
      <w:r w:rsidRPr="00186B76">
        <w:rPr>
          <w:b/>
        </w:rPr>
        <w:t>Arrendatária</w:t>
      </w:r>
      <w:r w:rsidRPr="00186B76">
        <w:t xml:space="preserve"> e que sejam exigidos pelo órgão ambiental competente.</w:t>
      </w:r>
    </w:p>
    <w:p w:rsidR="00B31CF6" w:rsidP="00402C98" w:rsidRDefault="00B31CF6" w14:paraId="702A4B84" w14:textId="77777777">
      <w:pPr>
        <w:pStyle w:val="MinutadeContrato"/>
      </w:pPr>
    </w:p>
    <w:p w:rsidR="00B31CF6" w:rsidP="00402C98" w:rsidRDefault="005F6644" w14:paraId="7CC43958" w14:textId="2DCCACD2">
      <w:pPr>
        <w:pStyle w:val="MinutadeContrato"/>
        <w:numPr>
          <w:ilvl w:val="2"/>
          <w:numId w:val="2"/>
        </w:numPr>
      </w:pPr>
      <w:r w:rsidRPr="00186B76">
        <w:t xml:space="preserve">À </w:t>
      </w:r>
      <w:r w:rsidRPr="00186B76">
        <w:rPr>
          <w:b/>
        </w:rPr>
        <w:t>ANTAQ</w:t>
      </w:r>
      <w:r w:rsidRPr="00186B76">
        <w:t xml:space="preserve"> caberá a prerrogativa de avaliar, a qualquer tempo, se os passivos indicados no referido laudo poderiam ter sido conhecidos, nos termos dos critérios fixados na </w:t>
      </w:r>
      <w:r w:rsidRPr="00402C98">
        <w:rPr>
          <w:highlight w:val="yellow"/>
        </w:rPr>
        <w:t xml:space="preserve">Subcláusula </w:t>
      </w:r>
      <w:r w:rsidRPr="00402C98">
        <w:rPr>
          <w:highlight w:val="yellow"/>
        </w:rPr>
        <w:fldChar w:fldCharType="begin"/>
      </w:r>
      <w:r w:rsidRPr="00402C98">
        <w:rPr>
          <w:highlight w:val="yellow"/>
        </w:rPr>
        <w:instrText xml:space="preserve"> REF _Ref24040442 \r \h  \* MERGEFORMAT </w:instrText>
      </w:r>
      <w:r w:rsidRPr="00402C98">
        <w:rPr>
          <w:highlight w:val="yellow"/>
        </w:rPr>
      </w:r>
      <w:r w:rsidRPr="00402C98">
        <w:rPr>
          <w:highlight w:val="yellow"/>
        </w:rPr>
        <w:fldChar w:fldCharType="separate"/>
      </w:r>
      <w:r w:rsidR="00C55F81">
        <w:rPr>
          <w:highlight w:val="yellow"/>
        </w:rPr>
        <w:t>12.2.1</w:t>
      </w:r>
      <w:r w:rsidRPr="00402C98">
        <w:rPr>
          <w:highlight w:val="yellow"/>
        </w:rPr>
        <w:fldChar w:fldCharType="end"/>
      </w:r>
      <w:r w:rsidRPr="00186B76">
        <w:t>.</w:t>
      </w:r>
    </w:p>
    <w:p w:rsidR="00B31CF6" w:rsidP="00402C98" w:rsidRDefault="00B31CF6" w14:paraId="219FF89F" w14:textId="77777777">
      <w:pPr>
        <w:pStyle w:val="MinutadeContrato"/>
      </w:pPr>
    </w:p>
    <w:p w:rsidR="00672085" w:rsidP="00672085" w:rsidRDefault="005F6644" w14:paraId="607D7665" w14:textId="77777777">
      <w:pPr>
        <w:pStyle w:val="MinutadeContrato"/>
        <w:numPr>
          <w:ilvl w:val="2"/>
          <w:numId w:val="2"/>
        </w:numPr>
      </w:pPr>
      <w:bookmarkStart w:name="_Ref171607441" w:id="919"/>
      <w:r w:rsidRPr="00186B76">
        <w:t xml:space="preserve">A consultoria ambiental independente deverá ser aprovada pelo </w:t>
      </w:r>
      <w:r w:rsidRPr="00186B76">
        <w:rPr>
          <w:b/>
        </w:rPr>
        <w:t>Poder Concedente</w:t>
      </w:r>
      <w:r w:rsidRPr="00186B76">
        <w:t xml:space="preserve"> no prazo de até 15 (quinze) dias da sua indicação pela </w:t>
      </w:r>
      <w:r w:rsidRPr="00186B76">
        <w:rPr>
          <w:b/>
        </w:rPr>
        <w:t>Arrendatária</w:t>
      </w:r>
      <w:r w:rsidRPr="00186B76">
        <w:t>.</w:t>
      </w:r>
      <w:bookmarkEnd w:id="919"/>
      <w:r w:rsidRPr="00186B76">
        <w:t xml:space="preserve"> </w:t>
      </w:r>
    </w:p>
    <w:p w:rsidR="00672085" w:rsidP="00672085" w:rsidRDefault="00672085" w14:paraId="4833F548" w14:textId="77777777">
      <w:pPr>
        <w:pStyle w:val="PargrafodaLista"/>
      </w:pPr>
    </w:p>
    <w:p w:rsidR="00B31CF6" w:rsidP="00672085" w:rsidRDefault="005F6644" w14:paraId="227CDC81" w14:textId="6EED68DD">
      <w:pPr>
        <w:pStyle w:val="MinutadeContrato"/>
        <w:numPr>
          <w:ilvl w:val="2"/>
          <w:numId w:val="2"/>
        </w:numPr>
      </w:pPr>
      <w:r w:rsidRPr="00186B76">
        <w:t xml:space="preserve">Caso a consultoria indicada </w:t>
      </w:r>
      <w:r w:rsidR="00DE1C6D">
        <w:t>na</w:t>
      </w:r>
      <w:r w:rsidR="00672085">
        <w:t xml:space="preserve"> </w:t>
      </w:r>
      <w:r w:rsidRPr="00672085" w:rsidR="00672085">
        <w:rPr>
          <w:highlight w:val="yellow"/>
        </w:rPr>
        <w:t xml:space="preserve">Subcláusula </w:t>
      </w:r>
      <w:r w:rsidRPr="00672085" w:rsidR="00672085">
        <w:rPr>
          <w:highlight w:val="yellow"/>
        </w:rPr>
        <w:fldChar w:fldCharType="begin"/>
      </w:r>
      <w:r w:rsidRPr="00672085" w:rsidR="00672085">
        <w:rPr>
          <w:highlight w:val="yellow"/>
        </w:rPr>
        <w:instrText xml:space="preserve"> REF _Ref171607441 \r \h </w:instrText>
      </w:r>
      <w:r w:rsidR="00672085">
        <w:rPr>
          <w:highlight w:val="yellow"/>
        </w:rPr>
        <w:instrText xml:space="preserve"> \* MERGEFORMAT </w:instrText>
      </w:r>
      <w:r w:rsidRPr="00672085" w:rsidR="00672085">
        <w:rPr>
          <w:highlight w:val="yellow"/>
        </w:rPr>
      </w:r>
      <w:r w:rsidRPr="00672085" w:rsidR="00672085">
        <w:rPr>
          <w:highlight w:val="yellow"/>
        </w:rPr>
        <w:fldChar w:fldCharType="separate"/>
      </w:r>
      <w:r w:rsidR="00C55F81">
        <w:rPr>
          <w:highlight w:val="yellow"/>
        </w:rPr>
        <w:t>12.3.5</w:t>
      </w:r>
      <w:r w:rsidRPr="00672085" w:rsidR="00672085">
        <w:rPr>
          <w:highlight w:val="yellow"/>
        </w:rPr>
        <w:fldChar w:fldCharType="end"/>
      </w:r>
      <w:r w:rsidR="00672085">
        <w:t xml:space="preserve"> </w:t>
      </w:r>
      <w:r w:rsidRPr="00186B76">
        <w:t xml:space="preserve">não seja aceita, o </w:t>
      </w:r>
      <w:r w:rsidRPr="00186B76">
        <w:rPr>
          <w:b/>
        </w:rPr>
        <w:t>Poder Concedente</w:t>
      </w:r>
      <w:r w:rsidRPr="00186B76">
        <w:t xml:space="preserve"> comunicará à </w:t>
      </w:r>
      <w:r w:rsidRPr="00186B76">
        <w:rPr>
          <w:b/>
        </w:rPr>
        <w:t>Arrendatária</w:t>
      </w:r>
      <w:r w:rsidRPr="00186B76">
        <w:t xml:space="preserve"> os motivos da rejeição e estabelecerá prazo para nova indicação ou apresentação de contrarrazões. </w:t>
      </w:r>
    </w:p>
    <w:p w:rsidR="00B31CF6" w:rsidP="00672085" w:rsidRDefault="00B31CF6" w14:paraId="1111B45F" w14:textId="77777777">
      <w:pPr>
        <w:pStyle w:val="MinutadeContrato"/>
      </w:pPr>
    </w:p>
    <w:p w:rsidR="00B31CF6" w:rsidP="00672085" w:rsidRDefault="005F6644" w14:paraId="1BF19BD8" w14:textId="77777777">
      <w:pPr>
        <w:pStyle w:val="MinutadeContrato"/>
        <w:numPr>
          <w:ilvl w:val="2"/>
          <w:numId w:val="2"/>
        </w:numPr>
      </w:pPr>
      <w:r w:rsidRPr="00186B76">
        <w:t xml:space="preserve">Após o transcurso do prazo acima, sem manifestação do </w:t>
      </w:r>
      <w:r w:rsidRPr="00354BE2">
        <w:rPr>
          <w:b/>
          <w:bCs w:val="0"/>
        </w:rPr>
        <w:t>Poder Concedente</w:t>
      </w:r>
      <w:r w:rsidRPr="00186B76">
        <w:t>, haverá a aprovação tácita da consultoria ambiental.</w:t>
      </w:r>
    </w:p>
    <w:p w:rsidR="00B31CF6" w:rsidP="00672085" w:rsidRDefault="00B31CF6" w14:paraId="6F41545C" w14:textId="77777777">
      <w:pPr>
        <w:pStyle w:val="MinutadeContrato"/>
      </w:pPr>
    </w:p>
    <w:p w:rsidR="00B31CF6" w:rsidP="00672085" w:rsidRDefault="005F6644" w14:paraId="7A7D86B8" w14:textId="77777777">
      <w:pPr>
        <w:pStyle w:val="MinutadeContrato"/>
        <w:numPr>
          <w:ilvl w:val="2"/>
          <w:numId w:val="2"/>
        </w:numPr>
        <w:rPr>
          <w:strike/>
        </w:rPr>
      </w:pPr>
      <w:r w:rsidRPr="00186B76">
        <w:t xml:space="preserve">O laudo ambiental técnico não necessitará ser previamente aprovado pelo órgão ambiental competente. </w:t>
      </w:r>
    </w:p>
    <w:p w:rsidR="00B31CF6" w:rsidP="00672085" w:rsidRDefault="00B31CF6" w14:paraId="384E41F0" w14:textId="77777777">
      <w:pPr>
        <w:pStyle w:val="MinutadeContrato"/>
        <w:rPr>
          <w:strike/>
        </w:rPr>
      </w:pPr>
    </w:p>
    <w:p w:rsidR="00B31CF6" w:rsidP="00672085" w:rsidRDefault="005F6644" w14:paraId="118AA4D3" w14:textId="77777777">
      <w:pPr>
        <w:pStyle w:val="MinutadeContrato"/>
        <w:numPr>
          <w:ilvl w:val="2"/>
          <w:numId w:val="2"/>
        </w:numPr>
      </w:pPr>
      <w:r>
        <w:t xml:space="preserve">A não entrega à </w:t>
      </w:r>
      <w:r w:rsidRPr="7F4002AB">
        <w:rPr>
          <w:b/>
        </w:rPr>
        <w:t>ANTAQ</w:t>
      </w:r>
      <w:r>
        <w:t xml:space="preserve"> do laudo ambiental técnico implicará presunção absoluta de inexistência de qualquer passivo ambiental não conhecido.</w:t>
      </w:r>
    </w:p>
    <w:p w:rsidR="00B31CF6" w:rsidP="00672085" w:rsidRDefault="00B31CF6" w14:paraId="2D44590C" w14:textId="77777777">
      <w:pPr>
        <w:pStyle w:val="MinutadeContrato"/>
      </w:pPr>
    </w:p>
    <w:p w:rsidR="00B31CF6" w:rsidP="00672085" w:rsidRDefault="005F6644" w14:paraId="1616DFD7" w14:textId="44E5B03C">
      <w:pPr>
        <w:pStyle w:val="MinutadeContrato"/>
        <w:numPr>
          <w:ilvl w:val="1"/>
          <w:numId w:val="2"/>
        </w:numPr>
      </w:pPr>
      <w:r w:rsidRPr="00186B76">
        <w:t xml:space="preserve">Os </w:t>
      </w:r>
      <w:r w:rsidRPr="00BB0EB1" w:rsidR="00BB0EB1">
        <w:rPr>
          <w:b/>
          <w:bCs w:val="0"/>
        </w:rPr>
        <w:t>Passivos Ambientais</w:t>
      </w:r>
      <w:r w:rsidRPr="00186B76" w:rsidR="00BB0EB1">
        <w:t xml:space="preserve"> </w:t>
      </w:r>
      <w:r w:rsidRPr="00186B76">
        <w:t xml:space="preserve">conhecidos e aqueles não identificados no laudo ambiental técnico a que se refere a </w:t>
      </w:r>
      <w:r w:rsidRPr="00672085">
        <w:rPr>
          <w:highlight w:val="yellow"/>
        </w:rPr>
        <w:t xml:space="preserve">Subcláusula </w:t>
      </w:r>
      <w:r w:rsidRPr="00672085">
        <w:rPr>
          <w:highlight w:val="yellow"/>
        </w:rPr>
        <w:fldChar w:fldCharType="begin"/>
      </w:r>
      <w:r w:rsidRPr="00672085">
        <w:rPr>
          <w:highlight w:val="yellow"/>
        </w:rPr>
        <w:instrText xml:space="preserve"> REF _Ref367192552 \r \h  \* MERGEFORMAT </w:instrText>
      </w:r>
      <w:r w:rsidRPr="00672085">
        <w:rPr>
          <w:highlight w:val="yellow"/>
        </w:rPr>
      </w:r>
      <w:r w:rsidRPr="00672085">
        <w:rPr>
          <w:highlight w:val="yellow"/>
        </w:rPr>
        <w:fldChar w:fldCharType="separate"/>
      </w:r>
      <w:r w:rsidR="00C55F81">
        <w:rPr>
          <w:highlight w:val="yellow"/>
        </w:rPr>
        <w:t>12.3</w:t>
      </w:r>
      <w:r w:rsidRPr="00672085">
        <w:rPr>
          <w:highlight w:val="yellow"/>
        </w:rPr>
        <w:fldChar w:fldCharType="end"/>
      </w:r>
      <w:r>
        <w:t xml:space="preserve"> </w:t>
      </w:r>
      <w:r w:rsidRPr="00186B76">
        <w:t xml:space="preserve">são de responsabilidade da </w:t>
      </w:r>
      <w:r w:rsidRPr="00186B76">
        <w:rPr>
          <w:b/>
        </w:rPr>
        <w:t>Arrendatária</w:t>
      </w:r>
      <w:r w:rsidRPr="00186B76">
        <w:t xml:space="preserve">, bem como aqueles que ocorram posteriormente à </w:t>
      </w:r>
      <w:r w:rsidRPr="003762B1">
        <w:rPr>
          <w:b/>
        </w:rPr>
        <w:t>Data da Assunção</w:t>
      </w:r>
      <w:r>
        <w:t>.</w:t>
      </w:r>
    </w:p>
    <w:p w:rsidR="00B31CF6" w:rsidP="005E5D51" w:rsidRDefault="00B31CF6" w14:paraId="3218F86D" w14:textId="77777777">
      <w:pPr>
        <w:pStyle w:val="MinutadeContrato"/>
      </w:pPr>
    </w:p>
    <w:p w:rsidR="00B31CF6" w:rsidP="005E5D51" w:rsidRDefault="005F6644" w14:paraId="28A1A3A5" w14:textId="77777777">
      <w:pPr>
        <w:pStyle w:val="MinutadeContrato"/>
        <w:numPr>
          <w:ilvl w:val="1"/>
          <w:numId w:val="2"/>
        </w:numPr>
      </w:pPr>
      <w:r w:rsidRPr="00186B76">
        <w:t xml:space="preserve">Identificada alguma desconformidade ambiental, a </w:t>
      </w:r>
      <w:r w:rsidRPr="00186B76">
        <w:rPr>
          <w:b/>
        </w:rPr>
        <w:t>Arrendatária</w:t>
      </w:r>
      <w:r w:rsidRPr="00186B76">
        <w:t xml:space="preserve"> deverá apresentar, para aprovação da </w:t>
      </w:r>
      <w:r w:rsidRPr="00186B76">
        <w:rPr>
          <w:b/>
        </w:rPr>
        <w:t>ANTAQ</w:t>
      </w:r>
      <w:r w:rsidRPr="00186B76">
        <w:t>, no prazo de até 30 (trinta) dias da data da identificação da desconformidade, Plano de ação com medidas de mitigação dos impactos e riscos ou remediação dos danos.</w:t>
      </w:r>
    </w:p>
    <w:p w:rsidR="00B31CF6" w:rsidP="005E5D51" w:rsidRDefault="00B31CF6" w14:paraId="02FF49FD" w14:textId="77777777">
      <w:pPr>
        <w:pStyle w:val="MinutadeContrato"/>
      </w:pPr>
    </w:p>
    <w:p w:rsidR="005E5D51" w:rsidP="005E5D51" w:rsidRDefault="005E5D51" w14:paraId="571A2E18" w14:textId="29B7CDCB">
      <w:pPr>
        <w:pStyle w:val="MinutadeContrato"/>
        <w:numPr>
          <w:ilvl w:val="1"/>
          <w:numId w:val="2"/>
        </w:numPr>
      </w:pPr>
      <w:r w:rsidRPr="005E5D51">
        <w:t xml:space="preserve">Caberá à </w:t>
      </w:r>
      <w:r w:rsidRPr="005E5D51">
        <w:rPr>
          <w:b/>
          <w:bCs w:val="0"/>
        </w:rPr>
        <w:t>Arrendatária</w:t>
      </w:r>
      <w:r w:rsidRPr="005E5D51">
        <w:t xml:space="preserve"> solicitar a emissão das licenças ambientais pertinentes da Licença Operacional (LO) referente às </w:t>
      </w:r>
      <w:r w:rsidRPr="005E5D51">
        <w:rPr>
          <w:b/>
          <w:bCs w:val="0"/>
        </w:rPr>
        <w:t>Atividades</w:t>
      </w:r>
      <w:r w:rsidRPr="005E5D51">
        <w:t xml:space="preserve"> a serem realizadas, assim como a Licença para Instalação (LI).</w:t>
      </w:r>
    </w:p>
    <w:p w:rsidR="00CA2833" w:rsidP="00CA2833" w:rsidRDefault="00CA2833" w14:paraId="27F996EB" w14:textId="77777777">
      <w:pPr>
        <w:pStyle w:val="PargrafodaLista"/>
      </w:pPr>
    </w:p>
    <w:p w:rsidR="00CA2833" w:rsidP="005E5D51" w:rsidRDefault="00CA2833" w14:paraId="4B160CE5" w14:textId="096FC34F">
      <w:pPr>
        <w:pStyle w:val="MinutadeContrato"/>
        <w:numPr>
          <w:ilvl w:val="1"/>
          <w:numId w:val="2"/>
        </w:numPr>
      </w:pPr>
      <w:r w:rsidRPr="00CA2833">
        <w:rPr>
          <w:highlight w:val="green"/>
        </w:rPr>
        <w:t xml:space="preserve">A alocações de riscos, regras e demais disposições relativas a </w:t>
      </w:r>
      <w:r w:rsidRPr="00CA2833">
        <w:rPr>
          <w:b/>
          <w:highlight w:val="green"/>
        </w:rPr>
        <w:t>Passivos Ambientais</w:t>
      </w:r>
      <w:r w:rsidRPr="00CA2833">
        <w:rPr>
          <w:highlight w:val="green"/>
        </w:rPr>
        <w:t>, constantes na</w:t>
      </w:r>
      <w:r w:rsidRPr="00CA2833">
        <w:t xml:space="preserve"> </w:t>
      </w:r>
      <w:r w:rsidRPr="00CA2833">
        <w:rPr>
          <w:highlight w:val="yellow"/>
        </w:rPr>
        <w:t>Cláusula 12,</w:t>
      </w:r>
      <w:r w:rsidRPr="00CA2833">
        <w:t xml:space="preserve"> </w:t>
      </w:r>
      <w:r w:rsidRPr="00CA2833">
        <w:rPr>
          <w:highlight w:val="green"/>
        </w:rPr>
        <w:t>aplicam-se também a ocorrências relacionadas a eventos arqueológicos.</w:t>
      </w:r>
    </w:p>
    <w:p w:rsidR="005E5D51" w:rsidP="005E5D51" w:rsidRDefault="005E5D51" w14:paraId="77C590BE" w14:textId="77777777">
      <w:pPr>
        <w:pStyle w:val="MinutadeContrato"/>
      </w:pPr>
    </w:p>
    <w:p w:rsidR="00B31CF6" w:rsidP="005E5D51" w:rsidRDefault="005E5D51" w14:paraId="383D21A5" w14:textId="2984793B">
      <w:pPr>
        <w:pStyle w:val="MinutadeContrato"/>
        <w:numPr>
          <w:ilvl w:val="0"/>
          <w:numId w:val="2"/>
        </w:numPr>
        <w:outlineLvl w:val="0"/>
      </w:pPr>
      <w:bookmarkStart w:name="_Toc367195617" w:id="920"/>
      <w:bookmarkStart w:name="_Ref367202586" w:id="921"/>
      <w:bookmarkStart w:name="_Toc468105433" w:id="922"/>
      <w:bookmarkStart w:name="_Toc497310010" w:id="923"/>
      <w:bookmarkStart w:name="_Toc506983781" w:id="924"/>
      <w:bookmarkStart w:name="_Toc505936361" w:id="925"/>
      <w:bookmarkStart w:name="_Toc479169590" w:id="926"/>
      <w:bookmarkStart w:name="_Toc516653222" w:id="927"/>
      <w:bookmarkStart w:name="_Toc508876307" w:id="928"/>
      <w:bookmarkStart w:name="_Toc498342643" w:id="929"/>
      <w:bookmarkStart w:name="_Toc508098042" w:id="930"/>
      <w:bookmarkStart w:name="_Toc504641339" w:id="931"/>
      <w:bookmarkStart w:name="_Toc506986406" w:id="932"/>
      <w:bookmarkStart w:name="_Toc498417168" w:id="933"/>
      <w:bookmarkStart w:name="_Toc508101056" w:id="934"/>
      <w:bookmarkStart w:name="_Toc516670500" w:id="935"/>
      <w:bookmarkStart w:name="_Toc516653085" w:id="936"/>
      <w:bookmarkStart w:name="_Toc516685281" w:id="937"/>
      <w:bookmarkStart w:name="_Toc508011934" w:id="938"/>
      <w:bookmarkStart w:name="_Toc508905839" w:id="939"/>
      <w:bookmarkStart w:name="_Toc508906547" w:id="940"/>
      <w:bookmarkStart w:name="_Toc511292813" w:id="941"/>
      <w:bookmarkStart w:name="_Toc509418075" w:id="942"/>
      <w:bookmarkStart w:name="_Toc511294285" w:id="943"/>
      <w:bookmarkStart w:name="_Toc520129638" w:id="944"/>
      <w:bookmarkStart w:name="_Toc529542939" w:id="945"/>
      <w:bookmarkStart w:name="_Toc529543230" w:id="946"/>
      <w:bookmarkStart w:name="_Toc520135205" w:id="947"/>
      <w:bookmarkStart w:name="_Toc531161633" w:id="948"/>
      <w:bookmarkStart w:name="_Toc5721028" w:id="949"/>
      <w:bookmarkStart w:name="_Toc5779500" w:id="950"/>
      <w:bookmarkStart w:name="_Ref24040420" w:id="951"/>
      <w:bookmarkStart w:name="_Toc26373508" w:id="952"/>
      <w:bookmarkStart w:name="_Toc23416577" w:id="953"/>
      <w:bookmarkStart w:name="_Toc216433092" w:id="954"/>
      <w:r>
        <w:rPr>
          <w:rFonts w:cstheme="minorBidi"/>
          <w:b/>
        </w:rPr>
        <w:t xml:space="preserve">Da </w:t>
      </w:r>
      <w:r w:rsidRPr="18FDD54D" w:rsidR="005F6644">
        <w:rPr>
          <w:rFonts w:cstheme="minorBidi"/>
          <w:b/>
        </w:rPr>
        <w:t>Alocação de Riscos</w:t>
      </w:r>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r w:rsidRPr="18FDD54D" w:rsidR="005F6644">
        <w:rPr>
          <w:rFonts w:cstheme="minorBidi"/>
        </w:rPr>
        <w:t xml:space="preserve"> </w:t>
      </w:r>
    </w:p>
    <w:p w:rsidR="00B31CF6" w:rsidP="005E5D51" w:rsidRDefault="00B31CF6" w14:paraId="16C620F7" w14:textId="77777777">
      <w:pPr>
        <w:pStyle w:val="MinutadeContrato"/>
      </w:pPr>
    </w:p>
    <w:p w:rsidR="00B31CF6" w:rsidP="005E5D51" w:rsidRDefault="005F6644" w14:paraId="07B1C0F6" w14:textId="77777777">
      <w:pPr>
        <w:pStyle w:val="MinutadeContrato"/>
        <w:numPr>
          <w:ilvl w:val="1"/>
          <w:numId w:val="2"/>
        </w:numPr>
      </w:pPr>
      <w:bookmarkStart w:name="_Toc349328337" w:id="955"/>
      <w:r w:rsidRPr="00186B76">
        <w:t xml:space="preserve">Com exceção das hipóteses previstas neste </w:t>
      </w:r>
      <w:r w:rsidRPr="00186B76">
        <w:rPr>
          <w:b/>
        </w:rPr>
        <w:t>Contrato</w:t>
      </w:r>
      <w:r w:rsidRPr="00186B76">
        <w:t xml:space="preserve">, a </w:t>
      </w:r>
      <w:r w:rsidRPr="00186B76">
        <w:rPr>
          <w:b/>
        </w:rPr>
        <w:t>Arrendatária</w:t>
      </w:r>
      <w:r w:rsidRPr="00186B76">
        <w:t xml:space="preserve"> é integral e exclusivamente responsável por todos os riscos relacionados ao </w:t>
      </w:r>
      <w:r w:rsidRPr="00186B76">
        <w:rPr>
          <w:b/>
        </w:rPr>
        <w:t>Arrendamento</w:t>
      </w:r>
      <w:r w:rsidRPr="00186B76">
        <w:t>, inclusive, mas sem limitação, pelos seguintes riscos:</w:t>
      </w:r>
    </w:p>
    <w:p w:rsidR="00B31CF6" w:rsidP="005E5D51" w:rsidRDefault="00B31CF6" w14:paraId="49EB6419" w14:textId="77777777">
      <w:pPr>
        <w:pStyle w:val="MinutadeContrato"/>
      </w:pPr>
    </w:p>
    <w:p w:rsidR="00B31CF6" w:rsidP="005E5D51" w:rsidRDefault="005F6644" w14:paraId="5076F6B9" w14:textId="77777777">
      <w:pPr>
        <w:pStyle w:val="MinutadeContrato"/>
        <w:numPr>
          <w:ilvl w:val="2"/>
          <w:numId w:val="2"/>
        </w:numPr>
      </w:pPr>
      <w:r w:rsidRPr="00186B76">
        <w:t>Riscos de projeto, engenharia e construção;</w:t>
      </w:r>
    </w:p>
    <w:p w:rsidR="00B31CF6" w:rsidP="005E5D51" w:rsidRDefault="00B31CF6" w14:paraId="666BDEAF" w14:textId="77777777">
      <w:pPr>
        <w:pStyle w:val="MinutadeContrato"/>
      </w:pPr>
    </w:p>
    <w:p w:rsidR="00B31CF6" w:rsidP="005E5D51" w:rsidRDefault="005F6644" w14:paraId="760554D4" w14:textId="77777777">
      <w:pPr>
        <w:pStyle w:val="MinutadeContrato"/>
        <w:numPr>
          <w:ilvl w:val="2"/>
          <w:numId w:val="2"/>
        </w:numPr>
      </w:pPr>
      <w:r w:rsidRPr="00186B76">
        <w:t xml:space="preserve">Recusa de </w:t>
      </w:r>
      <w:r w:rsidRPr="00186B76">
        <w:rPr>
          <w:b/>
        </w:rPr>
        <w:t>Usuários</w:t>
      </w:r>
      <w:r w:rsidRPr="00186B76">
        <w:t xml:space="preserve"> em pagar pelos serviços;</w:t>
      </w:r>
    </w:p>
    <w:p w:rsidR="00B31CF6" w:rsidP="005E5D51" w:rsidRDefault="00B31CF6" w14:paraId="534AC3FA" w14:textId="77777777">
      <w:pPr>
        <w:pStyle w:val="MinutadeContrato"/>
      </w:pPr>
    </w:p>
    <w:p w:rsidR="00B31CF6" w:rsidP="005E5D51" w:rsidRDefault="005F6644" w14:paraId="435C4B6A" w14:textId="14584307">
      <w:pPr>
        <w:pStyle w:val="MinutadeContrato"/>
        <w:numPr>
          <w:ilvl w:val="2"/>
          <w:numId w:val="2"/>
        </w:numPr>
      </w:pPr>
      <w:r w:rsidRPr="00186B76">
        <w:t xml:space="preserve">Obtenção de licenças, permissões e autorizações relativas ao </w:t>
      </w:r>
      <w:r w:rsidRPr="00186B76">
        <w:rPr>
          <w:b/>
        </w:rPr>
        <w:t>Arrendamento</w:t>
      </w:r>
      <w:r w:rsidR="00A50B75">
        <w:rPr>
          <w:bCs w:val="0"/>
        </w:rPr>
        <w:t xml:space="preserve">, </w:t>
      </w:r>
      <w:r w:rsidRPr="00A50B75" w:rsidR="00A50B75">
        <w:rPr>
          <w:highlight w:val="green"/>
        </w:rPr>
        <w:t xml:space="preserve">e a investimentos da </w:t>
      </w:r>
      <w:r w:rsidRPr="00A50B75" w:rsidR="00A50B75">
        <w:rPr>
          <w:b/>
          <w:highlight w:val="green"/>
        </w:rPr>
        <w:t>Arrendatária</w:t>
      </w:r>
      <w:r w:rsidRPr="00A50B75" w:rsidR="00A50B75">
        <w:rPr>
          <w:highlight w:val="green"/>
        </w:rPr>
        <w:t xml:space="preserve"> previstos fora da área arrendada, na área comum do </w:t>
      </w:r>
      <w:r w:rsidRPr="00A50B75" w:rsidR="00A50B75">
        <w:rPr>
          <w:b/>
          <w:highlight w:val="green"/>
        </w:rPr>
        <w:t>Porto Organizado</w:t>
      </w:r>
      <w:r w:rsidRPr="00186B76">
        <w:t>;</w:t>
      </w:r>
    </w:p>
    <w:p w:rsidR="00B31CF6" w:rsidP="005E5D51" w:rsidRDefault="00B31CF6" w14:paraId="764D36F1" w14:textId="77777777">
      <w:pPr>
        <w:pStyle w:val="MinutadeContrato"/>
      </w:pPr>
    </w:p>
    <w:p w:rsidR="00B31CF6" w:rsidP="005E5D51" w:rsidRDefault="005F6644" w14:paraId="08D8F81F" w14:textId="77777777">
      <w:pPr>
        <w:pStyle w:val="MinutadeContrato"/>
        <w:numPr>
          <w:ilvl w:val="2"/>
          <w:numId w:val="2"/>
        </w:numPr>
      </w:pPr>
      <w:r w:rsidRPr="00186B76">
        <w:t xml:space="preserve">Custos excedentes relacionados às </w:t>
      </w:r>
      <w:r w:rsidRPr="00186B76">
        <w:rPr>
          <w:b/>
        </w:rPr>
        <w:t>Atividades</w:t>
      </w:r>
      <w:r w:rsidRPr="00186B76">
        <w:t xml:space="preserve"> objeto do </w:t>
      </w:r>
      <w:r w:rsidRPr="00186B76">
        <w:rPr>
          <w:b/>
        </w:rPr>
        <w:t>Arrendamento</w:t>
      </w:r>
      <w:r w:rsidRPr="00186B76">
        <w:t>;</w:t>
      </w:r>
    </w:p>
    <w:p w:rsidR="00B31CF6" w:rsidP="005E5D51" w:rsidRDefault="00B31CF6" w14:paraId="0B41B5B0" w14:textId="77777777">
      <w:pPr>
        <w:pStyle w:val="MinutadeContrato"/>
      </w:pPr>
    </w:p>
    <w:p w:rsidR="00B31CF6" w:rsidP="005E5D51" w:rsidRDefault="005F6644" w14:paraId="04F1DA27" w14:textId="77777777">
      <w:pPr>
        <w:pStyle w:val="MinutadeContrato"/>
        <w:numPr>
          <w:ilvl w:val="2"/>
          <w:numId w:val="2"/>
        </w:numPr>
      </w:pPr>
      <w:r w:rsidRPr="00186B76">
        <w:t>Atraso no cumprimento dos cronogramas previstos neste</w:t>
      </w:r>
      <w:r w:rsidRPr="00186B76">
        <w:rPr>
          <w:b/>
        </w:rPr>
        <w:t xml:space="preserve"> Contrato</w:t>
      </w:r>
      <w:r w:rsidRPr="00186B76">
        <w:t xml:space="preserve"> ou de outros prazos estabelecidos entre as Partes ao longo da vigência do </w:t>
      </w:r>
      <w:r w:rsidRPr="00186B76">
        <w:rPr>
          <w:b/>
        </w:rPr>
        <w:t>Contrato</w:t>
      </w:r>
      <w:r w:rsidRPr="00186B76">
        <w:t>;</w:t>
      </w:r>
    </w:p>
    <w:p w:rsidR="00B31CF6" w:rsidP="005E5D51" w:rsidRDefault="00B31CF6" w14:paraId="72E3D768" w14:textId="77777777">
      <w:pPr>
        <w:pStyle w:val="MinutadeContrato"/>
      </w:pPr>
    </w:p>
    <w:p w:rsidR="00B31CF6" w:rsidP="005E5D51" w:rsidRDefault="005F6644" w14:paraId="17A16142" w14:textId="77777777">
      <w:pPr>
        <w:pStyle w:val="MinutadeContrato"/>
        <w:numPr>
          <w:ilvl w:val="2"/>
          <w:numId w:val="2"/>
        </w:numPr>
      </w:pPr>
      <w:r w:rsidRPr="00186B76">
        <w:t xml:space="preserve">Tecnologia empregada nas </w:t>
      </w:r>
      <w:r w:rsidRPr="00186B76">
        <w:rPr>
          <w:b/>
        </w:rPr>
        <w:t xml:space="preserve">Atividades </w:t>
      </w:r>
      <w:r w:rsidRPr="00186B76">
        <w:t xml:space="preserve">do </w:t>
      </w:r>
      <w:r w:rsidRPr="00186B76">
        <w:rPr>
          <w:b/>
        </w:rPr>
        <w:t>Arrendamento</w:t>
      </w:r>
      <w:r w:rsidRPr="00186B76">
        <w:t>;</w:t>
      </w:r>
    </w:p>
    <w:p w:rsidR="00B31CF6" w:rsidP="005E5D51" w:rsidRDefault="00B31CF6" w14:paraId="29CBB302" w14:textId="77777777">
      <w:pPr>
        <w:pStyle w:val="MinutadeContrato"/>
      </w:pPr>
    </w:p>
    <w:p w:rsidR="00B31CF6" w:rsidP="005E5D51" w:rsidRDefault="005F6644" w14:paraId="0BC82997" w14:textId="77777777">
      <w:pPr>
        <w:pStyle w:val="MinutadeContrato"/>
        <w:numPr>
          <w:ilvl w:val="2"/>
          <w:numId w:val="2"/>
        </w:numPr>
      </w:pPr>
      <w:r w:rsidRPr="00186B76">
        <w:t xml:space="preserve">Perecimento, destruição, roubo, furto, perda ou quaisquer outros tipos de danos causados aos </w:t>
      </w:r>
      <w:r w:rsidRPr="00186B76">
        <w:rPr>
          <w:b/>
        </w:rPr>
        <w:t>Bens do Arrendamento</w:t>
      </w:r>
      <w:r w:rsidRPr="00186B76">
        <w:t xml:space="preserve">, responsabilidade que não é reduzida ou excluída em virtude da fiscalização da </w:t>
      </w:r>
      <w:r w:rsidRPr="00186B76">
        <w:rPr>
          <w:b/>
        </w:rPr>
        <w:t>ANTAQ</w:t>
      </w:r>
      <w:r w:rsidRPr="00186B76">
        <w:t>;</w:t>
      </w:r>
    </w:p>
    <w:p w:rsidR="00B31CF6" w:rsidP="005E5D51" w:rsidRDefault="00B31CF6" w14:paraId="069F21E1" w14:textId="77777777">
      <w:pPr>
        <w:pStyle w:val="MinutadeContrato"/>
      </w:pPr>
    </w:p>
    <w:p w:rsidR="00B31CF6" w:rsidP="005E5D51" w:rsidRDefault="005F6644" w14:paraId="75A5EEDF" w14:textId="77777777">
      <w:pPr>
        <w:pStyle w:val="MinutadeContrato"/>
        <w:numPr>
          <w:ilvl w:val="2"/>
          <w:numId w:val="2"/>
        </w:numPr>
      </w:pPr>
      <w:bookmarkStart w:name="_Ref367202711" w:id="956"/>
      <w:r w:rsidRPr="00186B76">
        <w:t xml:space="preserve">Manifestações sociais e/ou públicas que afetem, de qualquer forma, a execução e prestação das </w:t>
      </w:r>
      <w:r w:rsidRPr="00186B76">
        <w:rPr>
          <w:b/>
        </w:rPr>
        <w:t>Atividades</w:t>
      </w:r>
      <w:r w:rsidRPr="00186B76">
        <w:t xml:space="preserve"> relacionadas ao </w:t>
      </w:r>
      <w:r w:rsidRPr="00186B76">
        <w:rPr>
          <w:b/>
        </w:rPr>
        <w:t>Contrato</w:t>
      </w:r>
      <w:bookmarkStart w:name="_Toc356420844" w:id="957"/>
      <w:bookmarkStart w:name="_Toc356464442" w:id="958"/>
      <w:bookmarkStart w:name="_Toc357206460" w:id="959"/>
      <w:bookmarkStart w:name="_Toc359569760" w:id="960"/>
      <w:bookmarkStart w:name="_Toc363917175" w:id="961"/>
      <w:bookmarkStart w:name="_Toc367195619" w:id="962"/>
      <w:bookmarkStart w:name="_Toc367199322" w:id="963"/>
      <w:bookmarkEnd w:id="956"/>
      <w:r w:rsidRPr="00186B76">
        <w:t>;</w:t>
      </w:r>
      <w:bookmarkEnd w:id="957"/>
      <w:bookmarkEnd w:id="958"/>
      <w:bookmarkEnd w:id="959"/>
      <w:bookmarkEnd w:id="960"/>
      <w:bookmarkEnd w:id="961"/>
      <w:bookmarkEnd w:id="962"/>
      <w:bookmarkEnd w:id="963"/>
    </w:p>
    <w:p w:rsidR="00B31CF6" w:rsidP="005E5D51" w:rsidRDefault="00B31CF6" w14:paraId="21E37986" w14:textId="77777777">
      <w:pPr>
        <w:pStyle w:val="MinutadeContrato"/>
      </w:pPr>
    </w:p>
    <w:p w:rsidR="00B31CF6" w:rsidP="005E5D51" w:rsidRDefault="005F6644" w14:paraId="3C1A8227" w14:textId="77777777">
      <w:pPr>
        <w:pStyle w:val="MinutadeContrato"/>
        <w:numPr>
          <w:ilvl w:val="2"/>
          <w:numId w:val="2"/>
        </w:numPr>
      </w:pPr>
      <w:r w:rsidRPr="00186B76">
        <w:t xml:space="preserve">Paralisação das </w:t>
      </w:r>
      <w:r w:rsidRPr="00186B76">
        <w:rPr>
          <w:b/>
        </w:rPr>
        <w:t>Atividades</w:t>
      </w:r>
      <w:r w:rsidRPr="00186B76">
        <w:t xml:space="preserve"> da </w:t>
      </w:r>
      <w:r w:rsidRPr="00186B76">
        <w:rPr>
          <w:b/>
        </w:rPr>
        <w:t>Arrendatária</w:t>
      </w:r>
      <w:r w:rsidRPr="00186B76">
        <w:t xml:space="preserve"> em razão de greve de seus colaboradores ou de seus subcontratados;</w:t>
      </w:r>
    </w:p>
    <w:p w:rsidR="00B31CF6" w:rsidP="005E5D51" w:rsidRDefault="00B31CF6" w14:paraId="2EB9D9C8" w14:textId="77777777">
      <w:pPr>
        <w:pStyle w:val="MinutadeContrato"/>
      </w:pPr>
    </w:p>
    <w:p w:rsidR="00B31CF6" w:rsidP="005E5D51" w:rsidRDefault="005F6644" w14:paraId="5140B66A" w14:textId="77777777">
      <w:pPr>
        <w:pStyle w:val="MinutadeContrato"/>
        <w:numPr>
          <w:ilvl w:val="2"/>
          <w:numId w:val="2"/>
        </w:numPr>
      </w:pPr>
      <w:r w:rsidRPr="00186B76">
        <w:t>Mudanças no custo de capital, inclusive as resultantes de variações das taxas de juros;</w:t>
      </w:r>
    </w:p>
    <w:p w:rsidR="00B31CF6" w:rsidP="005E5D51" w:rsidRDefault="00B31CF6" w14:paraId="2AE487CD" w14:textId="77777777">
      <w:pPr>
        <w:pStyle w:val="MinutadeContrato"/>
      </w:pPr>
    </w:p>
    <w:p w:rsidR="00B31CF6" w:rsidP="005E5D51" w:rsidRDefault="005F6644" w14:paraId="6C074CA8" w14:textId="77777777">
      <w:pPr>
        <w:pStyle w:val="MinutadeContrato"/>
        <w:numPr>
          <w:ilvl w:val="2"/>
          <w:numId w:val="2"/>
        </w:numPr>
      </w:pPr>
      <w:r w:rsidRPr="00186B76">
        <w:t>Variação das taxas de câmbio;</w:t>
      </w:r>
    </w:p>
    <w:p w:rsidR="00B31CF6" w:rsidP="005E5D51" w:rsidRDefault="00B31CF6" w14:paraId="1C3A9B84" w14:textId="77777777">
      <w:pPr>
        <w:pStyle w:val="MinutadeContrato"/>
      </w:pPr>
    </w:p>
    <w:p w:rsidR="00B31CF6" w:rsidP="005E5D51" w:rsidRDefault="005F6644" w14:paraId="06C96724" w14:textId="77777777">
      <w:pPr>
        <w:pStyle w:val="MinutadeContrato"/>
        <w:numPr>
          <w:ilvl w:val="2"/>
          <w:numId w:val="2"/>
        </w:numPr>
      </w:pPr>
      <w:r w:rsidRPr="00186B76">
        <w:t>Alterações na legislação dos impostos sobre a renda;</w:t>
      </w:r>
    </w:p>
    <w:p w:rsidR="00B31CF6" w:rsidP="005E5D51" w:rsidRDefault="00B31CF6" w14:paraId="0F6CDAD7" w14:textId="77777777">
      <w:pPr>
        <w:pStyle w:val="MinutadeContrato"/>
      </w:pPr>
    </w:p>
    <w:p w:rsidR="00B31CF6" w:rsidP="005E5D51" w:rsidRDefault="005F6644" w14:paraId="6747EC18" w14:textId="77777777">
      <w:pPr>
        <w:pStyle w:val="MinutadeContrato"/>
        <w:numPr>
          <w:ilvl w:val="2"/>
          <w:numId w:val="2"/>
        </w:numPr>
      </w:pPr>
      <w:r w:rsidRPr="00186B76">
        <w:t>Caso fortuito e força maior que estejam disponíveis para cobertura de seguros oferecidos no Brasil, nas condições de mercado, na época da contratação e/ou renovação da apólice de seguros;</w:t>
      </w:r>
    </w:p>
    <w:p w:rsidR="00B31CF6" w:rsidP="005E5D51" w:rsidRDefault="00B31CF6" w14:paraId="5E14334F" w14:textId="77777777">
      <w:pPr>
        <w:pStyle w:val="MinutadeContrato"/>
      </w:pPr>
    </w:p>
    <w:p w:rsidR="00B31CF6" w:rsidP="005E5D51" w:rsidRDefault="005F6644" w14:paraId="79EAC4C9" w14:textId="77777777">
      <w:pPr>
        <w:pStyle w:val="MinutadeContrato"/>
        <w:numPr>
          <w:ilvl w:val="2"/>
          <w:numId w:val="2"/>
        </w:numPr>
      </w:pPr>
      <w:r w:rsidRPr="00186B76">
        <w:t xml:space="preserve">Recuperação, remediação e gerenciamento do </w:t>
      </w:r>
      <w:r w:rsidRPr="00186B76">
        <w:rPr>
          <w:b/>
        </w:rPr>
        <w:t xml:space="preserve">Passivo Ambiental </w:t>
      </w:r>
      <w:r w:rsidRPr="00186B76">
        <w:t xml:space="preserve">relacionado ao </w:t>
      </w:r>
      <w:r w:rsidRPr="00186B76">
        <w:rPr>
          <w:b/>
        </w:rPr>
        <w:t>Arrendamento</w:t>
      </w:r>
      <w:r w:rsidRPr="00186B76">
        <w:t xml:space="preserve">, com exceção do expressamente assumido pelo </w:t>
      </w:r>
      <w:r w:rsidRPr="00186B76">
        <w:rPr>
          <w:b/>
        </w:rPr>
        <w:t>Poder Concedente</w:t>
      </w:r>
      <w:r w:rsidRPr="00186B76">
        <w:t xml:space="preserve"> nos termos deste </w:t>
      </w:r>
      <w:r w:rsidRPr="00186B76">
        <w:rPr>
          <w:b/>
        </w:rPr>
        <w:t>Contrato</w:t>
      </w:r>
      <w:r w:rsidRPr="00186B76">
        <w:t>;</w:t>
      </w:r>
    </w:p>
    <w:p w:rsidR="00B31CF6" w:rsidP="00C01DD7" w:rsidRDefault="00B31CF6" w14:paraId="4801494C" w14:textId="77777777">
      <w:pPr>
        <w:pStyle w:val="MinutadeContrato"/>
      </w:pPr>
    </w:p>
    <w:p w:rsidR="00B31CF6" w:rsidP="00C01DD7" w:rsidRDefault="005F6644" w14:paraId="792B5EDA" w14:textId="77777777">
      <w:pPr>
        <w:pStyle w:val="MinutadeContrato"/>
        <w:numPr>
          <w:ilvl w:val="2"/>
          <w:numId w:val="2"/>
        </w:numPr>
      </w:pPr>
      <w:r w:rsidRPr="00186B76">
        <w:t xml:space="preserve">Possibilidade de a inflação de um determinado período ser superior ou inferior ao índice utilizado para reajuste dos valores previstos no </w:t>
      </w:r>
      <w:r w:rsidRPr="00186B76">
        <w:rPr>
          <w:b/>
        </w:rPr>
        <w:t>Contrato</w:t>
      </w:r>
      <w:r w:rsidRPr="00186B76">
        <w:t xml:space="preserve"> e em seus </w:t>
      </w:r>
      <w:r w:rsidRPr="00186B76">
        <w:rPr>
          <w:b/>
        </w:rPr>
        <w:t>Anexos</w:t>
      </w:r>
      <w:r w:rsidRPr="00186B76">
        <w:t xml:space="preserve"> para o mesmo período;</w:t>
      </w:r>
    </w:p>
    <w:p w:rsidR="00B31CF6" w:rsidP="00C01DD7" w:rsidRDefault="00B31CF6" w14:paraId="7465BC27" w14:textId="77777777">
      <w:pPr>
        <w:pStyle w:val="MinutadeContrato"/>
      </w:pPr>
    </w:p>
    <w:p w:rsidR="00B31CF6" w:rsidP="00C01DD7" w:rsidRDefault="005F6644" w14:paraId="79B2B15D" w14:textId="77777777">
      <w:pPr>
        <w:pStyle w:val="MinutadeContrato"/>
        <w:numPr>
          <w:ilvl w:val="2"/>
          <w:numId w:val="2"/>
        </w:numPr>
      </w:pPr>
      <w:r w:rsidRPr="00186B76">
        <w:t xml:space="preserve">Responsabilidade civil, administrativa e criminal por danos ambientais decorrentes da operação do </w:t>
      </w:r>
      <w:r w:rsidRPr="00186B76">
        <w:rPr>
          <w:b/>
        </w:rPr>
        <w:t>Arrendamento</w:t>
      </w:r>
      <w:r w:rsidRPr="00186B76">
        <w:t>;</w:t>
      </w:r>
    </w:p>
    <w:p w:rsidR="00B31CF6" w:rsidP="00C01DD7" w:rsidRDefault="00B31CF6" w14:paraId="7DF0124F" w14:textId="77777777">
      <w:pPr>
        <w:pStyle w:val="MinutadeContrato"/>
      </w:pPr>
    </w:p>
    <w:p w:rsidR="00B31CF6" w:rsidP="00C01DD7" w:rsidRDefault="005F6644" w14:paraId="7E4A8A01" w14:textId="65BFD7C4">
      <w:pPr>
        <w:pStyle w:val="MinutadeContrato"/>
        <w:numPr>
          <w:ilvl w:val="2"/>
          <w:numId w:val="2"/>
        </w:numPr>
      </w:pPr>
      <w:r w:rsidRPr="00186B76">
        <w:t xml:space="preserve">Prejuízos causados a terceiros, pela </w:t>
      </w:r>
      <w:r w:rsidRPr="00186B76">
        <w:rPr>
          <w:b/>
        </w:rPr>
        <w:t>Arrendatária</w:t>
      </w:r>
      <w:r w:rsidRPr="00186B76">
        <w:t xml:space="preserve"> ou seus administradores, empregados, prepostos ou prestadores de serviços ou qualquer outra pessoa física ou jurídica a ela vinculada, no exercício das </w:t>
      </w:r>
      <w:r w:rsidRPr="00A06554" w:rsidR="00A06554">
        <w:rPr>
          <w:b/>
          <w:bCs w:val="0"/>
        </w:rPr>
        <w:t>A</w:t>
      </w:r>
      <w:r w:rsidRPr="00A06554">
        <w:rPr>
          <w:b/>
          <w:bCs w:val="0"/>
        </w:rPr>
        <w:t>tividades</w:t>
      </w:r>
      <w:r w:rsidRPr="00186B76">
        <w:t xml:space="preserve"> abrangidas pelo </w:t>
      </w:r>
      <w:r w:rsidRPr="00186B76">
        <w:rPr>
          <w:b/>
        </w:rPr>
        <w:t>Arrendamento</w:t>
      </w:r>
      <w:r w:rsidRPr="00186B76">
        <w:t>;</w:t>
      </w:r>
    </w:p>
    <w:p w:rsidR="00B31CF6" w:rsidP="00C01DD7" w:rsidRDefault="00B31CF6" w14:paraId="7DFB617F" w14:textId="77777777">
      <w:pPr>
        <w:pStyle w:val="MinutadeContrato"/>
      </w:pPr>
    </w:p>
    <w:p w:rsidR="00B31CF6" w:rsidP="00C01DD7" w:rsidRDefault="005F6644" w14:paraId="30BE69DE" w14:textId="77777777">
      <w:pPr>
        <w:pStyle w:val="MinutadeContrato"/>
        <w:numPr>
          <w:ilvl w:val="2"/>
          <w:numId w:val="2"/>
        </w:numPr>
      </w:pPr>
      <w:r w:rsidRPr="00186B76">
        <w:t xml:space="preserve">Vícios dos </w:t>
      </w:r>
      <w:r w:rsidRPr="00186B76">
        <w:rPr>
          <w:b/>
        </w:rPr>
        <w:t>Bens do Arrendamento</w:t>
      </w:r>
      <w:r w:rsidRPr="00186B76">
        <w:t xml:space="preserve"> por ela adquiridos após a </w:t>
      </w:r>
      <w:r w:rsidRPr="00186B76">
        <w:rPr>
          <w:b/>
        </w:rPr>
        <w:t>Data da Assunção</w:t>
      </w:r>
      <w:r w:rsidRPr="00186B76">
        <w:t xml:space="preserve">, arrendados ou locados para operações e manutenção do </w:t>
      </w:r>
      <w:r w:rsidRPr="00186B76">
        <w:rPr>
          <w:b/>
        </w:rPr>
        <w:t>Arrendamento</w:t>
      </w:r>
      <w:r w:rsidRPr="00186B76">
        <w:t xml:space="preserve"> ao longo do </w:t>
      </w:r>
      <w:r w:rsidRPr="00186B76">
        <w:rPr>
          <w:b/>
        </w:rPr>
        <w:t>Prazo do Arrendamento</w:t>
      </w:r>
      <w:r w:rsidRPr="00186B76">
        <w:t xml:space="preserve">; </w:t>
      </w:r>
    </w:p>
    <w:p w:rsidR="00B31CF6" w:rsidP="00C01DD7" w:rsidRDefault="00B31CF6" w14:paraId="2FD84EA2" w14:textId="77777777">
      <w:pPr>
        <w:pStyle w:val="MinutadeContrato"/>
      </w:pPr>
    </w:p>
    <w:p w:rsidR="00B31CF6" w:rsidP="00C01DD7" w:rsidRDefault="005F6644" w14:paraId="602E441C" w14:textId="77777777">
      <w:pPr>
        <w:pStyle w:val="MinutadeContrato"/>
        <w:numPr>
          <w:ilvl w:val="2"/>
          <w:numId w:val="2"/>
        </w:numPr>
      </w:pPr>
      <w:r w:rsidRPr="00186B76">
        <w:t xml:space="preserve">Não efetivação da demanda projetada por qualquer motivo, inclusive se decorrer da implantação de novos portos organizados ou novas instalações portuárias privadas, dentro ou fora da </w:t>
      </w:r>
      <w:r w:rsidRPr="00186B76">
        <w:rPr>
          <w:b/>
        </w:rPr>
        <w:t>Área de Influência do Porto Organizado</w:t>
      </w:r>
      <w:r w:rsidRPr="00186B76">
        <w:t>;</w:t>
      </w:r>
    </w:p>
    <w:p w:rsidR="00B31CF6" w:rsidP="00372DD8" w:rsidRDefault="00B31CF6" w14:paraId="184D5C52" w14:textId="77777777">
      <w:pPr>
        <w:pStyle w:val="MinutadeContrato"/>
      </w:pPr>
    </w:p>
    <w:p w:rsidR="00B31CF6" w:rsidP="00372DD8" w:rsidRDefault="005F6644" w14:paraId="65A81307" w14:textId="77777777">
      <w:pPr>
        <w:pStyle w:val="MinutadeContrato"/>
        <w:numPr>
          <w:ilvl w:val="2"/>
          <w:numId w:val="2"/>
        </w:numPr>
      </w:pPr>
      <w:r w:rsidRPr="00041A16">
        <w:t xml:space="preserve">Atraso na obtenção das licenças federais, estaduais e municipais, inclusive licenças relacionadas especificamente com a </w:t>
      </w:r>
      <w:r w:rsidRPr="005B6DE9">
        <w:rPr>
          <w:b/>
          <w:bCs w:val="0"/>
        </w:rPr>
        <w:t>Área do Arrendamento</w:t>
      </w:r>
      <w:r w:rsidRPr="00041A16">
        <w:t xml:space="preserve">, quando não houver estipulação de prazo máximo legal ou regulamentar para sua emissão pelas autoridades competentes; </w:t>
      </w:r>
    </w:p>
    <w:p w:rsidR="00B31CF6" w:rsidP="00900D52" w:rsidRDefault="00B31CF6" w14:paraId="6ADB637E" w14:textId="77777777">
      <w:pPr>
        <w:pStyle w:val="MinutadeContrato"/>
      </w:pPr>
    </w:p>
    <w:p w:rsidR="00B31CF6" w:rsidP="00900D52" w:rsidRDefault="005F6644" w14:paraId="68FFC891" w14:textId="3157A091">
      <w:pPr>
        <w:pStyle w:val="MinutadeContrato"/>
        <w:numPr>
          <w:ilvl w:val="2"/>
          <w:numId w:val="2"/>
        </w:numPr>
      </w:pPr>
      <w:r w:rsidRPr="00092C24">
        <w:rPr>
          <w:highlight w:val="cyan"/>
        </w:rPr>
        <w:t xml:space="preserve">Decisão judicial ou administrativa que inviabilize a </w:t>
      </w:r>
      <w:r w:rsidRPr="00092C24">
        <w:rPr>
          <w:b/>
          <w:highlight w:val="cyan"/>
        </w:rPr>
        <w:t>Arrendatária</w:t>
      </w:r>
      <w:r w:rsidRPr="00092C24">
        <w:rPr>
          <w:highlight w:val="cyan"/>
        </w:rPr>
        <w:t xml:space="preserve"> de</w:t>
      </w:r>
      <w:r w:rsidRPr="00186B76">
        <w:t xml:space="preserve"> desempenhar as </w:t>
      </w:r>
      <w:r w:rsidRPr="00A06554" w:rsidR="00A06554">
        <w:rPr>
          <w:b/>
          <w:bCs w:val="0"/>
        </w:rPr>
        <w:t>A</w:t>
      </w:r>
      <w:r w:rsidRPr="00A06554">
        <w:rPr>
          <w:b/>
          <w:bCs w:val="0"/>
        </w:rPr>
        <w:t>tividades</w:t>
      </w:r>
      <w:r w:rsidRPr="00186B76">
        <w:t xml:space="preserve"> objeto do </w:t>
      </w:r>
      <w:r w:rsidRPr="00186B76">
        <w:rPr>
          <w:b/>
        </w:rPr>
        <w:t>Contrato</w:t>
      </w:r>
      <w:r w:rsidRPr="00186B76">
        <w:t xml:space="preserve">, de acordo com as condições nelas estabelecidas, bem como na legislação, na regulamentação e no </w:t>
      </w:r>
      <w:r w:rsidRPr="00186B76">
        <w:rPr>
          <w:b/>
        </w:rPr>
        <w:t>Regulamento de Exploração do Porto Organizado</w:t>
      </w:r>
      <w:r w:rsidRPr="00186B76">
        <w:t xml:space="preserve">, nos casos em que a </w:t>
      </w:r>
      <w:r w:rsidRPr="00186B76">
        <w:rPr>
          <w:b/>
        </w:rPr>
        <w:t>Arrendatária</w:t>
      </w:r>
      <w:r w:rsidRPr="00186B76">
        <w:t>, direta ou indiretamente, por ação ou omissão, houver dado causa ou de alguma sorte contribuído para tal decisão.</w:t>
      </w:r>
    </w:p>
    <w:p w:rsidR="00B31CF6" w:rsidP="00900D52" w:rsidRDefault="00B31CF6" w14:paraId="7D84D154" w14:textId="77777777">
      <w:pPr>
        <w:pStyle w:val="MinutadeContrato"/>
      </w:pPr>
    </w:p>
    <w:p w:rsidR="00B31CF6" w:rsidP="00900D52" w:rsidRDefault="005F6644" w14:paraId="4F20A792" w14:textId="77777777">
      <w:pPr>
        <w:pStyle w:val="MinutadeContrato"/>
        <w:numPr>
          <w:ilvl w:val="2"/>
          <w:numId w:val="2"/>
        </w:numPr>
      </w:pPr>
      <w:r w:rsidRPr="00186B76">
        <w:t xml:space="preserve">Transtornos causados por limitações administrativas, direito de passagem ou servidões suportadas pela </w:t>
      </w:r>
      <w:r w:rsidRPr="00186B76">
        <w:rPr>
          <w:b/>
        </w:rPr>
        <w:t>Arrendatária</w:t>
      </w:r>
      <w:r w:rsidRPr="00186B76">
        <w:t>, sem prejuízo do direito de ser remunerada pela pessoa beneficiada, nos termos da regulamentação;</w:t>
      </w:r>
    </w:p>
    <w:p w:rsidR="00B31CF6" w:rsidP="00900D52" w:rsidRDefault="00B31CF6" w14:paraId="6B5F8DC2" w14:textId="77777777">
      <w:pPr>
        <w:pStyle w:val="MinutadeContrato"/>
      </w:pPr>
    </w:p>
    <w:p w:rsidR="00B31CF6" w:rsidP="00900D52" w:rsidRDefault="005F6644" w14:paraId="4D6E582A" w14:textId="2D6358A0">
      <w:pPr>
        <w:pStyle w:val="MinutadeContrato"/>
        <w:numPr>
          <w:ilvl w:val="2"/>
          <w:numId w:val="2"/>
        </w:numPr>
      </w:pPr>
      <w:r w:rsidRPr="00D30B2F">
        <w:t xml:space="preserve">Valor dos investimentos, pagamentos, custos e despesas decorrentes da instituição de limitações administrativas, direito de passagem ou servidões que beneficiem a </w:t>
      </w:r>
      <w:r w:rsidRPr="00A06554">
        <w:rPr>
          <w:b/>
          <w:bCs w:val="0"/>
        </w:rPr>
        <w:t>Arrendatária</w:t>
      </w:r>
      <w:r w:rsidR="00092C24">
        <w:t>;</w:t>
      </w:r>
    </w:p>
    <w:p w:rsidR="00092C24" w:rsidP="00092C24" w:rsidRDefault="00092C24" w14:paraId="50432667" w14:textId="77777777">
      <w:pPr>
        <w:pStyle w:val="PargrafodaLista"/>
      </w:pPr>
    </w:p>
    <w:p w:rsidRPr="00092C24" w:rsidR="00092C24" w:rsidP="00900D52" w:rsidRDefault="00092C24" w14:paraId="121BD18F" w14:textId="4290BA3C">
      <w:pPr>
        <w:pStyle w:val="MinutadeContrato"/>
        <w:numPr>
          <w:ilvl w:val="2"/>
          <w:numId w:val="2"/>
        </w:numPr>
        <w:rPr>
          <w:highlight w:val="green"/>
        </w:rPr>
      </w:pPr>
      <w:r w:rsidRPr="00092C24">
        <w:rPr>
          <w:highlight w:val="green"/>
        </w:rPr>
        <w:t xml:space="preserve">Atrasos na obtenção de licenças, permissões, autorizações, no cumprimento dos cronogramas, relativos à dragagem de aprofundamento dos novos </w:t>
      </w:r>
      <w:del w:author="Isabela Alves Pereira Oliveira" w:date="2025-12-12T09:02:00Z" w16du:dateUtc="2025-12-12T12:02:00Z" w:id="964">
        <w:r w:rsidRPr="00092C24" w:rsidDel="00774CAF">
          <w:rPr>
            <w:highlight w:val="green"/>
          </w:rPr>
          <w:delText xml:space="preserve">berços </w:delText>
        </w:r>
      </w:del>
      <w:ins w:author="Isabela Alves Pereira Oliveira" w:date="2025-12-12T09:02:00Z" w16du:dateUtc="2025-12-12T12:02:00Z" w:id="965">
        <w:r w:rsidRPr="00774CAF" w:rsidR="00774CAF">
          <w:rPr>
            <w:b/>
            <w:bCs w:val="0"/>
            <w:highlight w:val="green"/>
            <w:rPrChange w:author="Isabela Alves Pereira Oliveira" w:date="2025-12-12T09:02:00Z" w16du:dateUtc="2025-12-12T12:02:00Z" w:id="966">
              <w:rPr>
                <w:highlight w:val="green"/>
              </w:rPr>
            </w:rPrChange>
          </w:rPr>
          <w:t>Berços</w:t>
        </w:r>
        <w:r w:rsidRPr="00092C24" w:rsidR="00774CAF">
          <w:rPr>
            <w:highlight w:val="green"/>
          </w:rPr>
          <w:t xml:space="preserve"> </w:t>
        </w:r>
      </w:ins>
      <w:r w:rsidRPr="00092C24">
        <w:rPr>
          <w:highlight w:val="green"/>
        </w:rPr>
        <w:t xml:space="preserve">de atracação e área de acesso aos novos </w:t>
      </w:r>
      <w:del w:author="Isabela Alves Pereira Oliveira" w:date="2025-12-12T09:02:00Z" w16du:dateUtc="2025-12-12T12:02:00Z" w:id="967">
        <w:r w:rsidRPr="00092C24" w:rsidDel="00774CAF">
          <w:rPr>
            <w:highlight w:val="green"/>
          </w:rPr>
          <w:delText>berços</w:delText>
        </w:r>
      </w:del>
      <w:ins w:author="Isabela Alves Pereira Oliveira" w:date="2025-12-12T09:02:00Z" w16du:dateUtc="2025-12-12T12:02:00Z" w:id="968">
        <w:r w:rsidRPr="00774CAF" w:rsidR="00774CAF">
          <w:rPr>
            <w:b/>
            <w:bCs w:val="0"/>
            <w:highlight w:val="green"/>
            <w:rPrChange w:author="Isabela Alves Pereira Oliveira" w:date="2025-12-12T09:02:00Z" w16du:dateUtc="2025-12-12T12:02:00Z" w:id="969">
              <w:rPr>
                <w:highlight w:val="green"/>
              </w:rPr>
            </w:rPrChange>
          </w:rPr>
          <w:t>Berços</w:t>
        </w:r>
      </w:ins>
      <w:r w:rsidRPr="00092C24">
        <w:rPr>
          <w:highlight w:val="green"/>
        </w:rPr>
        <w:t>, ainda que inclua eventual remoção de material rochoso (derrocamento);</w:t>
      </w:r>
    </w:p>
    <w:p w:rsidRPr="00092C24" w:rsidR="00092C24" w:rsidP="00092C24" w:rsidRDefault="00092C24" w14:paraId="6532A804" w14:textId="77777777">
      <w:pPr>
        <w:pStyle w:val="PargrafodaLista"/>
        <w:rPr>
          <w:highlight w:val="green"/>
        </w:rPr>
      </w:pPr>
    </w:p>
    <w:p w:rsidRPr="00092C24" w:rsidR="00092C24" w:rsidP="00900D52" w:rsidRDefault="00092C24" w14:paraId="6103ADE2" w14:textId="39D636DC">
      <w:pPr>
        <w:pStyle w:val="MinutadeContrato"/>
        <w:numPr>
          <w:ilvl w:val="2"/>
          <w:numId w:val="2"/>
        </w:numPr>
        <w:rPr>
          <w:highlight w:val="green"/>
        </w:rPr>
      </w:pPr>
      <w:r w:rsidRPr="00092C24">
        <w:rPr>
          <w:highlight w:val="green"/>
        </w:rPr>
        <w:t xml:space="preserve">Elaboração de projetos básicos e executivos e execução de obras, relativos à dragagem de aprofundamento dos novos </w:t>
      </w:r>
      <w:del w:author="Isabela Alves Pereira Oliveira" w:date="2025-12-12T09:02:00Z" w16du:dateUtc="2025-12-12T12:02:00Z" w:id="970">
        <w:r w:rsidRPr="00092C24" w:rsidDel="00774CAF">
          <w:rPr>
            <w:highlight w:val="green"/>
          </w:rPr>
          <w:delText xml:space="preserve">berços </w:delText>
        </w:r>
      </w:del>
      <w:ins w:author="Isabela Alves Pereira Oliveira" w:date="2025-12-12T09:02:00Z" w16du:dateUtc="2025-12-12T12:02:00Z" w:id="971">
        <w:r w:rsidRPr="00774CAF" w:rsidR="00774CAF">
          <w:rPr>
            <w:b/>
            <w:bCs w:val="0"/>
            <w:highlight w:val="green"/>
            <w:rPrChange w:author="Isabela Alves Pereira Oliveira" w:date="2025-12-12T09:02:00Z" w16du:dateUtc="2025-12-12T12:02:00Z" w:id="972">
              <w:rPr>
                <w:highlight w:val="green"/>
              </w:rPr>
            </w:rPrChange>
          </w:rPr>
          <w:t>Berços</w:t>
        </w:r>
        <w:r w:rsidRPr="00092C24" w:rsidR="00774CAF">
          <w:rPr>
            <w:highlight w:val="green"/>
          </w:rPr>
          <w:t xml:space="preserve"> </w:t>
        </w:r>
      </w:ins>
      <w:r w:rsidRPr="00092C24">
        <w:rPr>
          <w:highlight w:val="green"/>
        </w:rPr>
        <w:t xml:space="preserve">de atracação e área de acesso aos novos </w:t>
      </w:r>
      <w:del w:author="Isabela Alves Pereira Oliveira" w:date="2025-12-12T09:02:00Z" w16du:dateUtc="2025-12-12T12:02:00Z" w:id="973">
        <w:r w:rsidRPr="00092C24" w:rsidDel="00774CAF">
          <w:rPr>
            <w:highlight w:val="green"/>
          </w:rPr>
          <w:delText>berços</w:delText>
        </w:r>
      </w:del>
      <w:ins w:author="Isabela Alves Pereira Oliveira" w:date="2025-12-12T09:02:00Z" w16du:dateUtc="2025-12-12T12:02:00Z" w:id="974">
        <w:r w:rsidRPr="00774CAF" w:rsidR="00774CAF">
          <w:rPr>
            <w:b/>
            <w:bCs w:val="0"/>
            <w:highlight w:val="green"/>
            <w:rPrChange w:author="Isabela Alves Pereira Oliveira" w:date="2025-12-12T09:02:00Z" w16du:dateUtc="2025-12-12T12:02:00Z" w:id="975">
              <w:rPr>
                <w:highlight w:val="green"/>
              </w:rPr>
            </w:rPrChange>
          </w:rPr>
          <w:t>Berços</w:t>
        </w:r>
      </w:ins>
      <w:r w:rsidRPr="00092C24">
        <w:rPr>
          <w:highlight w:val="green"/>
        </w:rPr>
        <w:t xml:space="preserve">, ainda que inclua eventual remoção de material rochoso (derrocamento), observada a </w:t>
      </w:r>
      <w:r w:rsidRPr="00092C24">
        <w:rPr>
          <w:highlight w:val="yellow"/>
        </w:rPr>
        <w:t>subcláusula 13.2.9.</w:t>
      </w:r>
      <w:r w:rsidRPr="00092C24">
        <w:rPr>
          <w:highlight w:val="green"/>
        </w:rPr>
        <w:t>;</w:t>
      </w:r>
    </w:p>
    <w:p w:rsidRPr="00092C24" w:rsidR="00092C24" w:rsidP="00092C24" w:rsidRDefault="00092C24" w14:paraId="194E9B7D" w14:textId="77777777">
      <w:pPr>
        <w:pStyle w:val="PargrafodaLista"/>
        <w:rPr>
          <w:highlight w:val="green"/>
        </w:rPr>
      </w:pPr>
    </w:p>
    <w:p w:rsidRPr="00092C24" w:rsidR="00092C24" w:rsidP="00900D52" w:rsidRDefault="00092C24" w14:paraId="64C94AFC" w14:textId="73C164DA">
      <w:pPr>
        <w:pStyle w:val="MinutadeContrato"/>
        <w:numPr>
          <w:ilvl w:val="2"/>
          <w:numId w:val="2"/>
        </w:numPr>
        <w:rPr>
          <w:highlight w:val="green"/>
        </w:rPr>
      </w:pPr>
      <w:r w:rsidRPr="00092C24">
        <w:rPr>
          <w:highlight w:val="green"/>
        </w:rPr>
        <w:t xml:space="preserve">Variação dos investimentos, pagamentos, custos e despesas decorrentes das obras de construção da laje e píer de passageiros, fora da </w:t>
      </w:r>
      <w:r w:rsidRPr="00092C24">
        <w:rPr>
          <w:bCs w:val="0"/>
          <w:kern w:val="20"/>
          <w:highlight w:val="green"/>
        </w:rPr>
        <w:t>Á</w:t>
      </w:r>
      <w:r w:rsidRPr="00092C24">
        <w:rPr>
          <w:highlight w:val="green"/>
        </w:rPr>
        <w:t xml:space="preserve">rea do </w:t>
      </w:r>
      <w:r w:rsidRPr="00092C24">
        <w:rPr>
          <w:bCs w:val="0"/>
          <w:kern w:val="20"/>
          <w:highlight w:val="green"/>
        </w:rPr>
        <w:t>Arredamento, em relação ao monte de</w:t>
      </w:r>
      <w:r w:rsidRPr="00092C24">
        <w:rPr>
          <w:kern w:val="20"/>
          <w:highlight w:val="green"/>
        </w:rPr>
        <w:t xml:space="preserve"> R$ 800.553.055,03 (oitocentos milhões, quinhentos e cinquenta e três mil e cinquenta e cinco reais e três centavos),</w:t>
      </w:r>
      <w:r w:rsidRPr="00092C24">
        <w:rPr>
          <w:highlight w:val="green"/>
        </w:rPr>
        <w:t xml:space="preserve"> referenciado a julho de 2024,</w:t>
      </w:r>
      <w:r w:rsidRPr="00092C24">
        <w:rPr>
          <w:kern w:val="20"/>
          <w:highlight w:val="green"/>
        </w:rPr>
        <w:t xml:space="preserve"> </w:t>
      </w:r>
      <w:r w:rsidRPr="00092C24">
        <w:rPr>
          <w:highlight w:val="green"/>
        </w:rPr>
        <w:t>na proporção de 30% (trinta por cento) sobre a variação; e</w:t>
      </w:r>
    </w:p>
    <w:p w:rsidRPr="00092C24" w:rsidR="00092C24" w:rsidP="00092C24" w:rsidRDefault="00092C24" w14:paraId="397E1EED" w14:textId="77777777">
      <w:pPr>
        <w:pStyle w:val="PargrafodaLista"/>
        <w:rPr>
          <w:highlight w:val="green"/>
        </w:rPr>
      </w:pPr>
    </w:p>
    <w:p w:rsidRPr="00092C24" w:rsidR="00092C24" w:rsidP="00900D52" w:rsidRDefault="00092C24" w14:paraId="07A3FF19" w14:textId="48E7AF0A">
      <w:pPr>
        <w:pStyle w:val="MinutadeContrato"/>
        <w:numPr>
          <w:ilvl w:val="2"/>
          <w:numId w:val="2"/>
        </w:numPr>
        <w:rPr>
          <w:highlight w:val="green"/>
        </w:rPr>
      </w:pPr>
      <w:r w:rsidRPr="00092C24">
        <w:rPr>
          <w:highlight w:val="green"/>
        </w:rPr>
        <w:t>Investimentos, pagamentos, custos e despesas</w:t>
      </w:r>
      <w:r w:rsidRPr="00092C24">
        <w:rPr>
          <w:rFonts w:eastAsia="Times New Roman"/>
          <w:kern w:val="20"/>
          <w:highlight w:val="green"/>
        </w:rPr>
        <w:t xml:space="preserve"> que superem o valor de R$ 5.790.547,50 (cinco milhões, setecentos e noventa mil, quinhentos e quarenta e sete reais e cinquenta centavos), referenciado a julho de 2024, </w:t>
      </w:r>
      <w:r w:rsidRPr="00092C24">
        <w:rPr>
          <w:highlight w:val="green"/>
        </w:rPr>
        <w:t xml:space="preserve"> decorrentes da execução de medidas mitigadoras e compensatórias advindas da Lei Complementar nº 793, de 14 de janeiro de 2013, do Munícipio de Santos, que disciplina a exigência do Estudo Prévio de Impacto de Vizinhança – EIV, na proporção de 50 % (cinquenta por cento) sobre o valor.</w:t>
      </w:r>
    </w:p>
    <w:p w:rsidR="00B31CF6" w:rsidP="00900D52" w:rsidRDefault="00B31CF6" w14:paraId="4BCE2A43" w14:textId="77777777">
      <w:pPr>
        <w:pStyle w:val="MinutadeContrato"/>
      </w:pPr>
    </w:p>
    <w:p w:rsidR="00B31CF6" w:rsidP="00900D52" w:rsidRDefault="005F6644" w14:paraId="2A2F334D" w14:textId="77777777">
      <w:pPr>
        <w:pStyle w:val="MinutadeContrato"/>
        <w:numPr>
          <w:ilvl w:val="1"/>
          <w:numId w:val="2"/>
        </w:numPr>
      </w:pPr>
      <w:r w:rsidRPr="00186B76">
        <w:t xml:space="preserve">A </w:t>
      </w:r>
      <w:r w:rsidRPr="00186B76">
        <w:rPr>
          <w:b/>
        </w:rPr>
        <w:t>Arrendatária</w:t>
      </w:r>
      <w:r w:rsidRPr="00186B76">
        <w:t xml:space="preserve"> não é responsável pelos seguintes riscos relacionados ao </w:t>
      </w:r>
      <w:r w:rsidRPr="00186B76">
        <w:rPr>
          <w:b/>
        </w:rPr>
        <w:t>Arrendamento</w:t>
      </w:r>
      <w:r w:rsidRPr="00186B76">
        <w:t xml:space="preserve">, cuja responsabilidade é do </w:t>
      </w:r>
      <w:r w:rsidRPr="00186B76">
        <w:rPr>
          <w:b/>
        </w:rPr>
        <w:t>Poder Concedente</w:t>
      </w:r>
      <w:r w:rsidRPr="00186B76">
        <w:t>:</w:t>
      </w:r>
    </w:p>
    <w:p w:rsidR="00B31CF6" w:rsidP="00900D52" w:rsidRDefault="00B31CF6" w14:paraId="3F381DA3" w14:textId="77777777">
      <w:pPr>
        <w:pStyle w:val="MinutadeContrato"/>
      </w:pPr>
    </w:p>
    <w:p w:rsidR="00B31CF6" w:rsidP="00F815B7" w:rsidRDefault="005F6644" w14:paraId="72E83C8F" w14:textId="77777777">
      <w:pPr>
        <w:pStyle w:val="MinutadeContrato"/>
        <w:numPr>
          <w:ilvl w:val="2"/>
          <w:numId w:val="2"/>
        </w:numPr>
        <w:rPr>
          <w:strike/>
        </w:rPr>
      </w:pPr>
      <w:r w:rsidRPr="00186B76">
        <w:t xml:space="preserve">Descumprimento de obrigações contratuais atribuídas ao </w:t>
      </w:r>
      <w:r w:rsidRPr="00186B76">
        <w:rPr>
          <w:b/>
        </w:rPr>
        <w:t>Poder Concedente;</w:t>
      </w:r>
      <w:r w:rsidRPr="00186B76">
        <w:t xml:space="preserve"> </w:t>
      </w:r>
    </w:p>
    <w:p w:rsidRPr="00B34C80" w:rsidR="00B31CF6" w:rsidP="00900D52" w:rsidRDefault="00B31CF6" w14:paraId="66D5D320" w14:textId="77777777">
      <w:pPr>
        <w:pStyle w:val="MinutadeContrato"/>
      </w:pPr>
    </w:p>
    <w:p w:rsidR="00B31CF6" w:rsidP="00F815B7" w:rsidRDefault="005F6644" w14:paraId="173DC1A0" w14:textId="05C53E79">
      <w:pPr>
        <w:pStyle w:val="MinutadeContrato"/>
        <w:numPr>
          <w:ilvl w:val="2"/>
          <w:numId w:val="2"/>
        </w:numPr>
      </w:pPr>
      <w:bookmarkStart w:name="_Ref367194571" w:id="976"/>
      <w:bookmarkStart w:name="_Ref24040503" w:id="977"/>
      <w:r w:rsidRPr="00186B76">
        <w:t xml:space="preserve">Custos </w:t>
      </w:r>
      <w:r w:rsidRPr="00A92822" w:rsidR="00B34C80">
        <w:t xml:space="preserve">decorrentes da recuperação, remediação, monitoramento e gerenciamento de </w:t>
      </w:r>
      <w:r w:rsidRPr="00A92822" w:rsidR="00B34C80">
        <w:rPr>
          <w:b/>
        </w:rPr>
        <w:t xml:space="preserve">Passivo Ambiental </w:t>
      </w:r>
      <w:r w:rsidRPr="00A92822" w:rsidR="00B34C80">
        <w:t xml:space="preserve">e ocorrência relacionada a evento arqueológico, existente dentro da área do </w:t>
      </w:r>
      <w:r w:rsidRPr="00A92822" w:rsidR="00B34C80">
        <w:rPr>
          <w:b/>
        </w:rPr>
        <w:t>Arrendamento</w:t>
      </w:r>
      <w:r w:rsidRPr="00A92822" w:rsidR="00B34C80">
        <w:t xml:space="preserve"> e onde houver investimento da </w:t>
      </w:r>
      <w:r w:rsidRPr="00A92822" w:rsidR="00B34C80">
        <w:rPr>
          <w:b/>
        </w:rPr>
        <w:t>Arrendatária</w:t>
      </w:r>
      <w:r w:rsidRPr="00A92822" w:rsidR="00B34C80">
        <w:t xml:space="preserve"> previsto fora da área arrendada, na área comum do </w:t>
      </w:r>
      <w:r w:rsidRPr="00A92822" w:rsidR="00B34C80">
        <w:rPr>
          <w:b/>
        </w:rPr>
        <w:t>Porto Organizado</w:t>
      </w:r>
      <w:r w:rsidRPr="00A92822" w:rsidR="00B34C80">
        <w:t xml:space="preserve">, desde que não conhecido até a </w:t>
      </w:r>
      <w:r w:rsidRPr="00A92822" w:rsidR="00B34C80">
        <w:rPr>
          <w:b/>
        </w:rPr>
        <w:t>Data de Assunção</w:t>
      </w:r>
      <w:r w:rsidRPr="00A92822" w:rsidR="00B34C80">
        <w:t xml:space="preserve">, identificado no laudo ambiental técnico mencionado na </w:t>
      </w:r>
      <w:r w:rsidRPr="00B34C80" w:rsidR="00B34C80">
        <w:rPr>
          <w:highlight w:val="yellow"/>
        </w:rPr>
        <w:t>Cláusula 12</w:t>
      </w:r>
      <w:r w:rsidRPr="00A92822" w:rsidR="00B34C80">
        <w:t xml:space="preserve"> e que não tenha sido ocasionado pela </w:t>
      </w:r>
      <w:r w:rsidRPr="00A92822" w:rsidR="00B34C80">
        <w:rPr>
          <w:b/>
        </w:rPr>
        <w:t>Arrendatária</w:t>
      </w:r>
      <w:r w:rsidRPr="00186B76">
        <w:t>;</w:t>
      </w:r>
      <w:bookmarkEnd w:id="976"/>
      <w:bookmarkEnd w:id="977"/>
    </w:p>
    <w:p w:rsidR="00B31CF6" w:rsidP="00F815B7" w:rsidRDefault="00B31CF6" w14:paraId="34115575" w14:textId="77777777">
      <w:pPr>
        <w:pStyle w:val="MinutadeContrato"/>
      </w:pPr>
    </w:p>
    <w:p w:rsidR="00B31CF6" w:rsidP="00F815B7" w:rsidRDefault="005F6644" w14:paraId="2A2E0EE1" w14:textId="2C11A0B5">
      <w:pPr>
        <w:pStyle w:val="MinutadeContrato"/>
        <w:numPr>
          <w:ilvl w:val="2"/>
          <w:numId w:val="2"/>
        </w:numPr>
      </w:pPr>
      <w:r w:rsidRPr="00186B76">
        <w:t xml:space="preserve">Paralisação das </w:t>
      </w:r>
      <w:r w:rsidRPr="00A06554" w:rsidR="00A06554">
        <w:rPr>
          <w:b/>
          <w:bCs w:val="0"/>
        </w:rPr>
        <w:t>A</w:t>
      </w:r>
      <w:r w:rsidRPr="00A06554">
        <w:rPr>
          <w:b/>
          <w:bCs w:val="0"/>
        </w:rPr>
        <w:t>tividades</w:t>
      </w:r>
      <w:r w:rsidRPr="00186B76">
        <w:t xml:space="preserve"> da </w:t>
      </w:r>
      <w:r w:rsidRPr="00186B76">
        <w:rPr>
          <w:b/>
        </w:rPr>
        <w:t>Arrendatária</w:t>
      </w:r>
      <w:r w:rsidRPr="00186B76">
        <w:t xml:space="preserve"> em razão dos riscos ambientais previstos na </w:t>
      </w:r>
      <w:r w:rsidRPr="00F815B7">
        <w:rPr>
          <w:highlight w:val="yellow"/>
        </w:rPr>
        <w:t xml:space="preserve">Subcláusula </w:t>
      </w:r>
      <w:r w:rsidRPr="00F815B7">
        <w:rPr>
          <w:highlight w:val="yellow"/>
        </w:rPr>
        <w:fldChar w:fldCharType="begin"/>
      </w:r>
      <w:r w:rsidRPr="00F815B7">
        <w:rPr>
          <w:highlight w:val="yellow"/>
        </w:rPr>
        <w:instrText xml:space="preserve"> REF _Ref367194571 \r \h  \* MERGEFORMAT </w:instrText>
      </w:r>
      <w:r w:rsidRPr="00F815B7">
        <w:rPr>
          <w:highlight w:val="yellow"/>
        </w:rPr>
      </w:r>
      <w:r w:rsidRPr="00F815B7">
        <w:rPr>
          <w:highlight w:val="yellow"/>
        </w:rPr>
        <w:fldChar w:fldCharType="separate"/>
      </w:r>
      <w:r w:rsidR="00C55F81">
        <w:rPr>
          <w:highlight w:val="yellow"/>
        </w:rPr>
        <w:t>13.2.2</w:t>
      </w:r>
      <w:r w:rsidRPr="00F815B7">
        <w:rPr>
          <w:highlight w:val="yellow"/>
        </w:rPr>
        <w:fldChar w:fldCharType="end"/>
      </w:r>
      <w:r w:rsidRPr="00186B76">
        <w:t xml:space="preserve">, desde que não tenham sido causados pela </w:t>
      </w:r>
      <w:r w:rsidRPr="00186B76">
        <w:rPr>
          <w:b/>
        </w:rPr>
        <w:t>Arrendatária</w:t>
      </w:r>
      <w:r w:rsidRPr="00186B76">
        <w:t>;</w:t>
      </w:r>
    </w:p>
    <w:p w:rsidR="00B31CF6" w:rsidP="00C855C8" w:rsidRDefault="00B31CF6" w14:paraId="18083363" w14:textId="77777777">
      <w:pPr>
        <w:pStyle w:val="MinutadeContrato"/>
      </w:pPr>
    </w:p>
    <w:p w:rsidR="00B31CF6" w:rsidP="00C855C8" w:rsidRDefault="005F6644" w14:paraId="1A3EDE6B" w14:textId="77777777">
      <w:pPr>
        <w:pStyle w:val="MinutadeContrato"/>
        <w:numPr>
          <w:ilvl w:val="2"/>
          <w:numId w:val="2"/>
        </w:numPr>
      </w:pPr>
      <w:r w:rsidRPr="00D30B2F">
        <w:t xml:space="preserve">Alteração legislativa específica que comprovadamente altere a composição econômico-financeira do </w:t>
      </w:r>
      <w:r w:rsidRPr="008264BA">
        <w:rPr>
          <w:b/>
          <w:bCs w:val="0"/>
        </w:rPr>
        <w:t>Contrato</w:t>
      </w:r>
      <w:r w:rsidRPr="00D30B2F">
        <w:t>, a exemplo da criação, alteração ou extinção de tributos ou encargos, com exceção de alterações relacionadas aos impostos incidentes sobre a renda ou qualquer outra circunstância em que inexista relação direta de causalidade com o mencionado desequilíbrio;</w:t>
      </w:r>
    </w:p>
    <w:p w:rsidR="00B31CF6" w:rsidP="00C855C8" w:rsidRDefault="00B31CF6" w14:paraId="0DA81431" w14:textId="77777777">
      <w:pPr>
        <w:pStyle w:val="MinutadeContrato"/>
      </w:pPr>
    </w:p>
    <w:p w:rsidR="00B31CF6" w:rsidP="00C855C8" w:rsidRDefault="005F6644" w14:paraId="19FA3C24" w14:textId="28177F95">
      <w:pPr>
        <w:pStyle w:val="MinutadeContrato"/>
        <w:numPr>
          <w:ilvl w:val="2"/>
          <w:numId w:val="2"/>
        </w:numPr>
      </w:pPr>
      <w:r w:rsidRPr="00186B76">
        <w:t xml:space="preserve">Atraso ou paralisação das </w:t>
      </w:r>
      <w:r w:rsidRPr="00186B76">
        <w:rPr>
          <w:b/>
        </w:rPr>
        <w:t>Atividades</w:t>
      </w:r>
      <w:r w:rsidRPr="00186B76">
        <w:t xml:space="preserve"> decorrentes da demora ou impossibilidade da obtenção das licenças ambientais da </w:t>
      </w:r>
      <w:r w:rsidRPr="00B46CE6" w:rsidR="00B46CE6">
        <w:rPr>
          <w:b/>
          <w:bCs w:val="0"/>
        </w:rPr>
        <w:t>I</w:t>
      </w:r>
      <w:r w:rsidRPr="00B46CE6">
        <w:rPr>
          <w:b/>
          <w:bCs w:val="0"/>
        </w:rPr>
        <w:t xml:space="preserve">nstalação </w:t>
      </w:r>
      <w:r w:rsidRPr="00B46CE6" w:rsidR="00B46CE6">
        <w:rPr>
          <w:b/>
          <w:bCs w:val="0"/>
        </w:rPr>
        <w:t>P</w:t>
      </w:r>
      <w:r w:rsidRPr="00B46CE6">
        <w:rPr>
          <w:b/>
          <w:bCs w:val="0"/>
        </w:rPr>
        <w:t>ortuária</w:t>
      </w:r>
      <w:r w:rsidRPr="00186B76">
        <w:t xml:space="preserve"> em razão da inexistência ou cassação das licenças ambientais do </w:t>
      </w:r>
      <w:r w:rsidRPr="00186B76">
        <w:rPr>
          <w:b/>
        </w:rPr>
        <w:t>Porto Organizado</w:t>
      </w:r>
      <w:r w:rsidRPr="00186B76">
        <w:t>, bem como do descumprimento das con</w:t>
      </w:r>
      <w:r>
        <w:t>dicionantes nelas estabelecidas;</w:t>
      </w:r>
    </w:p>
    <w:p w:rsidR="00B31CF6" w:rsidP="00C855C8" w:rsidRDefault="00B31CF6" w14:paraId="041B4A43" w14:textId="77777777">
      <w:pPr>
        <w:pStyle w:val="MinutadeContrato"/>
      </w:pPr>
    </w:p>
    <w:p w:rsidR="00B31CF6" w:rsidP="00C855C8" w:rsidRDefault="005F6644" w14:paraId="7D308BFA" w14:textId="77777777">
      <w:pPr>
        <w:pStyle w:val="MinutadeContrato"/>
        <w:numPr>
          <w:ilvl w:val="2"/>
          <w:numId w:val="2"/>
        </w:numPr>
      </w:pPr>
      <w:r w:rsidRPr="0032182C">
        <w:t>Caso fortuito ou força maior que não possam ser objeto de cobertura de seguros oferecidos no Brasil, nas condições normais de mercado, na época da contratação e/ou renovação da apólice de seguros.</w:t>
      </w:r>
      <w:r>
        <w:t xml:space="preserve"> </w:t>
      </w:r>
    </w:p>
    <w:p w:rsidR="00B31CF6" w:rsidP="00C855C8" w:rsidRDefault="00B31CF6" w14:paraId="25FC9122" w14:textId="77777777">
      <w:pPr>
        <w:pStyle w:val="MinutadeContrato"/>
      </w:pPr>
    </w:p>
    <w:p w:rsidR="00B31CF6" w:rsidP="00C855C8" w:rsidRDefault="005F6644" w14:paraId="415DBA6E" w14:textId="16AA419A">
      <w:pPr>
        <w:pStyle w:val="MinutadeContrato"/>
        <w:numPr>
          <w:ilvl w:val="2"/>
          <w:numId w:val="2"/>
        </w:numPr>
      </w:pPr>
      <w:r w:rsidRPr="00186B76">
        <w:t xml:space="preserve">Decisão judicial ou administrativa que inviabilize a </w:t>
      </w:r>
      <w:r w:rsidRPr="00186B76">
        <w:rPr>
          <w:b/>
        </w:rPr>
        <w:t>Arrendatária</w:t>
      </w:r>
      <w:r w:rsidRPr="00186B76">
        <w:t xml:space="preserve"> de desempenhar as </w:t>
      </w:r>
      <w:r w:rsidRPr="00A06554" w:rsidR="00A06554">
        <w:rPr>
          <w:b/>
          <w:bCs w:val="0"/>
        </w:rPr>
        <w:t>A</w:t>
      </w:r>
      <w:r w:rsidRPr="00A06554">
        <w:rPr>
          <w:b/>
          <w:bCs w:val="0"/>
        </w:rPr>
        <w:t>tividades</w:t>
      </w:r>
      <w:r w:rsidRPr="00186B76">
        <w:t xml:space="preserve"> objeto do </w:t>
      </w:r>
      <w:r w:rsidRPr="00186B76">
        <w:rPr>
          <w:b/>
        </w:rPr>
        <w:t>Contrato</w:t>
      </w:r>
      <w:r>
        <w:rPr>
          <w:b/>
        </w:rPr>
        <w:t xml:space="preserve"> </w:t>
      </w:r>
      <w:r w:rsidRPr="004C5453">
        <w:rPr>
          <w:highlight w:val="red"/>
        </w:rPr>
        <w:t xml:space="preserve">ou de usufruir a integralidade da </w:t>
      </w:r>
      <w:r w:rsidRPr="004C5453">
        <w:rPr>
          <w:b/>
          <w:bCs w:val="0"/>
          <w:highlight w:val="red"/>
        </w:rPr>
        <w:t>Área do Arrendamento</w:t>
      </w:r>
      <w:r w:rsidRPr="00186B76">
        <w:t xml:space="preserve">, de acordo com as condições nelas estabelecidas, bem como na legislação, na regulamentação e no </w:t>
      </w:r>
      <w:r w:rsidRPr="00186B76">
        <w:rPr>
          <w:b/>
        </w:rPr>
        <w:t>Regulamento de Exploração do</w:t>
      </w:r>
      <w:r w:rsidRPr="00186B76">
        <w:t xml:space="preserve"> </w:t>
      </w:r>
      <w:r w:rsidRPr="00186B76">
        <w:rPr>
          <w:b/>
        </w:rPr>
        <w:t>Porto Organizado</w:t>
      </w:r>
      <w:r w:rsidRPr="00186B76">
        <w:t xml:space="preserve">, exceto nos casos em que a </w:t>
      </w:r>
      <w:r w:rsidRPr="00186B76">
        <w:rPr>
          <w:b/>
        </w:rPr>
        <w:t>Arrendatária</w:t>
      </w:r>
      <w:r w:rsidRPr="00186B76">
        <w:t xml:space="preserve"> </w:t>
      </w:r>
      <w:r>
        <w:t xml:space="preserve">houver dado causa a tal decisão; </w:t>
      </w:r>
    </w:p>
    <w:p w:rsidR="00B31CF6" w:rsidP="00C855C8" w:rsidRDefault="00B31CF6" w14:paraId="65587FF2" w14:textId="77777777">
      <w:pPr>
        <w:pStyle w:val="MinutadeContrato"/>
      </w:pPr>
    </w:p>
    <w:p w:rsidR="00B31CF6" w:rsidP="00C855C8" w:rsidRDefault="005F6644" w14:paraId="5BFCC207" w14:textId="4766A5D5">
      <w:pPr>
        <w:pStyle w:val="MinutadeContrato"/>
        <w:numPr>
          <w:ilvl w:val="2"/>
          <w:numId w:val="2"/>
        </w:numPr>
      </w:pPr>
      <w:r>
        <w:t xml:space="preserve">Custos decorrentes do atraso na disponibilização da </w:t>
      </w:r>
      <w:r w:rsidRPr="005B6DE9">
        <w:rPr>
          <w:b/>
          <w:bCs w:val="0"/>
        </w:rPr>
        <w:t>Área do Arrendamento</w:t>
      </w:r>
      <w:r>
        <w:t xml:space="preserve"> em que serão desenvolvidas as </w:t>
      </w:r>
      <w:r w:rsidRPr="00C25B23">
        <w:rPr>
          <w:b/>
        </w:rPr>
        <w:t>Atividades</w:t>
      </w:r>
      <w:r>
        <w:t xml:space="preserve"> objeto deste </w:t>
      </w:r>
      <w:r w:rsidRPr="00C25B23">
        <w:rPr>
          <w:b/>
        </w:rPr>
        <w:t>Contrato</w:t>
      </w:r>
      <w:r>
        <w:t xml:space="preserve">, desde que o atraso seja superior a </w:t>
      </w:r>
      <w:r w:rsidR="00C855C8">
        <w:t xml:space="preserve">1 (um) </w:t>
      </w:r>
      <w:r w:rsidRPr="00C855C8" w:rsidR="00C855C8">
        <w:rPr>
          <w:b/>
          <w:bCs w:val="0"/>
        </w:rPr>
        <w:t>Ano</w:t>
      </w:r>
      <w:r>
        <w:t xml:space="preserve"> da </w:t>
      </w:r>
      <w:r w:rsidRPr="00C25B23">
        <w:rPr>
          <w:b/>
        </w:rPr>
        <w:t>Data de Assunção</w:t>
      </w:r>
      <w:r>
        <w:t xml:space="preserve"> e haja comprovação de prejuízo significativo; ficando a </w:t>
      </w:r>
      <w:r w:rsidRPr="00C25B23">
        <w:rPr>
          <w:b/>
        </w:rPr>
        <w:t>Arrendatária</w:t>
      </w:r>
      <w:r>
        <w:t>, neste caso, isenta das penalidades decorrentes do atraso no cumprimento de suas obrigações</w:t>
      </w:r>
      <w:r w:rsidR="004C5453">
        <w:t>;</w:t>
      </w:r>
    </w:p>
    <w:p w:rsidR="004C5453" w:rsidP="004C5453" w:rsidRDefault="004C5453" w14:paraId="0F52F930" w14:textId="77777777">
      <w:pPr>
        <w:pStyle w:val="PargrafodaLista"/>
      </w:pPr>
    </w:p>
    <w:p w:rsidRPr="00E0414B" w:rsidR="004C5453" w:rsidP="00C855C8" w:rsidRDefault="004C5453" w14:paraId="11589B85" w14:textId="2694D0A3">
      <w:pPr>
        <w:pStyle w:val="MinutadeContrato"/>
        <w:numPr>
          <w:ilvl w:val="2"/>
          <w:numId w:val="2"/>
        </w:numPr>
        <w:rPr>
          <w:highlight w:val="green"/>
        </w:rPr>
      </w:pPr>
      <w:r w:rsidRPr="00E0414B">
        <w:rPr>
          <w:highlight w:val="green"/>
        </w:rPr>
        <w:t xml:space="preserve">Custos decorrentes de eventual remoção de material rochoso (derrocamento) que impeça a plena realização da dragagem de aprofundamento dos novos </w:t>
      </w:r>
      <w:del w:author="Isabela Alves Pereira Oliveira" w:date="2025-12-12T09:02:00Z" w16du:dateUtc="2025-12-12T12:02:00Z" w:id="978">
        <w:r w:rsidRPr="00E0414B" w:rsidDel="00774CAF">
          <w:rPr>
            <w:highlight w:val="green"/>
          </w:rPr>
          <w:delText xml:space="preserve">berços </w:delText>
        </w:r>
      </w:del>
      <w:ins w:author="Isabela Alves Pereira Oliveira" w:date="2025-12-12T09:02:00Z" w16du:dateUtc="2025-12-12T12:02:00Z" w:id="979">
        <w:r w:rsidRPr="00774CAF" w:rsidR="00774CAF">
          <w:rPr>
            <w:b/>
            <w:bCs w:val="0"/>
            <w:highlight w:val="green"/>
            <w:rPrChange w:author="Isabela Alves Pereira Oliveira" w:date="2025-12-12T09:03:00Z" w16du:dateUtc="2025-12-12T12:03:00Z" w:id="980">
              <w:rPr>
                <w:highlight w:val="green"/>
              </w:rPr>
            </w:rPrChange>
          </w:rPr>
          <w:t>Berços</w:t>
        </w:r>
        <w:r w:rsidRPr="00E0414B" w:rsidR="00774CAF">
          <w:rPr>
            <w:highlight w:val="green"/>
          </w:rPr>
          <w:t xml:space="preserve"> </w:t>
        </w:r>
      </w:ins>
      <w:r w:rsidRPr="00E0414B">
        <w:rPr>
          <w:highlight w:val="green"/>
        </w:rPr>
        <w:t xml:space="preserve">de atracação e área de acesso aos novos </w:t>
      </w:r>
      <w:del w:author="Isabela Alves Pereira Oliveira" w:date="2025-12-12T09:03:00Z" w16du:dateUtc="2025-12-12T12:03:00Z" w:id="981">
        <w:r w:rsidRPr="00E0414B" w:rsidDel="00774CAF">
          <w:rPr>
            <w:highlight w:val="green"/>
          </w:rPr>
          <w:delText>berços</w:delText>
        </w:r>
      </w:del>
      <w:ins w:author="Isabela Alves Pereira Oliveira" w:date="2025-12-12T09:03:00Z" w16du:dateUtc="2025-12-12T12:03:00Z" w:id="982">
        <w:r w:rsidRPr="00774CAF" w:rsidR="00774CAF">
          <w:rPr>
            <w:b/>
            <w:bCs w:val="0"/>
            <w:highlight w:val="green"/>
            <w:rPrChange w:author="Isabela Alves Pereira Oliveira" w:date="2025-12-12T09:03:00Z" w16du:dateUtc="2025-12-12T12:03:00Z" w:id="983">
              <w:rPr>
                <w:highlight w:val="green"/>
              </w:rPr>
            </w:rPrChange>
          </w:rPr>
          <w:t>Berços</w:t>
        </w:r>
      </w:ins>
      <w:r w:rsidRPr="00E0414B">
        <w:rPr>
          <w:highlight w:val="green"/>
        </w:rPr>
        <w:t>;</w:t>
      </w:r>
    </w:p>
    <w:p w:rsidRPr="00E0414B" w:rsidR="004C5453" w:rsidP="004C5453" w:rsidRDefault="004C5453" w14:paraId="54198FEC" w14:textId="77777777">
      <w:pPr>
        <w:pStyle w:val="PargrafodaLista"/>
        <w:rPr>
          <w:highlight w:val="green"/>
        </w:rPr>
      </w:pPr>
    </w:p>
    <w:p w:rsidRPr="00E0414B" w:rsidR="004C5453" w:rsidP="00C855C8" w:rsidRDefault="004C5453" w14:paraId="2D3E8FA6" w14:textId="014B9AFA">
      <w:pPr>
        <w:pStyle w:val="MinutadeContrato"/>
        <w:numPr>
          <w:ilvl w:val="2"/>
          <w:numId w:val="2"/>
        </w:numPr>
        <w:rPr>
          <w:highlight w:val="green"/>
        </w:rPr>
      </w:pPr>
      <w:r w:rsidRPr="00E0414B">
        <w:rPr>
          <w:highlight w:val="green"/>
        </w:rPr>
        <w:t xml:space="preserve">Variação dos investimentos, pagamentos, custos e despesas decorrentes das obras de construção da laje e píer de passageiros, </w:t>
      </w:r>
      <w:r w:rsidRPr="00E0414B">
        <w:rPr>
          <w:rFonts w:eastAsia="Times New Roman" w:cs="Arial"/>
          <w:highlight w:val="green"/>
        </w:rPr>
        <w:t xml:space="preserve">fora da </w:t>
      </w:r>
      <w:r w:rsidRPr="00E0414B">
        <w:rPr>
          <w:rFonts w:eastAsia="Times New Roman" w:cs="Arial"/>
          <w:b/>
          <w:bCs w:val="0"/>
          <w:highlight w:val="green"/>
        </w:rPr>
        <w:t>Área do</w:t>
      </w:r>
      <w:r w:rsidRPr="00E0414B">
        <w:rPr>
          <w:rFonts w:eastAsia="Times New Roman" w:cs="Arial"/>
          <w:highlight w:val="green"/>
        </w:rPr>
        <w:t xml:space="preserve"> </w:t>
      </w:r>
      <w:r w:rsidRPr="00E0414B">
        <w:rPr>
          <w:rFonts w:eastAsia="Times New Roman" w:cs="Arial"/>
          <w:b/>
          <w:bCs w:val="0"/>
          <w:highlight w:val="green"/>
        </w:rPr>
        <w:t>Arredamento</w:t>
      </w:r>
      <w:r w:rsidRPr="00E0414B">
        <w:rPr>
          <w:rFonts w:eastAsia="Times New Roman" w:cs="Arial"/>
          <w:highlight w:val="green"/>
        </w:rPr>
        <w:t>, em relação ao monte de R$ 800.553.055,03 (oitocentos milhões, quinhentos e cinquenta e três mil e cinquenta e cinco reais e três centavos),</w:t>
      </w:r>
      <w:r w:rsidRPr="00E0414B">
        <w:rPr>
          <w:highlight w:val="green"/>
        </w:rPr>
        <w:t xml:space="preserve"> </w:t>
      </w:r>
      <w:r w:rsidRPr="00E0414B">
        <w:rPr>
          <w:rFonts w:eastAsia="Spranq eco sans"/>
          <w:highlight w:val="green"/>
        </w:rPr>
        <w:t xml:space="preserve">referenciado a </w:t>
      </w:r>
      <w:r w:rsidRPr="00E0414B">
        <w:rPr>
          <w:rFonts w:eastAsia="Spranq eco sans" w:cs="Arial"/>
          <w:highlight w:val="green"/>
        </w:rPr>
        <w:fldChar w:fldCharType="begin"/>
      </w:r>
      <w:r w:rsidRPr="00E0414B">
        <w:rPr>
          <w:rFonts w:eastAsia="Spranq eco sans"/>
          <w:highlight w:val="green"/>
        </w:rPr>
        <w:instrText xml:space="preserve"> MERGEFIELD Data_base </w:instrText>
      </w:r>
      <w:r w:rsidRPr="00E0414B">
        <w:rPr>
          <w:rFonts w:eastAsia="Spranq eco sans"/>
          <w:noProof/>
          <w:highlight w:val="green"/>
        </w:rPr>
        <w:instrText>julho de 2024</w:instrText>
      </w:r>
      <w:r w:rsidRPr="00E0414B">
        <w:rPr>
          <w:rFonts w:eastAsia="Spranq eco sans" w:cs="Arial"/>
          <w:highlight w:val="green"/>
        </w:rPr>
        <w:fldChar w:fldCharType="separate"/>
      </w:r>
      <w:ins w:author="Isabela Alves Pereira Oliveira" w:date="2025-12-12T11:57:00Z" w16du:dateUtc="2025-12-12T14:57:00Z" w:id="984">
        <w:r w:rsidR="00C55F81">
          <w:rPr>
            <w:rFonts w:eastAsia="Spranq eco sans"/>
            <w:noProof/>
            <w:highlight w:val="green"/>
          </w:rPr>
          <w:t>«Data_base»</w:t>
        </w:r>
      </w:ins>
      <w:r w:rsidRPr="00E0414B">
        <w:rPr>
          <w:rFonts w:eastAsia="Spranq eco sans" w:cs="Arial"/>
          <w:highlight w:val="green"/>
        </w:rPr>
        <w:fldChar w:fldCharType="end"/>
      </w:r>
      <w:r w:rsidRPr="00E0414B">
        <w:rPr>
          <w:rFonts w:eastAsia="Times New Roman" w:cs="Arial"/>
          <w:highlight w:val="green"/>
        </w:rPr>
        <w:t xml:space="preserve"> </w:t>
      </w:r>
      <w:r w:rsidRPr="00E0414B">
        <w:rPr>
          <w:highlight w:val="green"/>
        </w:rPr>
        <w:t xml:space="preserve">julho de 2024, </w:t>
      </w:r>
      <w:r w:rsidRPr="00E0414B">
        <w:rPr>
          <w:rFonts w:eastAsia="Times New Roman" w:cs="Arial"/>
          <w:highlight w:val="green"/>
        </w:rPr>
        <w:t>na proporção de 70% (setenta por cento) sobre a variação</w:t>
      </w:r>
      <w:r w:rsidRPr="00E0414B">
        <w:rPr>
          <w:highlight w:val="green"/>
        </w:rPr>
        <w:t>; e</w:t>
      </w:r>
    </w:p>
    <w:p w:rsidRPr="00E0414B" w:rsidR="004C5453" w:rsidP="004C5453" w:rsidRDefault="004C5453" w14:paraId="09DB58BC" w14:textId="77777777">
      <w:pPr>
        <w:pStyle w:val="PargrafodaLista"/>
        <w:rPr>
          <w:highlight w:val="green"/>
        </w:rPr>
      </w:pPr>
    </w:p>
    <w:p w:rsidR="004C5453" w:rsidP="00C855C8" w:rsidRDefault="004C5453" w14:paraId="7E07BC9A" w14:textId="11659A63">
      <w:pPr>
        <w:pStyle w:val="MinutadeContrato"/>
        <w:numPr>
          <w:ilvl w:val="2"/>
          <w:numId w:val="2"/>
        </w:numPr>
      </w:pPr>
      <w:r w:rsidRPr="00E0414B">
        <w:rPr>
          <w:highlight w:val="green"/>
        </w:rPr>
        <w:t>Investimentos, pagamentos, custos e despesas que superem o valor de R$ 5.790.547,50 (cinco milhões, setecentos e noventa mil, quinhentos e quarenta e sete reais e cinquenta centavos), referenciado a julho de 2024,  decorrentes da execução de medidas mitigadoras e compensatórias advindas da Lei Complementar nº 793, de 14 de janeiro de 2013, do Munícipio de Santos, que disciplina a exigência do Estudo Prévio de Impacto de Vizinhança – EIV, na proporção de 50 % (cinquenta por cento) sobre o valor</w:t>
      </w:r>
      <w:r w:rsidR="00E0414B">
        <w:t>.</w:t>
      </w:r>
    </w:p>
    <w:p w:rsidR="00B31CF6" w:rsidP="00C855C8" w:rsidRDefault="00B31CF6" w14:paraId="0F314268" w14:textId="77777777">
      <w:pPr>
        <w:pStyle w:val="MinutadeContrato"/>
      </w:pPr>
    </w:p>
    <w:p w:rsidR="00B31CF6" w:rsidP="00C855C8" w:rsidRDefault="005F6644" w14:paraId="0713DEA0" w14:textId="77777777">
      <w:pPr>
        <w:pStyle w:val="MinutadeContrato"/>
        <w:numPr>
          <w:ilvl w:val="1"/>
          <w:numId w:val="2"/>
        </w:numPr>
      </w:pPr>
      <w:r w:rsidRPr="00186B76">
        <w:t xml:space="preserve">A </w:t>
      </w:r>
      <w:r w:rsidRPr="00A06554">
        <w:rPr>
          <w:b/>
          <w:bCs w:val="0"/>
        </w:rPr>
        <w:t>Arrendatária</w:t>
      </w:r>
      <w:r w:rsidRPr="00186B76">
        <w:t xml:space="preserve"> declara:</w:t>
      </w:r>
    </w:p>
    <w:p w:rsidR="00B31CF6" w:rsidP="00C855C8" w:rsidRDefault="00B31CF6" w14:paraId="6FCD3AF0" w14:textId="77777777">
      <w:pPr>
        <w:pStyle w:val="MinutadeContrato"/>
      </w:pPr>
    </w:p>
    <w:p w:rsidR="00B31CF6" w:rsidP="00C855C8" w:rsidRDefault="005F6644" w14:paraId="6446892A" w14:textId="77777777">
      <w:pPr>
        <w:pStyle w:val="MinutadeContrato"/>
        <w:numPr>
          <w:ilvl w:val="2"/>
          <w:numId w:val="2"/>
        </w:numPr>
      </w:pPr>
      <w:bookmarkStart w:name="_Toc356420846" w:id="985"/>
      <w:bookmarkStart w:name="_Toc356464444" w:id="986"/>
      <w:bookmarkStart w:name="_Toc357206461" w:id="987"/>
      <w:bookmarkStart w:name="_Toc359569761" w:id="988"/>
      <w:bookmarkStart w:name="_Toc363917176" w:id="989"/>
      <w:bookmarkStart w:name="_Toc367195620" w:id="990"/>
      <w:bookmarkStart w:name="_Toc367199323" w:id="991"/>
      <w:r w:rsidRPr="00636378">
        <w:t xml:space="preserve">Ter pleno conhecimento da natureza e extensão dos riscos por ela assumidos no </w:t>
      </w:r>
      <w:r w:rsidRPr="00A80599">
        <w:rPr>
          <w:b/>
        </w:rPr>
        <w:t>Contrato</w:t>
      </w:r>
      <w:r w:rsidRPr="00636378">
        <w:t>; e</w:t>
      </w:r>
      <w:bookmarkEnd w:id="985"/>
      <w:bookmarkEnd w:id="986"/>
      <w:bookmarkEnd w:id="987"/>
      <w:bookmarkEnd w:id="988"/>
      <w:bookmarkEnd w:id="989"/>
      <w:bookmarkEnd w:id="990"/>
      <w:bookmarkEnd w:id="991"/>
    </w:p>
    <w:p w:rsidR="00B31CF6" w:rsidP="00C855C8" w:rsidRDefault="00B31CF6" w14:paraId="2F5AFB01" w14:textId="77777777">
      <w:pPr>
        <w:pStyle w:val="MinutadeContrato"/>
      </w:pPr>
    </w:p>
    <w:p w:rsidR="00B31CF6" w:rsidP="00C855C8" w:rsidRDefault="005F6644" w14:paraId="4168E41A" w14:textId="77777777">
      <w:pPr>
        <w:pStyle w:val="MinutadeContrato"/>
        <w:numPr>
          <w:ilvl w:val="2"/>
          <w:numId w:val="2"/>
        </w:numPr>
      </w:pPr>
      <w:bookmarkStart w:name="_Toc356420847" w:id="992"/>
      <w:bookmarkStart w:name="_Toc356464445" w:id="993"/>
      <w:bookmarkStart w:name="_Toc357206462" w:id="994"/>
      <w:bookmarkStart w:name="_Toc359569762" w:id="995"/>
      <w:bookmarkStart w:name="_Toc363917177" w:id="996"/>
      <w:bookmarkStart w:name="_Toc367195621" w:id="997"/>
      <w:bookmarkStart w:name="_Toc367199324" w:id="998"/>
      <w:r w:rsidRPr="00636378">
        <w:t xml:space="preserve">Ter levado tais riscos em consideração na formulação de sua </w:t>
      </w:r>
      <w:r w:rsidRPr="00636378">
        <w:rPr>
          <w:b/>
        </w:rPr>
        <w:t>Proposta</w:t>
      </w:r>
      <w:r w:rsidRPr="00636378">
        <w:t>.</w:t>
      </w:r>
      <w:bookmarkEnd w:id="992"/>
      <w:bookmarkEnd w:id="993"/>
      <w:bookmarkEnd w:id="994"/>
      <w:bookmarkEnd w:id="995"/>
      <w:bookmarkEnd w:id="996"/>
      <w:bookmarkEnd w:id="997"/>
      <w:bookmarkEnd w:id="998"/>
    </w:p>
    <w:p w:rsidR="00B31CF6" w:rsidP="00C855C8" w:rsidRDefault="00B31CF6" w14:paraId="505C2BE8" w14:textId="77777777">
      <w:pPr>
        <w:pStyle w:val="MinutadeContrato"/>
      </w:pPr>
    </w:p>
    <w:p w:rsidR="00B31CF6" w:rsidP="00C855C8" w:rsidRDefault="005F6644" w14:paraId="25F7EBF4" w14:textId="77777777">
      <w:pPr>
        <w:pStyle w:val="MinutadeContrato"/>
        <w:numPr>
          <w:ilvl w:val="1"/>
          <w:numId w:val="2"/>
        </w:numPr>
      </w:pPr>
      <w:r w:rsidRPr="00186B76">
        <w:t xml:space="preserve">A </w:t>
      </w:r>
      <w:r w:rsidRPr="00186B76">
        <w:rPr>
          <w:b/>
        </w:rPr>
        <w:t>Arrendatária</w:t>
      </w:r>
      <w:r w:rsidRPr="00186B76">
        <w:t xml:space="preserve"> não fará jus à recomposição do equilíbrio econômico-financeiro caso quaisquer dos riscos por ela assumidos no </w:t>
      </w:r>
      <w:r w:rsidRPr="00186B76">
        <w:rPr>
          <w:b/>
        </w:rPr>
        <w:t>Contrato</w:t>
      </w:r>
      <w:r w:rsidRPr="00186B76">
        <w:t xml:space="preserve"> venham a se materializar. </w:t>
      </w:r>
    </w:p>
    <w:p w:rsidR="00B31CF6" w:rsidP="00C855C8" w:rsidRDefault="00B31CF6" w14:paraId="7B0D3540" w14:textId="77777777">
      <w:pPr>
        <w:pStyle w:val="MinutadeContrato"/>
      </w:pPr>
    </w:p>
    <w:p w:rsidR="00B31CF6" w:rsidDel="00373614" w:rsidP="00C855C8" w:rsidRDefault="005F6644" w14:paraId="6A588759" w14:textId="6053CAE9">
      <w:pPr>
        <w:pStyle w:val="MinutadeContrato"/>
        <w:numPr>
          <w:ilvl w:val="1"/>
          <w:numId w:val="2"/>
        </w:numPr>
        <w:rPr>
          <w:del w:author="Isabela Alves Pereira Oliveira" w:date="2025-12-12T13:49:00Z" w16du:dateUtc="2025-12-12T16:49:00Z" w:id="999"/>
        </w:rPr>
      </w:pPr>
      <w:del w:author="Isabela Alves Pereira Oliveira" w:date="2025-12-12T13:49:00Z" w16du:dateUtc="2025-12-12T16:49:00Z" w:id="1000">
        <w:r w:rsidRPr="00186B76" w:rsidDel="00373614">
          <w:delText xml:space="preserve">Caso o valor efetivamente cobrado da </w:delText>
        </w:r>
        <w:r w:rsidRPr="00186B76" w:rsidDel="00373614">
          <w:rPr>
            <w:b/>
          </w:rPr>
          <w:delText>Arrendatária</w:delText>
        </w:r>
        <w:r w:rsidRPr="00186B76" w:rsidDel="00373614">
          <w:delText xml:space="preserve"> a título de IPTU seja superior ou inferior ao valor que foi considerado nos estudos que precederam a elaboração do </w:delText>
        </w:r>
        <w:r w:rsidRPr="00B46CE6" w:rsidDel="00373614" w:rsidR="00B46CE6">
          <w:rPr>
            <w:b/>
            <w:bCs w:val="0"/>
          </w:rPr>
          <w:delText>E</w:delText>
        </w:r>
        <w:r w:rsidRPr="00B46CE6" w:rsidDel="00373614">
          <w:rPr>
            <w:b/>
            <w:bCs w:val="0"/>
          </w:rPr>
          <w:delText>dital</w:delText>
        </w:r>
        <w:r w:rsidRPr="00186B76" w:rsidDel="00373614">
          <w:delText xml:space="preserve"> de licitação, a </w:delText>
        </w:r>
        <w:r w:rsidRPr="00186B76" w:rsidDel="00373614">
          <w:rPr>
            <w:b/>
          </w:rPr>
          <w:delText>Arrendatária</w:delText>
        </w:r>
        <w:r w:rsidRPr="00186B76" w:rsidDel="00373614">
          <w:delText xml:space="preserve"> ou o </w:delText>
        </w:r>
        <w:r w:rsidRPr="00186B76" w:rsidDel="00373614">
          <w:rPr>
            <w:b/>
          </w:rPr>
          <w:delText>Poder Concedente</w:delText>
        </w:r>
        <w:r w:rsidRPr="00186B76" w:rsidDel="00373614">
          <w:delText xml:space="preserve">, conforme o caso, farão jus à recomposição do equilíbrio econômico-financeiro do </w:delText>
        </w:r>
        <w:r w:rsidRPr="008264BA" w:rsidDel="00373614" w:rsidR="008264BA">
          <w:rPr>
            <w:b/>
            <w:bCs w:val="0"/>
          </w:rPr>
          <w:delText>C</w:delText>
        </w:r>
        <w:r w:rsidRPr="008264BA" w:rsidDel="00373614">
          <w:rPr>
            <w:b/>
            <w:bCs w:val="0"/>
          </w:rPr>
          <w:delText>ontrato</w:delText>
        </w:r>
        <w:r w:rsidRPr="00186B76" w:rsidDel="00373614">
          <w:delText>, caso comprovado o impacto sobre o fluxo de receitas e despesas do terminal portuário arrendado.</w:delText>
        </w:r>
      </w:del>
    </w:p>
    <w:p w:rsidR="00B31CF6" w:rsidP="00C855C8" w:rsidRDefault="00B31CF6" w14:paraId="44C0CD83" w14:textId="77777777">
      <w:pPr>
        <w:pStyle w:val="MinutadeContrato"/>
      </w:pPr>
    </w:p>
    <w:p w:rsidR="00B31CF6" w:rsidP="002E4195" w:rsidRDefault="00D90CF0" w14:paraId="23962741" w14:textId="413B7B74">
      <w:pPr>
        <w:pStyle w:val="MinutadeContrato"/>
        <w:numPr>
          <w:ilvl w:val="0"/>
          <w:numId w:val="2"/>
        </w:numPr>
        <w:outlineLvl w:val="0"/>
        <w:rPr>
          <w:b/>
        </w:rPr>
      </w:pPr>
      <w:bookmarkStart w:name="_Toc367195622" w:id="1001"/>
      <w:bookmarkStart w:name="_Ref367695230" w:id="1002"/>
      <w:bookmarkStart w:name="_Toc468105434" w:id="1003"/>
      <w:bookmarkStart w:name="_Toc497310011" w:id="1004"/>
      <w:bookmarkStart w:name="_Toc506983782" w:id="1005"/>
      <w:bookmarkStart w:name="_Toc505936362" w:id="1006"/>
      <w:bookmarkStart w:name="_Toc479169591" w:id="1007"/>
      <w:bookmarkStart w:name="_Toc516653223" w:id="1008"/>
      <w:bookmarkStart w:name="_Toc508876308" w:id="1009"/>
      <w:bookmarkStart w:name="_Toc498342644" w:id="1010"/>
      <w:bookmarkStart w:name="_Toc508098043" w:id="1011"/>
      <w:bookmarkStart w:name="_Toc504641340" w:id="1012"/>
      <w:bookmarkStart w:name="_Toc506986407" w:id="1013"/>
      <w:bookmarkStart w:name="_Toc498417169" w:id="1014"/>
      <w:bookmarkStart w:name="_Toc508101057" w:id="1015"/>
      <w:bookmarkStart w:name="_Toc516670501" w:id="1016"/>
      <w:bookmarkStart w:name="_Toc516653086" w:id="1017"/>
      <w:bookmarkStart w:name="_Toc516685282" w:id="1018"/>
      <w:bookmarkStart w:name="_Toc508011935" w:id="1019"/>
      <w:bookmarkStart w:name="_Toc508906548" w:id="1020"/>
      <w:bookmarkStart w:name="_Toc508905840" w:id="1021"/>
      <w:bookmarkStart w:name="_Toc511294286" w:id="1022"/>
      <w:bookmarkStart w:name="_Toc511292814" w:id="1023"/>
      <w:bookmarkStart w:name="_Toc509418076" w:id="1024"/>
      <w:bookmarkStart w:name="_Toc520129639" w:id="1025"/>
      <w:bookmarkStart w:name="_Toc529542940" w:id="1026"/>
      <w:bookmarkStart w:name="_Toc529543231" w:id="1027"/>
      <w:bookmarkStart w:name="_Toc520135206" w:id="1028"/>
      <w:bookmarkStart w:name="_Toc531161634" w:id="1029"/>
      <w:bookmarkStart w:name="_Toc5721029" w:id="1030"/>
      <w:bookmarkStart w:name="_Toc5779501" w:id="1031"/>
      <w:bookmarkStart w:name="_Toc26373509" w:id="1032"/>
      <w:bookmarkStart w:name="_Toc23416578" w:id="1033"/>
      <w:bookmarkStart w:name="_Ref77027250" w:id="1034"/>
      <w:bookmarkStart w:name="_Ref77031047" w:id="1035"/>
      <w:bookmarkStart w:name="_Toc216433093" w:id="1036"/>
      <w:bookmarkEnd w:id="955"/>
      <w:r>
        <w:rPr>
          <w:rFonts w:cstheme="minorBidi"/>
          <w:b/>
        </w:rPr>
        <w:t xml:space="preserve">Da </w:t>
      </w:r>
      <w:r w:rsidRPr="18FDD54D" w:rsidR="005F6644">
        <w:rPr>
          <w:rFonts w:cstheme="minorBidi"/>
          <w:b/>
        </w:rPr>
        <w:t>Revisão Extraordinária para Recomposição do Equilíbrio Econômico-Financeiro</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rsidR="00B31CF6" w:rsidP="00C855C8" w:rsidRDefault="00B31CF6" w14:paraId="3398FEC5" w14:textId="77777777">
      <w:pPr>
        <w:pStyle w:val="MinutadeContrato"/>
        <w:rPr>
          <w:b/>
        </w:rPr>
      </w:pPr>
    </w:p>
    <w:p w:rsidR="00B31CF6" w:rsidP="002E4195" w:rsidRDefault="005F6644" w14:paraId="0082DE13" w14:textId="77777777">
      <w:pPr>
        <w:pStyle w:val="MinutadeContrato"/>
        <w:numPr>
          <w:ilvl w:val="1"/>
          <w:numId w:val="2"/>
        </w:numPr>
      </w:pPr>
      <w:r w:rsidRPr="00186B76">
        <w:t xml:space="preserve">Sempre que atendidas as condições do </w:t>
      </w:r>
      <w:r w:rsidRPr="00186B76">
        <w:rPr>
          <w:b/>
        </w:rPr>
        <w:t>Contrato</w:t>
      </w:r>
      <w:r w:rsidRPr="00186B76">
        <w:t xml:space="preserve"> e mantida a alocação de riscos nele estabelecida, considera-se mantido seu equilíbrio econômico-financeiro.</w:t>
      </w:r>
    </w:p>
    <w:p w:rsidR="00B31CF6" w:rsidP="001B16A7" w:rsidRDefault="00B31CF6" w14:paraId="0F729FCA" w14:textId="77777777">
      <w:pPr>
        <w:pStyle w:val="MinutadeContrato"/>
      </w:pPr>
    </w:p>
    <w:p w:rsidR="00B31CF6" w:rsidP="001B16A7" w:rsidRDefault="005F6644" w14:paraId="01BA1115" w14:textId="6F335BF4">
      <w:pPr>
        <w:pStyle w:val="MinutadeContrato"/>
        <w:numPr>
          <w:ilvl w:val="1"/>
          <w:numId w:val="2"/>
        </w:numPr>
      </w:pPr>
      <w:bookmarkStart w:name="_Ref367125485" w:id="1037"/>
      <w:r w:rsidRPr="00186B76">
        <w:t xml:space="preserve">Qualquer uma das partes poderá solicitar a recomposição do equilíbrio econômico-financeiro </w:t>
      </w:r>
      <w:r>
        <w:t xml:space="preserve">somente </w:t>
      </w:r>
      <w:r w:rsidRPr="00186B76">
        <w:t xml:space="preserve">nos casos em que, após a celebração deste </w:t>
      </w:r>
      <w:r w:rsidRPr="00186B76">
        <w:rPr>
          <w:b/>
        </w:rPr>
        <w:t>Contrato</w:t>
      </w:r>
      <w:r w:rsidRPr="00186B76">
        <w:t>, vier</w:t>
      </w:r>
      <w:r>
        <w:t>em</w:t>
      </w:r>
      <w:r w:rsidRPr="00186B76">
        <w:t xml:space="preserve"> a se materializar quaisquer dos riscos expressamente assumidos pela outra parte nos termos deste </w:t>
      </w:r>
      <w:r w:rsidRPr="009644AD">
        <w:rPr>
          <w:b/>
        </w:rPr>
        <w:t>Contrato</w:t>
      </w:r>
      <w:r w:rsidRPr="00186B76">
        <w:t xml:space="preserve">, com reflexos econômico-financeiros negativos para a </w:t>
      </w:r>
      <w:bookmarkEnd w:id="1037"/>
      <w:r w:rsidRPr="00186B76">
        <w:t>solicitante.</w:t>
      </w:r>
    </w:p>
    <w:p w:rsidR="001B16A7" w:rsidP="001B16A7" w:rsidRDefault="001B16A7" w14:paraId="713BEAD3" w14:textId="77777777">
      <w:pPr>
        <w:pStyle w:val="MinutadeContrato"/>
      </w:pPr>
    </w:p>
    <w:p w:rsidR="001B16A7" w:rsidP="001B16A7" w:rsidRDefault="001B16A7" w14:paraId="70944593" w14:textId="77777777">
      <w:pPr>
        <w:pStyle w:val="MinutadeContrato"/>
        <w:numPr>
          <w:ilvl w:val="2"/>
          <w:numId w:val="2"/>
        </w:numPr>
      </w:pPr>
      <w:r w:rsidRPr="00186B76">
        <w:t xml:space="preserve">Para a solicitação da recomposição do equilíbrio econômico-financeiro do </w:t>
      </w:r>
      <w:r w:rsidRPr="009644AD">
        <w:rPr>
          <w:b/>
        </w:rPr>
        <w:t>Contrato</w:t>
      </w:r>
      <w:r w:rsidRPr="00186B76">
        <w:t xml:space="preserve">, deverão ser observados os procedimentos, prazos e exigências previstos em regulamento editado pelo </w:t>
      </w:r>
      <w:r w:rsidRPr="00186B76">
        <w:rPr>
          <w:b/>
        </w:rPr>
        <w:t>Poder Concedente</w:t>
      </w:r>
      <w:r w:rsidRPr="00636378">
        <w:t xml:space="preserve"> </w:t>
      </w:r>
      <w:r w:rsidRPr="00186B76">
        <w:t xml:space="preserve">e pela </w:t>
      </w:r>
      <w:r w:rsidRPr="00186B76">
        <w:rPr>
          <w:b/>
        </w:rPr>
        <w:t>ANTAQ</w:t>
      </w:r>
      <w:r w:rsidRPr="00186B76">
        <w:t xml:space="preserve">. </w:t>
      </w:r>
    </w:p>
    <w:p w:rsidR="00B31CF6" w:rsidP="001B16A7" w:rsidRDefault="00B31CF6" w14:paraId="3B68C227" w14:textId="77777777">
      <w:pPr>
        <w:pStyle w:val="MinutadeContrato"/>
      </w:pPr>
    </w:p>
    <w:p w:rsidR="00B31CF6" w:rsidP="001B16A7" w:rsidRDefault="005F6644" w14:paraId="22F72CA6" w14:textId="77777777">
      <w:pPr>
        <w:pStyle w:val="MinutadeContrato"/>
        <w:numPr>
          <w:ilvl w:val="2"/>
          <w:numId w:val="2"/>
        </w:numPr>
      </w:pPr>
      <w:bookmarkStart w:name="_Ref77027034" w:id="1038"/>
      <w:r w:rsidRPr="00186B76">
        <w:t xml:space="preserve">O procedimento de recomposição do equilíbrio econômico-financeiro do </w:t>
      </w:r>
      <w:r w:rsidRPr="009644AD">
        <w:rPr>
          <w:b/>
        </w:rPr>
        <w:t>Contrato</w:t>
      </w:r>
      <w:r w:rsidRPr="00186B76">
        <w:t xml:space="preserve"> deverá ser instaurado, nos casos que</w:t>
      </w:r>
      <w:bookmarkStart w:name="_Ref24040554" w:id="1039"/>
      <w:r w:rsidRPr="00186B76">
        <w:t xml:space="preserve"> o </w:t>
      </w:r>
      <w:r w:rsidRPr="00186B76">
        <w:rPr>
          <w:b/>
        </w:rPr>
        <w:t>Poder Concedente</w:t>
      </w:r>
      <w:r w:rsidRPr="00186B76">
        <w:t xml:space="preserve"> determine ou autorize previamente investimentos </w:t>
      </w:r>
      <w:bookmarkStart w:name="_Hlk528787089" w:id="1040"/>
      <w:r w:rsidRPr="00186B76">
        <w:t xml:space="preserve">pela </w:t>
      </w:r>
      <w:r w:rsidRPr="00C944BF">
        <w:rPr>
          <w:b/>
        </w:rPr>
        <w:t>Arrendatária</w:t>
      </w:r>
      <w:r w:rsidRPr="00186B76">
        <w:t xml:space="preserve"> dentro ou fora do </w:t>
      </w:r>
      <w:r w:rsidRPr="00B57CDB">
        <w:rPr>
          <w:b/>
        </w:rPr>
        <w:t>Arrendamento</w:t>
      </w:r>
      <w:r w:rsidRPr="00186B76">
        <w:t xml:space="preserve"> na infraestrutura do </w:t>
      </w:r>
      <w:r w:rsidRPr="00354BE2">
        <w:rPr>
          <w:b/>
          <w:bCs w:val="0"/>
        </w:rPr>
        <w:t>Porto Organizado</w:t>
      </w:r>
      <w:r w:rsidRPr="00186B76">
        <w:t>, bem como eventuais execuções de</w:t>
      </w:r>
      <w:bookmarkEnd w:id="1040"/>
      <w:r w:rsidRPr="00186B76">
        <w:t xml:space="preserve"> serviços de interesse público ou expansão ou redução da área arrendada.</w:t>
      </w:r>
      <w:bookmarkEnd w:id="1038"/>
      <w:bookmarkEnd w:id="1039"/>
      <w:r w:rsidRPr="00186B76">
        <w:t xml:space="preserve"> </w:t>
      </w:r>
    </w:p>
    <w:p w:rsidR="00B31CF6" w:rsidP="001B16A7" w:rsidRDefault="00B31CF6" w14:paraId="3CED2DBB" w14:textId="77777777">
      <w:pPr>
        <w:pStyle w:val="MinutadeContrato"/>
      </w:pPr>
    </w:p>
    <w:p w:rsidR="00B31CF6" w:rsidP="001B16A7" w:rsidRDefault="005F6644" w14:paraId="25C9839C" w14:textId="77777777">
      <w:pPr>
        <w:pStyle w:val="MinutadeContrato"/>
        <w:numPr>
          <w:ilvl w:val="1"/>
          <w:numId w:val="2"/>
        </w:numPr>
      </w:pPr>
      <w:r w:rsidRPr="00186B76">
        <w:t xml:space="preserve">O procedimento de </w:t>
      </w:r>
      <w:r w:rsidRPr="00186B76">
        <w:rPr>
          <w:b/>
        </w:rPr>
        <w:t>Revisão Extraordinária</w:t>
      </w:r>
      <w:r w:rsidRPr="00186B76">
        <w:t xml:space="preserve"> terá por objetivo apurar as solicitações de recomposição do reequilíbrio econômico-financeiro efetuadas nos termos e hipóteses previstos em regulamento editado pelo </w:t>
      </w:r>
      <w:r w:rsidRPr="009644AD">
        <w:rPr>
          <w:b/>
        </w:rPr>
        <w:t>Poder Concedente</w:t>
      </w:r>
      <w:r w:rsidRPr="00186B76">
        <w:t xml:space="preserve"> e pela </w:t>
      </w:r>
      <w:r w:rsidRPr="00186B76">
        <w:rPr>
          <w:b/>
        </w:rPr>
        <w:t>ANTAQ</w:t>
      </w:r>
      <w:r w:rsidRPr="00186B76">
        <w:t xml:space="preserve">, bem como neste </w:t>
      </w:r>
      <w:r w:rsidRPr="009644AD">
        <w:rPr>
          <w:b/>
        </w:rPr>
        <w:t>Contrato</w:t>
      </w:r>
      <w:r w:rsidRPr="00186B76">
        <w:t xml:space="preserve">. </w:t>
      </w:r>
    </w:p>
    <w:p w:rsidR="00B31CF6" w:rsidP="001B16A7" w:rsidRDefault="00B31CF6" w14:paraId="7200376C" w14:textId="77777777">
      <w:pPr>
        <w:pStyle w:val="MinutadeContrato"/>
      </w:pPr>
    </w:p>
    <w:p w:rsidR="00B31CF6" w:rsidP="001B16A7" w:rsidRDefault="005F6644" w14:paraId="07EC1577" w14:textId="77777777">
      <w:pPr>
        <w:pStyle w:val="MinutadeContrato"/>
        <w:numPr>
          <w:ilvl w:val="2"/>
          <w:numId w:val="2"/>
        </w:numPr>
      </w:pPr>
      <w:r w:rsidRPr="00186B76">
        <w:t xml:space="preserve">Competirá à </w:t>
      </w:r>
      <w:r w:rsidRPr="00186B76">
        <w:rPr>
          <w:b/>
        </w:rPr>
        <w:t>ANTAQ</w:t>
      </w:r>
      <w:r w:rsidRPr="00186B76">
        <w:t xml:space="preserve"> decidir fundamentadamente sobre a pretensão de recomposição do equilíbrio econômico-financeiro de </w:t>
      </w:r>
      <w:r w:rsidRPr="00B57CDB">
        <w:rPr>
          <w:b/>
        </w:rPr>
        <w:t>Contrato</w:t>
      </w:r>
      <w:r w:rsidRPr="00186B76">
        <w:t xml:space="preserve"> de </w:t>
      </w:r>
      <w:r w:rsidRPr="00B57CDB">
        <w:rPr>
          <w:b/>
        </w:rPr>
        <w:t>Arrendamento</w:t>
      </w:r>
      <w:r w:rsidRPr="00186B76">
        <w:t xml:space="preserve"> portuário apresentada por qualquer das partes e definir o montante do desequilíbrio contratual. </w:t>
      </w:r>
    </w:p>
    <w:p w:rsidR="00B31CF6" w:rsidP="001B16A7" w:rsidRDefault="00B31CF6" w14:paraId="0D5B17EF" w14:textId="77777777">
      <w:pPr>
        <w:pStyle w:val="MinutadeContrato"/>
      </w:pPr>
    </w:p>
    <w:p w:rsidR="00B31CF6" w:rsidP="001B16A7" w:rsidRDefault="005F6644" w14:paraId="69DBC04B" w14:textId="5D0D2C9B">
      <w:pPr>
        <w:pStyle w:val="MinutadeContrato"/>
        <w:numPr>
          <w:ilvl w:val="2"/>
          <w:numId w:val="2"/>
        </w:numPr>
      </w:pPr>
      <w:r w:rsidRPr="00186B76">
        <w:t xml:space="preserve">Após a conclusão da análise do EVTEA, a </w:t>
      </w:r>
      <w:r w:rsidRPr="00186B76">
        <w:rPr>
          <w:b/>
        </w:rPr>
        <w:t>ANTAQ</w:t>
      </w:r>
      <w:r w:rsidRPr="00186B76">
        <w:t xml:space="preserve"> apresentará ao </w:t>
      </w:r>
      <w:r w:rsidRPr="009644AD">
        <w:rPr>
          <w:b/>
        </w:rPr>
        <w:t>Poder Concedente</w:t>
      </w:r>
      <w:r w:rsidRPr="00186B76">
        <w:t xml:space="preserve"> cenários alternativos para a recomposição do equilíbrio econômico-financeiro do </w:t>
      </w:r>
      <w:r w:rsidRPr="00B57CDB">
        <w:rPr>
          <w:b/>
        </w:rPr>
        <w:t>Contrato</w:t>
      </w:r>
      <w:r w:rsidRPr="00186B76">
        <w:t xml:space="preserve"> de </w:t>
      </w:r>
      <w:r w:rsidRPr="00B57CDB">
        <w:rPr>
          <w:b/>
        </w:rPr>
        <w:t>Arrendamento</w:t>
      </w:r>
      <w:r w:rsidRPr="00186B76">
        <w:t xml:space="preserve"> portuário, conforme diretrizes do </w:t>
      </w:r>
      <w:r w:rsidRPr="00E0414B" w:rsidR="001B16A7">
        <w:rPr>
          <w:b/>
          <w:bCs w:val="0"/>
          <w:strike/>
        </w:rPr>
        <w:t>Poder Concedente</w:t>
      </w:r>
      <w:r w:rsidR="00E0414B">
        <w:t xml:space="preserve"> (</w:t>
      </w:r>
      <w:r w:rsidRPr="00E0414B" w:rsidR="00E0414B">
        <w:rPr>
          <w:highlight w:val="green"/>
        </w:rPr>
        <w:t>Ministério dos Portos e Aeroportos)</w:t>
      </w:r>
      <w:r w:rsidRPr="00E0414B">
        <w:rPr>
          <w:highlight w:val="green"/>
        </w:rPr>
        <w:t>.</w:t>
      </w:r>
    </w:p>
    <w:p w:rsidR="00B31CF6" w:rsidP="001B16A7" w:rsidRDefault="00B31CF6" w14:paraId="145D63D2" w14:textId="77777777">
      <w:pPr>
        <w:pStyle w:val="MinutadeContrato"/>
      </w:pPr>
    </w:p>
    <w:p w:rsidR="00B31CF6" w:rsidP="001B16A7" w:rsidRDefault="005F6644" w14:paraId="2A588052" w14:textId="77777777">
      <w:pPr>
        <w:pStyle w:val="MinutadeContrato"/>
        <w:numPr>
          <w:ilvl w:val="1"/>
          <w:numId w:val="2"/>
        </w:numPr>
      </w:pPr>
      <w:r w:rsidRPr="00186B76">
        <w:t xml:space="preserve">Observada a regulamentação vigente, será admitido ao </w:t>
      </w:r>
      <w:r w:rsidRPr="00186B76">
        <w:rPr>
          <w:b/>
        </w:rPr>
        <w:t>Poder Concedente</w:t>
      </w:r>
      <w:r w:rsidRPr="00636378">
        <w:t xml:space="preserve"> </w:t>
      </w:r>
      <w:r w:rsidRPr="00186B76">
        <w:t xml:space="preserve">atribuir a eventual novo arrendatário o dever de pagar indenização à </w:t>
      </w:r>
      <w:r w:rsidRPr="009644AD">
        <w:rPr>
          <w:b/>
        </w:rPr>
        <w:t>Arrendatária</w:t>
      </w:r>
      <w:r w:rsidRPr="00186B76">
        <w:t xml:space="preserve">, caso seja esta a forma de recomposição do equilíbrio econômico-financeiro do </w:t>
      </w:r>
      <w:r w:rsidRPr="00186B76">
        <w:rPr>
          <w:b/>
        </w:rPr>
        <w:t>Contrato</w:t>
      </w:r>
      <w:r w:rsidRPr="00636378">
        <w:t xml:space="preserve"> </w:t>
      </w:r>
      <w:r w:rsidRPr="00186B76">
        <w:t>eleita, nos termos a serem fixados no futuro edital.</w:t>
      </w:r>
    </w:p>
    <w:p w:rsidR="00B31CF6" w:rsidP="00630204" w:rsidRDefault="00B31CF6" w14:paraId="5DCB2DDA" w14:textId="77777777">
      <w:pPr>
        <w:pStyle w:val="MinutadeContrato"/>
      </w:pPr>
    </w:p>
    <w:p w:rsidR="00B31CF6" w:rsidP="00630204" w:rsidRDefault="00D90CF0" w14:paraId="061FA378" w14:textId="43DA3AB5">
      <w:pPr>
        <w:pStyle w:val="MinutadeContrato"/>
        <w:numPr>
          <w:ilvl w:val="0"/>
          <w:numId w:val="2"/>
        </w:numPr>
        <w:outlineLvl w:val="0"/>
        <w:rPr>
          <w:b/>
        </w:rPr>
      </w:pPr>
      <w:bookmarkStart w:name="_Toc367195623" w:id="1041"/>
      <w:bookmarkStart w:name="_Toc468105435" w:id="1042"/>
      <w:bookmarkStart w:name="_Toc497310012" w:id="1043"/>
      <w:bookmarkStart w:name="_Toc506983783" w:id="1044"/>
      <w:bookmarkStart w:name="_Toc505936363" w:id="1045"/>
      <w:bookmarkStart w:name="_Toc479169592" w:id="1046"/>
      <w:bookmarkStart w:name="_Toc516653224" w:id="1047"/>
      <w:bookmarkStart w:name="_Toc508876309" w:id="1048"/>
      <w:bookmarkStart w:name="_Toc498342645" w:id="1049"/>
      <w:bookmarkStart w:name="_Toc508098044" w:id="1050"/>
      <w:bookmarkStart w:name="_Toc504641341" w:id="1051"/>
      <w:bookmarkStart w:name="_Toc506986408" w:id="1052"/>
      <w:bookmarkStart w:name="_Toc498417170" w:id="1053"/>
      <w:bookmarkStart w:name="_Toc508101058" w:id="1054"/>
      <w:bookmarkStart w:name="_Toc516670502" w:id="1055"/>
      <w:bookmarkStart w:name="_Toc516653087" w:id="1056"/>
      <w:bookmarkStart w:name="_Toc516685283" w:id="1057"/>
      <w:bookmarkStart w:name="_Toc508011936" w:id="1058"/>
      <w:bookmarkStart w:name="_Toc508905841" w:id="1059"/>
      <w:bookmarkStart w:name="_Toc508906549" w:id="1060"/>
      <w:bookmarkStart w:name="_Toc511292815" w:id="1061"/>
      <w:bookmarkStart w:name="_Toc509418077" w:id="1062"/>
      <w:bookmarkStart w:name="_Toc511294287" w:id="1063"/>
      <w:bookmarkStart w:name="_Toc520129640" w:id="1064"/>
      <w:bookmarkStart w:name="_Toc529542941" w:id="1065"/>
      <w:bookmarkStart w:name="_Toc529543232" w:id="1066"/>
      <w:bookmarkStart w:name="_Toc520135207" w:id="1067"/>
      <w:bookmarkStart w:name="_Toc531161635" w:id="1068"/>
      <w:bookmarkStart w:name="_Toc5721030" w:id="1069"/>
      <w:bookmarkStart w:name="_Toc5779502" w:id="1070"/>
      <w:bookmarkStart w:name="_Toc26373510" w:id="1071"/>
      <w:bookmarkStart w:name="_Toc23416579" w:id="1072"/>
      <w:bookmarkStart w:name="_Toc216433094" w:id="1073"/>
      <w:r>
        <w:rPr>
          <w:rFonts w:cstheme="minorBidi"/>
          <w:b/>
        </w:rPr>
        <w:t xml:space="preserve">Dos </w:t>
      </w:r>
      <w:r w:rsidRPr="18FDD54D" w:rsidR="005F6644">
        <w:rPr>
          <w:rFonts w:cstheme="minorBidi"/>
          <w:b/>
        </w:rPr>
        <w:t>Bens d</w:t>
      </w:r>
      <w:bookmarkEnd w:id="425"/>
      <w:r w:rsidRPr="18FDD54D" w:rsidR="005F6644">
        <w:rPr>
          <w:rFonts w:cstheme="minorBidi"/>
          <w:b/>
        </w:rPr>
        <w:t>o Arrendamento</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p>
    <w:p w:rsidR="00B31CF6" w:rsidP="00630204" w:rsidRDefault="00B31CF6" w14:paraId="56AAF7BC" w14:textId="77777777">
      <w:pPr>
        <w:pStyle w:val="MinutadeContrato"/>
        <w:rPr>
          <w:b/>
        </w:rPr>
      </w:pPr>
    </w:p>
    <w:p w:rsidR="00B31CF6" w:rsidP="00630204" w:rsidRDefault="005F6644" w14:paraId="42E98DC4" w14:textId="77777777">
      <w:pPr>
        <w:pStyle w:val="MinutadeContrato"/>
        <w:numPr>
          <w:ilvl w:val="1"/>
          <w:numId w:val="2"/>
        </w:numPr>
        <w:rPr>
          <w:b/>
        </w:rPr>
      </w:pPr>
      <w:r w:rsidRPr="00186B76">
        <w:t xml:space="preserve">Sem prejuízo de outras disposições deste </w:t>
      </w:r>
      <w:r w:rsidRPr="00186B76">
        <w:rPr>
          <w:b/>
        </w:rPr>
        <w:t>Contrato</w:t>
      </w:r>
      <w:r w:rsidRPr="00186B76">
        <w:t xml:space="preserve"> sobre o tema, integram o </w:t>
      </w:r>
      <w:r w:rsidRPr="00186B76">
        <w:rPr>
          <w:b/>
        </w:rPr>
        <w:t>Arrendamento</w:t>
      </w:r>
      <w:r w:rsidRPr="00186B76">
        <w:t xml:space="preserve"> os bens a seguir indicados, cuja posse, guarda, manutenção e vigilância são de responsabilidade da </w:t>
      </w:r>
      <w:r w:rsidRPr="00186B76">
        <w:rPr>
          <w:b/>
        </w:rPr>
        <w:t>Arrendatária</w:t>
      </w:r>
      <w:r w:rsidRPr="00186B76">
        <w:t>:</w:t>
      </w:r>
    </w:p>
    <w:p w:rsidR="00B31CF6" w:rsidP="00630204" w:rsidRDefault="00B31CF6" w14:paraId="77EEC494" w14:textId="77777777">
      <w:pPr>
        <w:pStyle w:val="MinutadeContrato"/>
        <w:rPr>
          <w:b/>
        </w:rPr>
      </w:pPr>
    </w:p>
    <w:p w:rsidR="00B31CF6" w:rsidP="00630204" w:rsidRDefault="005F6644" w14:paraId="20463E42" w14:textId="77777777">
      <w:pPr>
        <w:pStyle w:val="MinutadeContrato"/>
        <w:numPr>
          <w:ilvl w:val="2"/>
          <w:numId w:val="2"/>
        </w:numPr>
      </w:pPr>
      <w:r w:rsidRPr="00186B76">
        <w:t xml:space="preserve"> </w:t>
      </w:r>
      <w:bookmarkStart w:name="_Ref24040532" w:id="1074"/>
      <w:r w:rsidRPr="00186B76">
        <w:t xml:space="preserve">Todos os bens vinculados à operação e manutenção das </w:t>
      </w:r>
      <w:r w:rsidRPr="00186B76">
        <w:rPr>
          <w:b/>
        </w:rPr>
        <w:t>Atividades</w:t>
      </w:r>
      <w:r w:rsidRPr="00186B76">
        <w:t xml:space="preserve">, cedidos à </w:t>
      </w:r>
      <w:r w:rsidRPr="00186B76">
        <w:rPr>
          <w:b/>
        </w:rPr>
        <w:t>Arrendatária</w:t>
      </w:r>
      <w:r w:rsidRPr="00186B76">
        <w:t>, conforme indicados nos Termos de Aceitação e Permissão de Uso de Ativos;</w:t>
      </w:r>
      <w:bookmarkEnd w:id="1074"/>
    </w:p>
    <w:p w:rsidR="00B31CF6" w:rsidP="00630204" w:rsidRDefault="00B31CF6" w14:paraId="1DF86771" w14:textId="77777777">
      <w:pPr>
        <w:pStyle w:val="MinutadeContrato"/>
      </w:pPr>
    </w:p>
    <w:p w:rsidR="00B31CF6" w:rsidP="00630204" w:rsidRDefault="005F6644" w14:paraId="74869560" w14:textId="1E5BD5B8">
      <w:pPr>
        <w:pStyle w:val="MinutadeContrato"/>
        <w:numPr>
          <w:ilvl w:val="2"/>
          <w:numId w:val="2"/>
        </w:numPr>
      </w:pPr>
      <w:r w:rsidRPr="00186B76">
        <w:t xml:space="preserve"> Todas as instalações que vierem a ser construídas pela </w:t>
      </w:r>
      <w:r w:rsidRPr="00186B76">
        <w:rPr>
          <w:b/>
        </w:rPr>
        <w:t>Arrendatária</w:t>
      </w:r>
      <w:r w:rsidRPr="00186B76">
        <w:t xml:space="preserve"> no decorrer do prazo de vigência do </w:t>
      </w:r>
      <w:r w:rsidRPr="00186B76">
        <w:rPr>
          <w:b/>
        </w:rPr>
        <w:t>Contrato</w:t>
      </w:r>
      <w:r w:rsidRPr="00186B76">
        <w:t xml:space="preserve"> e aplicadas na prestação das </w:t>
      </w:r>
      <w:r w:rsidRPr="00186B76">
        <w:rPr>
          <w:b/>
        </w:rPr>
        <w:t>Atividades</w:t>
      </w:r>
      <w:r>
        <w:t xml:space="preserve">; </w:t>
      </w:r>
    </w:p>
    <w:p w:rsidR="00B31CF6" w:rsidP="00630204" w:rsidRDefault="00B31CF6" w14:paraId="5DA50F53" w14:textId="77777777">
      <w:pPr>
        <w:pStyle w:val="MinutadeContrato"/>
      </w:pPr>
    </w:p>
    <w:p w:rsidR="00B31CF6" w:rsidP="00630204" w:rsidRDefault="005F6644" w14:paraId="2256BDC0" w14:textId="26C14222">
      <w:pPr>
        <w:pStyle w:val="MinutadeContrato"/>
        <w:numPr>
          <w:ilvl w:val="2"/>
          <w:numId w:val="2"/>
        </w:numPr>
      </w:pPr>
      <w:r>
        <w:t xml:space="preserve">Todos os bens que vierem a ser adquiridos pela </w:t>
      </w:r>
      <w:r w:rsidRPr="006634A8">
        <w:rPr>
          <w:b/>
        </w:rPr>
        <w:t>Arrendatária</w:t>
      </w:r>
      <w:r>
        <w:t xml:space="preserve"> para operação portuária nos termos da </w:t>
      </w:r>
      <w:r w:rsidRPr="00630204">
        <w:rPr>
          <w:highlight w:val="yellow"/>
        </w:rPr>
        <w:t xml:space="preserve">Cláusula </w:t>
      </w:r>
      <w:r w:rsidRPr="00630204">
        <w:rPr>
          <w:highlight w:val="yellow"/>
        </w:rPr>
        <w:fldChar w:fldCharType="begin"/>
      </w:r>
      <w:r w:rsidRPr="00630204">
        <w:rPr>
          <w:highlight w:val="yellow"/>
        </w:rPr>
        <w:instrText xml:space="preserve"> REF _Ref72845194 \r \h  \* MERGEFORMAT </w:instrText>
      </w:r>
      <w:r w:rsidRPr="00630204">
        <w:rPr>
          <w:highlight w:val="yellow"/>
        </w:rPr>
      </w:r>
      <w:r w:rsidRPr="00630204">
        <w:rPr>
          <w:highlight w:val="yellow"/>
        </w:rPr>
        <w:fldChar w:fldCharType="separate"/>
      </w:r>
      <w:ins w:author="Isabela Alves Pereira Oliveira" w:date="2025-12-12T11:57:00Z" w16du:dateUtc="2025-12-12T14:57:00Z" w:id="1075">
        <w:r w:rsidR="00C55F81">
          <w:rPr>
            <w:highlight w:val="yellow"/>
          </w:rPr>
          <w:t>7.1.2.5</w:t>
        </w:r>
      </w:ins>
      <w:del w:author="Isabela Alves Pereira Oliveira" w:date="2025-12-12T09:24:00Z" w16du:dateUtc="2025-12-12T12:24:00Z" w:id="1076">
        <w:r w:rsidDel="00DA0233" w:rsidR="00630204">
          <w:rPr>
            <w:highlight w:val="yellow"/>
          </w:rPr>
          <w:delText>7.1.2.3</w:delText>
        </w:r>
      </w:del>
      <w:r w:rsidRPr="00630204">
        <w:rPr>
          <w:highlight w:val="yellow"/>
        </w:rPr>
        <w:fldChar w:fldCharType="end"/>
      </w:r>
      <w:r>
        <w:t xml:space="preserve"> deste </w:t>
      </w:r>
      <w:r w:rsidRPr="006634A8">
        <w:rPr>
          <w:b/>
        </w:rPr>
        <w:t>Contrato</w:t>
      </w:r>
      <w:r w:rsidR="00F50308">
        <w:t>; e</w:t>
      </w:r>
    </w:p>
    <w:p w:rsidR="00F50308" w:rsidP="00F50308" w:rsidRDefault="00F50308" w14:paraId="5390BE73" w14:textId="77777777">
      <w:pPr>
        <w:pStyle w:val="PargrafodaLista"/>
      </w:pPr>
    </w:p>
    <w:p w:rsidRPr="00F50308" w:rsidR="00F50308" w:rsidP="00F50308" w:rsidRDefault="00F50308" w14:paraId="66AB455C" w14:textId="30767D11">
      <w:pPr>
        <w:pStyle w:val="MinutadeContrato"/>
        <w:numPr>
          <w:ilvl w:val="3"/>
          <w:numId w:val="2"/>
        </w:numPr>
        <w:rPr>
          <w:highlight w:val="green"/>
        </w:rPr>
      </w:pPr>
      <w:r w:rsidRPr="00F50308">
        <w:rPr>
          <w:highlight w:val="green"/>
        </w:rPr>
        <w:t xml:space="preserve">Os bens decorrentes de investimentos fora da área arrendada e na área comum do </w:t>
      </w:r>
      <w:r w:rsidRPr="00F50308">
        <w:rPr>
          <w:b/>
          <w:highlight w:val="green"/>
        </w:rPr>
        <w:t>Porto Organizado</w:t>
      </w:r>
      <w:r w:rsidRPr="00F50308">
        <w:rPr>
          <w:highlight w:val="green"/>
        </w:rPr>
        <w:t xml:space="preserve">, não integram os </w:t>
      </w:r>
      <w:r w:rsidRPr="00F50308">
        <w:rPr>
          <w:b/>
          <w:highlight w:val="green"/>
        </w:rPr>
        <w:t>Bens do Arrendamento</w:t>
      </w:r>
      <w:r w:rsidRPr="00F50308">
        <w:rPr>
          <w:highlight w:val="green"/>
        </w:rPr>
        <w:t xml:space="preserve"> e serão de propriedade da </w:t>
      </w:r>
      <w:ins w:author="Isabela Alves Pereira Oliveira" w:date="2025-12-12T12:08:00Z" w16du:dateUtc="2025-12-12T15:08:00Z" w:id="1077">
        <w:r w:rsidR="009F0F29">
          <w:rPr>
            <w:b/>
          </w:rPr>
          <w:t>Autoridade Portuária</w:t>
        </w:r>
      </w:ins>
      <w:del w:author="Isabela Alves Pereira Oliveira" w:date="2025-12-12T12:08:00Z" w16du:dateUtc="2025-12-12T15:08:00Z" w:id="1078">
        <w:r w:rsidRPr="00F50308" w:rsidDel="009F0F29">
          <w:rPr>
            <w:b/>
            <w:highlight w:val="green"/>
          </w:rPr>
          <w:delText>Administração do Porto</w:delText>
        </w:r>
      </w:del>
      <w:r w:rsidRPr="00F50308">
        <w:rPr>
          <w:b/>
          <w:highlight w:val="green"/>
        </w:rPr>
        <w:t>.</w:t>
      </w:r>
    </w:p>
    <w:p w:rsidR="00F50308" w:rsidP="00F50308" w:rsidRDefault="00F50308" w14:paraId="06E9AD49" w14:textId="77777777">
      <w:pPr>
        <w:pStyle w:val="MinutadeContrato"/>
      </w:pPr>
    </w:p>
    <w:p w:rsidRPr="00F50308" w:rsidR="00F50308" w:rsidP="00630204" w:rsidRDefault="00F50308" w14:paraId="3716F60A" w14:textId="3401832D">
      <w:pPr>
        <w:pStyle w:val="MinutadeContrato"/>
        <w:numPr>
          <w:ilvl w:val="2"/>
          <w:numId w:val="2"/>
        </w:numPr>
        <w:rPr>
          <w:highlight w:val="green"/>
        </w:rPr>
      </w:pPr>
      <w:r w:rsidRPr="00F50308">
        <w:rPr>
          <w:highlight w:val="green"/>
        </w:rPr>
        <w:t xml:space="preserve">A área a ser adquirida para implantação de pátio regulador de tráfego do terminal, ainda que originalmente localizada fora da poligonal do </w:t>
      </w:r>
      <w:r w:rsidRPr="00F50308">
        <w:rPr>
          <w:b/>
          <w:highlight w:val="green"/>
        </w:rPr>
        <w:t>Porto Organizado</w:t>
      </w:r>
      <w:r w:rsidRPr="00F50308">
        <w:rPr>
          <w:highlight w:val="green"/>
        </w:rPr>
        <w:t xml:space="preserve">, deverá integrar o </w:t>
      </w:r>
      <w:r w:rsidRPr="00F50308">
        <w:rPr>
          <w:b/>
          <w:bCs w:val="0"/>
          <w:highlight w:val="green"/>
        </w:rPr>
        <w:t>Arrendamento</w:t>
      </w:r>
      <w:r w:rsidRPr="00F50308">
        <w:rPr>
          <w:highlight w:val="green"/>
        </w:rPr>
        <w:t>.</w:t>
      </w:r>
    </w:p>
    <w:p w:rsidR="00B31CF6" w:rsidP="00630204" w:rsidRDefault="00B31CF6" w14:paraId="2049C29D" w14:textId="77777777">
      <w:pPr>
        <w:pStyle w:val="MinutadeContrato"/>
      </w:pPr>
    </w:p>
    <w:p w:rsidR="00B31CF6" w:rsidP="00630204" w:rsidRDefault="005F6644" w14:paraId="21B3C84C" w14:textId="77777777">
      <w:pPr>
        <w:pStyle w:val="MinutadeContrato"/>
        <w:numPr>
          <w:ilvl w:val="1"/>
          <w:numId w:val="2"/>
        </w:numPr>
      </w:pPr>
      <w:r w:rsidRPr="00186B76">
        <w:t xml:space="preserve">A </w:t>
      </w:r>
      <w:r w:rsidRPr="00186B76">
        <w:rPr>
          <w:b/>
        </w:rPr>
        <w:t>Arrendatária</w:t>
      </w:r>
      <w:r w:rsidRPr="00186B76">
        <w:t xml:space="preserve"> receberá os </w:t>
      </w:r>
      <w:r w:rsidRPr="00186B76">
        <w:rPr>
          <w:b/>
        </w:rPr>
        <w:t>Bens do Arrendamento</w:t>
      </w:r>
      <w:r w:rsidRPr="00186B76">
        <w:t xml:space="preserve">, inclusive as áreas, infraestruturas e </w:t>
      </w:r>
      <w:r w:rsidRPr="006956C9">
        <w:rPr>
          <w:b/>
          <w:bCs w:val="0"/>
        </w:rPr>
        <w:t>Instalações Portuárias</w:t>
      </w:r>
      <w:r w:rsidRPr="00186B76">
        <w:t xml:space="preserve">, no estado em que se encontram e por sua conta e risco. </w:t>
      </w:r>
    </w:p>
    <w:p w:rsidR="00B31CF6" w:rsidP="00630204" w:rsidRDefault="00B31CF6" w14:paraId="48BBC43F" w14:textId="77777777">
      <w:pPr>
        <w:pStyle w:val="MinutadeContrato"/>
      </w:pPr>
    </w:p>
    <w:p w:rsidR="00B31CF6" w:rsidP="00630204" w:rsidRDefault="005F6644" w14:paraId="31430E4A" w14:textId="77777777">
      <w:pPr>
        <w:pStyle w:val="MinutadeContrato"/>
        <w:numPr>
          <w:ilvl w:val="1"/>
          <w:numId w:val="2"/>
        </w:numPr>
      </w:pPr>
      <w:r w:rsidRPr="00186B76">
        <w:t xml:space="preserve">Os </w:t>
      </w:r>
      <w:r w:rsidRPr="00186B76">
        <w:rPr>
          <w:b/>
        </w:rPr>
        <w:t>Bens do Arrendamento</w:t>
      </w:r>
      <w:r w:rsidRPr="00186B76">
        <w:t xml:space="preserve"> deverão ser mantidos em condições normais de uso, de forma que, quando revertidos ao </w:t>
      </w:r>
      <w:r w:rsidRPr="00186B76">
        <w:rPr>
          <w:b/>
        </w:rPr>
        <w:t>Poder Concedente</w:t>
      </w:r>
      <w:r w:rsidRPr="00186B76">
        <w:t>, se encontrem em perfeito estado, ressalvado o desgaste natural pela sua utilização.</w:t>
      </w:r>
    </w:p>
    <w:p w:rsidR="00B31CF6" w:rsidP="00630204" w:rsidRDefault="00B31CF6" w14:paraId="66647C1A" w14:textId="77777777">
      <w:pPr>
        <w:pStyle w:val="MinutadeContrato"/>
      </w:pPr>
    </w:p>
    <w:p w:rsidR="00B31CF6" w:rsidP="00630204" w:rsidRDefault="005F6644" w14:paraId="7352E53B" w14:textId="202C844E">
      <w:pPr>
        <w:pStyle w:val="MinutadeContrato"/>
        <w:numPr>
          <w:ilvl w:val="1"/>
          <w:numId w:val="2"/>
        </w:numPr>
      </w:pPr>
      <w:r w:rsidRPr="00186B76">
        <w:t xml:space="preserve">Os bens móveis e imóveis mencionados na </w:t>
      </w:r>
      <w:r w:rsidRPr="00630204">
        <w:rPr>
          <w:highlight w:val="yellow"/>
        </w:rPr>
        <w:t xml:space="preserve">Subcláusula </w:t>
      </w:r>
      <w:r w:rsidRPr="00630204">
        <w:rPr>
          <w:highlight w:val="yellow"/>
        </w:rPr>
        <w:fldChar w:fldCharType="begin"/>
      </w:r>
      <w:r w:rsidRPr="00630204">
        <w:rPr>
          <w:highlight w:val="yellow"/>
        </w:rPr>
        <w:instrText xml:space="preserve"> REF _Ref24040532 \r \h  \* MERGEFORMAT </w:instrText>
      </w:r>
      <w:r w:rsidRPr="00630204">
        <w:rPr>
          <w:highlight w:val="yellow"/>
        </w:rPr>
      </w:r>
      <w:r w:rsidRPr="00630204">
        <w:rPr>
          <w:highlight w:val="yellow"/>
        </w:rPr>
        <w:fldChar w:fldCharType="separate"/>
      </w:r>
      <w:r w:rsidR="00C55F81">
        <w:rPr>
          <w:highlight w:val="yellow"/>
        </w:rPr>
        <w:t>15.1.1</w:t>
      </w:r>
      <w:r w:rsidRPr="00630204">
        <w:rPr>
          <w:highlight w:val="yellow"/>
        </w:rPr>
        <w:fldChar w:fldCharType="end"/>
      </w:r>
      <w:r>
        <w:t xml:space="preserve"> </w:t>
      </w:r>
      <w:r w:rsidRPr="00186B76">
        <w:t xml:space="preserve">e existentes na data da celebração deste </w:t>
      </w:r>
      <w:r w:rsidRPr="160BC4F4">
        <w:rPr>
          <w:b/>
        </w:rPr>
        <w:t>Contrato</w:t>
      </w:r>
      <w:r w:rsidRPr="00186B76">
        <w:t xml:space="preserve"> serão cedidos à </w:t>
      </w:r>
      <w:r w:rsidRPr="160BC4F4">
        <w:rPr>
          <w:b/>
        </w:rPr>
        <w:t>Arrendatária</w:t>
      </w:r>
      <w:r w:rsidRPr="00186B76">
        <w:t xml:space="preserve"> mediante a assinatura de Termo de Aceitação Provisória e Permissão de Uso dos Ativos entre a </w:t>
      </w:r>
      <w:r w:rsidRPr="160BC4F4">
        <w:rPr>
          <w:b/>
        </w:rPr>
        <w:t>Arrendatária</w:t>
      </w:r>
      <w:r w:rsidRPr="00186B76">
        <w:t xml:space="preserve">, o </w:t>
      </w:r>
      <w:r w:rsidRPr="160BC4F4">
        <w:rPr>
          <w:b/>
        </w:rPr>
        <w:t>Poder Concedente</w:t>
      </w:r>
      <w:r w:rsidRPr="00186B76">
        <w:t xml:space="preserve">, a </w:t>
      </w:r>
      <w:r w:rsidR="00E23F2C">
        <w:rPr>
          <w:b/>
        </w:rPr>
        <w:t>Autoridade Portuária</w:t>
      </w:r>
      <w:r w:rsidRPr="00186B76">
        <w:t xml:space="preserve"> e a </w:t>
      </w:r>
      <w:r w:rsidRPr="160BC4F4">
        <w:rPr>
          <w:b/>
        </w:rPr>
        <w:t>ANTAQ</w:t>
      </w:r>
      <w:r w:rsidRPr="00186B76">
        <w:t>, cujo modelo integra o</w:t>
      </w:r>
      <w:r>
        <w:t xml:space="preserve"> </w:t>
      </w:r>
      <w:del w:author="Isabela Alves Pereira Oliveira" w:date="2025-12-12T11:57:00Z" w16du:dateUtc="2025-12-12T14:57:00Z" w:id="1079">
        <w:r w:rsidRPr="00630204" w:rsidDel="00C55F81">
          <w:rPr>
            <w:b/>
            <w:highlight w:val="yellow"/>
          </w:rPr>
          <w:fldChar w:fldCharType="begin"/>
        </w:r>
        <w:r w:rsidRPr="00630204" w:rsidDel="00C55F81">
          <w:rPr>
            <w:b/>
            <w:highlight w:val="yellow"/>
          </w:rPr>
          <w:delInstrText xml:space="preserve"> REF _Ref96887355 \r \h  \* MERGEFORMAT </w:delInstrText>
        </w:r>
        <w:r w:rsidRPr="00630204" w:rsidDel="00C55F81">
          <w:rPr>
            <w:b/>
            <w:highlight w:val="yellow"/>
          </w:rPr>
        </w:r>
        <w:r w:rsidRPr="00630204" w:rsidDel="00C55F81">
          <w:rPr>
            <w:b/>
            <w:highlight w:val="yellow"/>
          </w:rPr>
          <w:fldChar w:fldCharType="separate"/>
        </w:r>
      </w:del>
      <w:del w:author="Isabela Alves Pereira Oliveira" w:date="2025-12-12T09:24:00Z" w16du:dateUtc="2025-12-12T12:24:00Z" w:id="1080">
        <w:r w:rsidRPr="00630204" w:rsidDel="00DA0233">
          <w:rPr>
            <w:b/>
            <w:highlight w:val="yellow"/>
          </w:rPr>
          <w:delText>Apêndice 1</w:delText>
        </w:r>
      </w:del>
      <w:del w:author="Isabela Alves Pereira Oliveira" w:date="2025-12-12T11:57:00Z" w16du:dateUtc="2025-12-12T14:57:00Z" w:id="1081">
        <w:r w:rsidRPr="00630204" w:rsidDel="00C55F81">
          <w:rPr>
            <w:b/>
            <w:highlight w:val="yellow"/>
          </w:rPr>
          <w:fldChar w:fldCharType="end"/>
        </w:r>
      </w:del>
      <w:ins w:author="Isabela Alves Pereira Oliveira" w:date="2025-12-12T11:57:00Z" w16du:dateUtc="2025-12-12T14:57:00Z" w:id="1082">
        <w:r w:rsidR="00C55F81">
          <w:rPr>
            <w:b/>
          </w:rPr>
          <w:fldChar w:fldCharType="begin"/>
        </w:r>
        <w:r w:rsidR="00C55F81">
          <w:rPr>
            <w:b/>
            <w:highlight w:val="yellow"/>
          </w:rPr>
          <w:instrText xml:space="preserve"> REF _Ref216433064 \r \h </w:instrText>
        </w:r>
      </w:ins>
      <w:r w:rsidR="00C55F81">
        <w:rPr>
          <w:b/>
        </w:rPr>
      </w:r>
      <w:ins w:author="Isabela Alves Pereira Oliveira" w:date="2025-12-12T11:57:00Z" w16du:dateUtc="2025-12-12T14:57:00Z" w:id="1083">
        <w:r w:rsidR="00C55F81">
          <w:rPr>
            <w:b/>
          </w:rPr>
          <w:fldChar w:fldCharType="separate"/>
        </w:r>
        <w:r w:rsidR="00C55F81">
          <w:rPr>
            <w:b/>
            <w:highlight w:val="yellow"/>
          </w:rPr>
          <w:t>Apêndice 1</w:t>
        </w:r>
        <w:r w:rsidR="00C55F81">
          <w:rPr>
            <w:b/>
          </w:rPr>
          <w:fldChar w:fldCharType="end"/>
        </w:r>
      </w:ins>
      <w:r>
        <w:t xml:space="preserve"> </w:t>
      </w:r>
      <w:r w:rsidRPr="00186B76">
        <w:t xml:space="preserve">deste </w:t>
      </w:r>
      <w:r w:rsidRPr="160BC4F4">
        <w:rPr>
          <w:b/>
        </w:rPr>
        <w:t>Contrato</w:t>
      </w:r>
      <w:r w:rsidRPr="00186B76">
        <w:t>.</w:t>
      </w:r>
    </w:p>
    <w:p w:rsidR="00B31CF6" w:rsidP="00630204" w:rsidRDefault="00B31CF6" w14:paraId="37F9DBC5" w14:textId="77777777">
      <w:pPr>
        <w:pStyle w:val="MinutadeContrato"/>
      </w:pPr>
    </w:p>
    <w:p w:rsidR="00B31CF6" w:rsidP="00630204" w:rsidRDefault="005F6644" w14:paraId="7C2AE90A" w14:textId="613D4D9C">
      <w:pPr>
        <w:pStyle w:val="MinutadeContrato"/>
        <w:numPr>
          <w:ilvl w:val="2"/>
          <w:numId w:val="2"/>
        </w:numPr>
      </w:pPr>
      <w:r w:rsidRPr="00186B76">
        <w:t xml:space="preserve">A </w:t>
      </w:r>
      <w:r w:rsidRPr="00186B76">
        <w:rPr>
          <w:b/>
        </w:rPr>
        <w:t>Arrendatária</w:t>
      </w:r>
      <w:r w:rsidRPr="00186B76">
        <w:t xml:space="preserve"> poderá recusar-se, motivadamente, a receber bens móveis considerados desnecessários à operação e manutenção das </w:t>
      </w:r>
      <w:r w:rsidRPr="00186B76">
        <w:rPr>
          <w:b/>
        </w:rPr>
        <w:t>Atividades</w:t>
      </w:r>
      <w:r w:rsidRPr="00186B76">
        <w:t xml:space="preserve"> ou que estejam anormalmente deteriorados; tal recusa, todavia, não implicará direito de recebimento de qualquer quantia por parte da </w:t>
      </w:r>
      <w:r w:rsidRPr="00186B76">
        <w:rPr>
          <w:b/>
        </w:rPr>
        <w:t>Arrendatária</w:t>
      </w:r>
      <w:r w:rsidRPr="00186B76">
        <w:t xml:space="preserve"> nem no direito à recomposição do equilíbrio econômico-financeiro do </w:t>
      </w:r>
      <w:r w:rsidRPr="00186B76">
        <w:rPr>
          <w:b/>
        </w:rPr>
        <w:t>Contrato</w:t>
      </w:r>
      <w:r w:rsidRPr="00186B76">
        <w:t>, sendo a remoção dos bens às suas expensas.</w:t>
      </w:r>
    </w:p>
    <w:p w:rsidR="00B31CF6" w:rsidP="00630204" w:rsidRDefault="00B31CF6" w14:paraId="0770E4BE" w14:textId="77777777">
      <w:pPr>
        <w:pStyle w:val="MinutadeContrato"/>
      </w:pPr>
    </w:p>
    <w:p w:rsidR="00B31CF6" w:rsidP="00630204" w:rsidRDefault="005F6644" w14:paraId="4675508F" w14:textId="28A67B68">
      <w:pPr>
        <w:pStyle w:val="MinutadeContrato"/>
        <w:numPr>
          <w:ilvl w:val="2"/>
          <w:numId w:val="2"/>
        </w:numPr>
      </w:pPr>
      <w:r w:rsidRPr="00186B76">
        <w:t xml:space="preserve">Após a assinatura do Termo de Aceitação Provisória e Permissão de Uso dos Ativos, a </w:t>
      </w:r>
      <w:r w:rsidRPr="160BC4F4">
        <w:rPr>
          <w:b/>
        </w:rPr>
        <w:t>Arrendatária</w:t>
      </w:r>
      <w:r w:rsidRPr="00186B76">
        <w:t xml:space="preserve"> terá até 60 (sessenta) dias para apresentar eventuais discordâncias </w:t>
      </w:r>
      <w:r>
        <w:t>ou</w:t>
      </w:r>
      <w:r w:rsidRPr="00186B76">
        <w:t xml:space="preserve"> assinar o Termo de Aceitação Definitiva e Permissão de Uso de Ativos, conforme minuta constante do </w:t>
      </w:r>
      <w:r w:rsidRPr="00630204">
        <w:rPr>
          <w:b/>
          <w:highlight w:val="yellow"/>
        </w:rPr>
        <w:fldChar w:fldCharType="begin"/>
      </w:r>
      <w:r w:rsidRPr="00630204">
        <w:rPr>
          <w:b/>
          <w:highlight w:val="yellow"/>
        </w:rPr>
        <w:instrText xml:space="preserve"> REF _Ref96887513 \r \h  \* MERGEFORMAT </w:instrText>
      </w:r>
      <w:r w:rsidRPr="00630204">
        <w:rPr>
          <w:b/>
          <w:highlight w:val="yellow"/>
        </w:rPr>
      </w:r>
      <w:r w:rsidRPr="00630204">
        <w:rPr>
          <w:b/>
          <w:highlight w:val="yellow"/>
        </w:rPr>
        <w:fldChar w:fldCharType="separate"/>
      </w:r>
      <w:ins w:author="Isabela Alves Pereira Oliveira" w:date="2025-12-12T11:58:00Z" w16du:dateUtc="2025-12-12T14:58:00Z" w:id="1084">
        <w:r w:rsidR="00510DE6">
          <w:rPr>
            <w:b/>
            <w:highlight w:val="yellow"/>
          </w:rPr>
          <w:fldChar w:fldCharType="begin"/>
        </w:r>
        <w:r w:rsidR="00510DE6">
          <w:rPr>
            <w:b/>
            <w:highlight w:val="yellow"/>
          </w:rPr>
          <w:instrText xml:space="preserve"> REF _Ref216433123 \r \h </w:instrText>
        </w:r>
      </w:ins>
      <w:r w:rsidR="00510DE6">
        <w:rPr>
          <w:b/>
          <w:highlight w:val="yellow"/>
        </w:rPr>
      </w:r>
      <w:ins w:author="Isabela Alves Pereira Oliveira" w:date="2025-12-12T11:58:00Z" w16du:dateUtc="2025-12-12T14:58:00Z" w:id="1085">
        <w:r w:rsidR="00510DE6">
          <w:rPr>
            <w:b/>
            <w:highlight w:val="yellow"/>
          </w:rPr>
          <w:fldChar w:fldCharType="separate"/>
        </w:r>
        <w:r w:rsidR="00510DE6">
          <w:rPr>
            <w:b/>
            <w:highlight w:val="yellow"/>
          </w:rPr>
          <w:t>Apêndice 2</w:t>
        </w:r>
        <w:r w:rsidR="00510DE6">
          <w:rPr>
            <w:b/>
            <w:highlight w:val="yellow"/>
          </w:rPr>
          <w:fldChar w:fldCharType="end"/>
        </w:r>
      </w:ins>
      <w:del w:author="Isabela Alves Pereira Oliveira" w:date="2025-12-12T09:24:00Z" w16du:dateUtc="2025-12-12T12:24:00Z" w:id="1086">
        <w:r w:rsidRPr="00630204" w:rsidDel="00DA0233">
          <w:rPr>
            <w:b/>
            <w:highlight w:val="yellow"/>
          </w:rPr>
          <w:delText>Apêndice 2</w:delText>
        </w:r>
      </w:del>
      <w:r w:rsidRPr="00630204">
        <w:rPr>
          <w:b/>
          <w:highlight w:val="yellow"/>
        </w:rPr>
        <w:fldChar w:fldCharType="end"/>
      </w:r>
      <w:r w:rsidRPr="160BC4F4">
        <w:rPr>
          <w:b/>
        </w:rPr>
        <w:t xml:space="preserve"> </w:t>
      </w:r>
      <w:r w:rsidRPr="00186B76">
        <w:t xml:space="preserve">deste </w:t>
      </w:r>
      <w:r w:rsidRPr="160BC4F4">
        <w:rPr>
          <w:b/>
        </w:rPr>
        <w:t>Contrato</w:t>
      </w:r>
      <w:r w:rsidRPr="00186B76">
        <w:t>.</w:t>
      </w:r>
    </w:p>
    <w:p w:rsidR="00B31CF6" w:rsidP="00630204" w:rsidRDefault="00B31CF6" w14:paraId="11040E24" w14:textId="77777777">
      <w:pPr>
        <w:pStyle w:val="MinutadeContrato"/>
      </w:pPr>
    </w:p>
    <w:p w:rsidR="007D7877" w:rsidP="00630204" w:rsidRDefault="005F6644" w14:paraId="385A880A" w14:textId="3190F6E5">
      <w:pPr>
        <w:pStyle w:val="MinutadeContrato"/>
        <w:numPr>
          <w:ilvl w:val="2"/>
          <w:numId w:val="2"/>
        </w:numPr>
      </w:pPr>
      <w:r w:rsidRPr="00186B76">
        <w:t xml:space="preserve">Apresentadas discordâncias pela </w:t>
      </w:r>
      <w:r w:rsidRPr="00186B76">
        <w:rPr>
          <w:b/>
        </w:rPr>
        <w:t>Arrendatária</w:t>
      </w:r>
      <w:r w:rsidRPr="00186B76">
        <w:t xml:space="preserve">, mediante comunicação por escrito, o </w:t>
      </w:r>
      <w:r w:rsidRPr="00186B76">
        <w:rPr>
          <w:b/>
        </w:rPr>
        <w:t>Poder Concedente</w:t>
      </w:r>
      <w:r w:rsidRPr="00186B76">
        <w:t xml:space="preserve"> deverá manifestar-se no prazo de 30 (trinta) dias.</w:t>
      </w:r>
    </w:p>
    <w:p w:rsidR="007D7877" w:rsidP="007D7877" w:rsidRDefault="007D7877" w14:paraId="0421C599" w14:textId="77777777">
      <w:pPr>
        <w:pStyle w:val="PargrafodaLista"/>
      </w:pPr>
    </w:p>
    <w:p w:rsidR="00B31CF6" w:rsidP="00630204" w:rsidRDefault="005F6644" w14:paraId="3272558C" w14:textId="456B16E7">
      <w:pPr>
        <w:pStyle w:val="MinutadeContrato"/>
        <w:numPr>
          <w:ilvl w:val="2"/>
          <w:numId w:val="2"/>
        </w:numPr>
      </w:pPr>
      <w:r w:rsidRPr="00186B76">
        <w:t>Caso as divergências não sejam tempestivamente solucionadas, o prazo para assinatura do Termo de Aceitação Definitiva e Permissão de Uso de Ativos ficará prorrogado, por igual período.</w:t>
      </w:r>
    </w:p>
    <w:p w:rsidR="00B31CF6" w:rsidP="007D7877" w:rsidRDefault="00B31CF6" w14:paraId="639F28A2" w14:textId="77777777">
      <w:pPr>
        <w:pStyle w:val="MinutadeContrato"/>
      </w:pPr>
    </w:p>
    <w:p w:rsidR="007D7877" w:rsidP="007D7877" w:rsidRDefault="005F6644" w14:paraId="7778CAD0" w14:textId="77777777">
      <w:pPr>
        <w:pStyle w:val="MinutadeContrato"/>
        <w:numPr>
          <w:ilvl w:val="1"/>
          <w:numId w:val="2"/>
        </w:numPr>
      </w:pPr>
      <w:bookmarkStart w:name="_Ref77026999" w:id="1087"/>
      <w:r>
        <w:t xml:space="preserve">A </w:t>
      </w:r>
      <w:r w:rsidRPr="00CD4E59">
        <w:rPr>
          <w:b/>
        </w:rPr>
        <w:t>Arrendatária</w:t>
      </w:r>
      <w:r>
        <w:t xml:space="preserve"> poderá se valer de contratos de locação de equipamentos ou arrendamento de bens para viabilizar a operação e manutenção do </w:t>
      </w:r>
      <w:r w:rsidRPr="00B57CDB">
        <w:rPr>
          <w:b/>
        </w:rPr>
        <w:t>Arrendamento</w:t>
      </w:r>
      <w:r>
        <w:t xml:space="preserve"> e a prestação das </w:t>
      </w:r>
      <w:r w:rsidRPr="00CD4E59">
        <w:rPr>
          <w:b/>
        </w:rPr>
        <w:t>Atividades</w:t>
      </w:r>
      <w:r>
        <w:t xml:space="preserve"> ao longo do prazo de vigência do </w:t>
      </w:r>
      <w:r w:rsidRPr="00480949">
        <w:rPr>
          <w:b/>
          <w:bCs w:val="0"/>
        </w:rPr>
        <w:t>Arrendamento</w:t>
      </w:r>
      <w:r>
        <w:t xml:space="preserve">. </w:t>
      </w:r>
    </w:p>
    <w:p w:rsidR="007D7877" w:rsidP="007D7877" w:rsidRDefault="007D7877" w14:paraId="3A9E9DCB" w14:textId="77777777">
      <w:pPr>
        <w:pStyle w:val="MinutadeContrato"/>
      </w:pPr>
    </w:p>
    <w:p w:rsidR="00B31CF6" w:rsidP="007D7877" w:rsidRDefault="007D7877" w14:paraId="11F14CE7" w14:textId="628220DD">
      <w:pPr>
        <w:pStyle w:val="MinutadeContrato"/>
        <w:numPr>
          <w:ilvl w:val="2"/>
          <w:numId w:val="2"/>
        </w:numPr>
      </w:pPr>
      <w:r>
        <w:t xml:space="preserve">A </w:t>
      </w:r>
      <w:r w:rsidRPr="007D7877">
        <w:rPr>
          <w:b/>
          <w:bCs w:val="0"/>
        </w:rPr>
        <w:t>Arrendatária</w:t>
      </w:r>
      <w:r>
        <w:t xml:space="preserve"> d</w:t>
      </w:r>
      <w:r w:rsidR="005F6644">
        <w:t xml:space="preserve">everá obrigatoriamente fazer constar de referidos contratos </w:t>
      </w:r>
      <w:r>
        <w:t>c</w:t>
      </w:r>
      <w:r w:rsidRPr="00CD4E59" w:rsidR="005F6644">
        <w:t xml:space="preserve">láusula de sub-rogação ao </w:t>
      </w:r>
      <w:r w:rsidRPr="00CD4E59" w:rsidR="005F6644">
        <w:rPr>
          <w:b/>
        </w:rPr>
        <w:t>Poder Concedente</w:t>
      </w:r>
      <w:r w:rsidRPr="00CD4E59" w:rsidR="005F6644">
        <w:t xml:space="preserve">, que será exercida pelo </w:t>
      </w:r>
      <w:r w:rsidRPr="00CD4E59" w:rsidR="005F6644">
        <w:rPr>
          <w:b/>
        </w:rPr>
        <w:t>Poder Concedente</w:t>
      </w:r>
      <w:r w:rsidRPr="00CD4E59" w:rsidR="005F6644">
        <w:t xml:space="preserve"> a seu exclusivo critério, nas hipóteses de extinção do </w:t>
      </w:r>
      <w:r w:rsidRPr="00B57CDB" w:rsidR="005F6644">
        <w:rPr>
          <w:b/>
        </w:rPr>
        <w:t>Arrendamento</w:t>
      </w:r>
      <w:r w:rsidRPr="00CD4E59" w:rsidR="005F6644">
        <w:t>.</w:t>
      </w:r>
      <w:bookmarkEnd w:id="1087"/>
    </w:p>
    <w:p w:rsidR="00B31CF6" w:rsidP="007D7877" w:rsidRDefault="00B31CF6" w14:paraId="6BE6B979" w14:textId="77777777">
      <w:pPr>
        <w:pStyle w:val="MinutadeContrato"/>
      </w:pPr>
    </w:p>
    <w:p w:rsidR="00B31CF6" w:rsidP="007D7877" w:rsidRDefault="005F6644" w14:paraId="034694D1" w14:textId="45B96D01">
      <w:pPr>
        <w:pStyle w:val="MinutadeContrato"/>
        <w:numPr>
          <w:ilvl w:val="2"/>
          <w:numId w:val="2"/>
        </w:numPr>
      </w:pPr>
      <w:r w:rsidRPr="00CD4E59">
        <w:t xml:space="preserve">A locação de equipamentos ou arrendamento de bens de que dispõe a </w:t>
      </w:r>
      <w:r w:rsidRPr="007D7877">
        <w:rPr>
          <w:highlight w:val="yellow"/>
        </w:rPr>
        <w:t xml:space="preserve">Subcláusula </w:t>
      </w:r>
      <w:r w:rsidRPr="007D7877">
        <w:rPr>
          <w:highlight w:val="yellow"/>
        </w:rPr>
        <w:fldChar w:fldCharType="begin"/>
      </w:r>
      <w:r w:rsidRPr="007D7877">
        <w:rPr>
          <w:highlight w:val="yellow"/>
        </w:rPr>
        <w:instrText xml:space="preserve"> REF _Ref77026999 \r \h  \* MERGEFORMAT </w:instrText>
      </w:r>
      <w:r w:rsidRPr="007D7877">
        <w:rPr>
          <w:highlight w:val="yellow"/>
        </w:rPr>
      </w:r>
      <w:r w:rsidRPr="007D7877">
        <w:rPr>
          <w:highlight w:val="yellow"/>
        </w:rPr>
        <w:fldChar w:fldCharType="separate"/>
      </w:r>
      <w:r w:rsidR="00C55F81">
        <w:rPr>
          <w:highlight w:val="yellow"/>
        </w:rPr>
        <w:t>15.5</w:t>
      </w:r>
      <w:r w:rsidRPr="007D7877">
        <w:rPr>
          <w:highlight w:val="yellow"/>
        </w:rPr>
        <w:fldChar w:fldCharType="end"/>
      </w:r>
      <w:r>
        <w:t xml:space="preserve"> </w:t>
      </w:r>
      <w:r w:rsidRPr="00CD4E59">
        <w:t xml:space="preserve">não poderá ser adotada para descumprimento pela </w:t>
      </w:r>
      <w:r w:rsidRPr="00E862E8">
        <w:rPr>
          <w:b/>
        </w:rPr>
        <w:t>Arrendatária</w:t>
      </w:r>
      <w:r w:rsidRPr="00CD4E59">
        <w:t xml:space="preserve"> de seu dever de adquirir, atualizar e modernizar os equipamentos que serão objeto de reversão à </w:t>
      </w:r>
      <w:r w:rsidRPr="00E862E8">
        <w:rPr>
          <w:b/>
        </w:rPr>
        <w:t>União</w:t>
      </w:r>
      <w:r w:rsidRPr="00CD4E59">
        <w:t xml:space="preserve">, nos termos deste </w:t>
      </w:r>
      <w:r w:rsidRPr="00E862E8">
        <w:rPr>
          <w:b/>
        </w:rPr>
        <w:t>Contrato</w:t>
      </w:r>
      <w:r w:rsidRPr="00CD4E59">
        <w:t xml:space="preserve">, o que será regulado e fiscalizado pela </w:t>
      </w:r>
      <w:r w:rsidRPr="00E862E8">
        <w:rPr>
          <w:b/>
        </w:rPr>
        <w:t>ANTAQ</w:t>
      </w:r>
      <w:r w:rsidRPr="00CD4E59">
        <w:t>.</w:t>
      </w:r>
    </w:p>
    <w:p w:rsidR="00B31CF6" w:rsidP="007D7877" w:rsidRDefault="00B31CF6" w14:paraId="0D664302" w14:textId="77777777">
      <w:pPr>
        <w:pStyle w:val="MinutadeContrato"/>
      </w:pPr>
    </w:p>
    <w:p w:rsidR="00B31CF6" w:rsidP="007D7877" w:rsidRDefault="005F6644" w14:paraId="7E1F28B9" w14:textId="77777777">
      <w:pPr>
        <w:pStyle w:val="MinutadeContrato"/>
        <w:numPr>
          <w:ilvl w:val="1"/>
          <w:numId w:val="2"/>
        </w:numPr>
      </w:pPr>
      <w:r w:rsidRPr="00186B76">
        <w:t xml:space="preserve">A </w:t>
      </w:r>
      <w:r w:rsidRPr="00186B76">
        <w:rPr>
          <w:b/>
        </w:rPr>
        <w:t>Arrendatária</w:t>
      </w:r>
      <w:r w:rsidRPr="00186B76">
        <w:t xml:space="preserve"> declara que tem conhecimento da natureza e das condições dos </w:t>
      </w:r>
      <w:r w:rsidRPr="00186B76">
        <w:rPr>
          <w:b/>
        </w:rPr>
        <w:t xml:space="preserve">Bens do Arrendamento </w:t>
      </w:r>
      <w:r w:rsidRPr="00186B76">
        <w:t xml:space="preserve">que lhe serão cedidos pelo </w:t>
      </w:r>
      <w:r w:rsidRPr="00186B76">
        <w:rPr>
          <w:b/>
        </w:rPr>
        <w:t>Poder Concedente,</w:t>
      </w:r>
      <w:r w:rsidRPr="00186B76">
        <w:t xml:space="preserve"> nos termos deste </w:t>
      </w:r>
      <w:r w:rsidRPr="00186B76">
        <w:rPr>
          <w:b/>
        </w:rPr>
        <w:t>Contrato</w:t>
      </w:r>
      <w:r w:rsidRPr="00186B76">
        <w:t xml:space="preserve"> e seus </w:t>
      </w:r>
      <w:r w:rsidRPr="00186B76">
        <w:rPr>
          <w:b/>
        </w:rPr>
        <w:t>Anexos</w:t>
      </w:r>
      <w:r w:rsidRPr="00186B76">
        <w:t>.</w:t>
      </w:r>
    </w:p>
    <w:p w:rsidR="00B31CF6" w:rsidP="007D7877" w:rsidRDefault="00B31CF6" w14:paraId="27255482" w14:textId="77777777">
      <w:pPr>
        <w:pStyle w:val="MinutadeContrato"/>
      </w:pPr>
    </w:p>
    <w:p w:rsidR="00B31CF6" w:rsidP="007D7877" w:rsidRDefault="005F6644" w14:paraId="5E140698" w14:textId="539554CB">
      <w:pPr>
        <w:pStyle w:val="MinutadeContrato"/>
        <w:numPr>
          <w:ilvl w:val="1"/>
          <w:numId w:val="2"/>
        </w:numPr>
      </w:pPr>
      <w:r w:rsidRPr="00186B76">
        <w:t xml:space="preserve">Ressalvados os casos de </w:t>
      </w:r>
      <w:r w:rsidRPr="00186B76">
        <w:rPr>
          <w:b/>
        </w:rPr>
        <w:t>Revisão Extraordinária</w:t>
      </w:r>
      <w:r w:rsidRPr="00186B76">
        <w:t xml:space="preserve"> previstos na </w:t>
      </w:r>
      <w:r w:rsidRPr="007D7877">
        <w:rPr>
          <w:highlight w:val="yellow"/>
        </w:rPr>
        <w:t xml:space="preserve">Subcláusula </w:t>
      </w:r>
      <w:r w:rsidRPr="007D7877">
        <w:rPr>
          <w:highlight w:val="yellow"/>
        </w:rPr>
        <w:fldChar w:fldCharType="begin"/>
      </w:r>
      <w:r w:rsidRPr="007D7877">
        <w:rPr>
          <w:highlight w:val="yellow"/>
        </w:rPr>
        <w:instrText xml:space="preserve"> REF _Ref77027034 \r \h  \* MERGEFORMAT </w:instrText>
      </w:r>
      <w:r w:rsidRPr="007D7877">
        <w:rPr>
          <w:highlight w:val="yellow"/>
        </w:rPr>
      </w:r>
      <w:r w:rsidRPr="007D7877">
        <w:rPr>
          <w:highlight w:val="yellow"/>
        </w:rPr>
        <w:fldChar w:fldCharType="separate"/>
      </w:r>
      <w:r w:rsidR="00C55F81">
        <w:rPr>
          <w:highlight w:val="yellow"/>
        </w:rPr>
        <w:t>14.2.2</w:t>
      </w:r>
      <w:r w:rsidRPr="007D7877">
        <w:rPr>
          <w:highlight w:val="yellow"/>
        </w:rPr>
        <w:fldChar w:fldCharType="end"/>
      </w:r>
      <w:r w:rsidR="007D7877">
        <w:t>,</w:t>
      </w:r>
      <w:r>
        <w:t xml:space="preserve"> </w:t>
      </w:r>
      <w:r w:rsidRPr="00186B76">
        <w:t xml:space="preserve">todos os </w:t>
      </w:r>
      <w:r w:rsidRPr="00186B76">
        <w:rPr>
          <w:b/>
        </w:rPr>
        <w:t>Bens do Arrendamento</w:t>
      </w:r>
      <w:r w:rsidRPr="00186B76">
        <w:t xml:space="preserve"> ou investimentos neles realizados, inclusive na manutenção da atualidade e modernidade dos </w:t>
      </w:r>
      <w:r w:rsidRPr="00186B76">
        <w:rPr>
          <w:b/>
        </w:rPr>
        <w:t>Bens do Arrendamento</w:t>
      </w:r>
      <w:r w:rsidRPr="00186B76">
        <w:t xml:space="preserve"> e das </w:t>
      </w:r>
      <w:r w:rsidRPr="00186B76">
        <w:rPr>
          <w:b/>
        </w:rPr>
        <w:t>Atividades</w:t>
      </w:r>
      <w:r w:rsidRPr="00186B76">
        <w:t xml:space="preserve"> a eles associadas, deverão ser integralmente amortizados pela </w:t>
      </w:r>
      <w:r w:rsidRPr="00186B76">
        <w:rPr>
          <w:b/>
        </w:rPr>
        <w:t>Arrendatária</w:t>
      </w:r>
      <w:r w:rsidRPr="00186B76">
        <w:t xml:space="preserve"> no prazo de vigência do </w:t>
      </w:r>
      <w:r w:rsidRPr="00186B76">
        <w:rPr>
          <w:b/>
        </w:rPr>
        <w:t>Contrato</w:t>
      </w:r>
      <w:r w:rsidRPr="00186B76">
        <w:t xml:space="preserve">, de acordo com os termos da legislação vigente e deste </w:t>
      </w:r>
      <w:r w:rsidRPr="00186B76">
        <w:rPr>
          <w:b/>
        </w:rPr>
        <w:t>Contrato</w:t>
      </w:r>
      <w:r w:rsidRPr="00186B76">
        <w:t>, não cabendo qualquer pleito de recomposição do equilíbrio econômico-financeiro no advento do termo contratual.</w:t>
      </w:r>
    </w:p>
    <w:p w:rsidR="00B31CF6" w:rsidP="007D7877" w:rsidRDefault="00B31CF6" w14:paraId="5E27BC37" w14:textId="77777777">
      <w:pPr>
        <w:pStyle w:val="MinutadeContrato"/>
      </w:pPr>
    </w:p>
    <w:p w:rsidR="00B31CF6" w:rsidP="007D7877" w:rsidRDefault="005F6644" w14:paraId="5B82A7FE" w14:textId="77777777">
      <w:pPr>
        <w:pStyle w:val="MinutadeContrato"/>
        <w:numPr>
          <w:ilvl w:val="1"/>
          <w:numId w:val="2"/>
        </w:numPr>
      </w:pPr>
      <w:r w:rsidRPr="00186B76">
        <w:t xml:space="preserve">O controle e acompanhamento dos </w:t>
      </w:r>
      <w:r w:rsidRPr="00186B76">
        <w:rPr>
          <w:b/>
        </w:rPr>
        <w:t>Bens do Arrendamento</w:t>
      </w:r>
      <w:r w:rsidRPr="00186B76">
        <w:t xml:space="preserve"> serão realizados conforme as regras previstas no regulamento da </w:t>
      </w:r>
      <w:r w:rsidRPr="00186B76">
        <w:rPr>
          <w:b/>
        </w:rPr>
        <w:t>ANTAQ</w:t>
      </w:r>
      <w:r w:rsidRPr="00186B76">
        <w:t xml:space="preserve">, neste </w:t>
      </w:r>
      <w:r w:rsidRPr="00186B76">
        <w:rPr>
          <w:b/>
        </w:rPr>
        <w:t>Contrato</w:t>
      </w:r>
      <w:r w:rsidRPr="00186B76">
        <w:t xml:space="preserve"> e em seus </w:t>
      </w:r>
      <w:r w:rsidRPr="00186B76">
        <w:rPr>
          <w:b/>
        </w:rPr>
        <w:t>Anexos</w:t>
      </w:r>
      <w:r w:rsidRPr="00186B76">
        <w:t>.</w:t>
      </w:r>
    </w:p>
    <w:p w:rsidR="00B31CF6" w:rsidP="007D7877" w:rsidRDefault="00B31CF6" w14:paraId="356C84A4" w14:textId="77777777">
      <w:pPr>
        <w:pStyle w:val="MinutadeContrato"/>
      </w:pPr>
    </w:p>
    <w:p w:rsidR="00B31CF6" w:rsidP="00CF1DAE" w:rsidRDefault="005F6644" w14:paraId="2D13F333" w14:textId="77777777">
      <w:pPr>
        <w:pStyle w:val="MinutadeContrato"/>
        <w:numPr>
          <w:ilvl w:val="1"/>
          <w:numId w:val="2"/>
        </w:numPr>
      </w:pPr>
      <w:r w:rsidRPr="00186B76">
        <w:t xml:space="preserve">A reversão dos </w:t>
      </w:r>
      <w:r w:rsidRPr="00186B76">
        <w:rPr>
          <w:b/>
        </w:rPr>
        <w:t>Bens do Arrendamento</w:t>
      </w:r>
      <w:r w:rsidRPr="00186B76">
        <w:t xml:space="preserve"> ao </w:t>
      </w:r>
      <w:r w:rsidRPr="00186B76">
        <w:rPr>
          <w:b/>
        </w:rPr>
        <w:t>Poder Concedente</w:t>
      </w:r>
      <w:r w:rsidRPr="00186B76">
        <w:t xml:space="preserve"> nos casos de extinção do </w:t>
      </w:r>
      <w:r w:rsidRPr="00186B76">
        <w:rPr>
          <w:b/>
        </w:rPr>
        <w:t>Contrato</w:t>
      </w:r>
      <w:r w:rsidRPr="00186B76">
        <w:t xml:space="preserve"> rege-se pelas disposições aplicáveis deste </w:t>
      </w:r>
      <w:r w:rsidRPr="00186B76">
        <w:rPr>
          <w:b/>
        </w:rPr>
        <w:t>Contrato</w:t>
      </w:r>
      <w:r w:rsidRPr="00186B76">
        <w:t xml:space="preserve"> e pela legislação vigente à época do evento de reversão, </w:t>
      </w:r>
      <w:bookmarkStart w:name="_Hlk528787170" w:id="1088"/>
      <w:r w:rsidRPr="00186B76">
        <w:t>respeitadas eventuais cláusulas expressas no presente instrumento acerca da matéria.</w:t>
      </w:r>
      <w:bookmarkEnd w:id="1088"/>
    </w:p>
    <w:p w:rsidR="00B31CF6" w:rsidP="00CF1DAE" w:rsidRDefault="00B31CF6" w14:paraId="1F294852" w14:textId="77777777">
      <w:pPr>
        <w:pStyle w:val="MinutadeContrato"/>
      </w:pPr>
    </w:p>
    <w:p w:rsidR="00B31CF6" w:rsidP="00CF1DAE" w:rsidRDefault="00D90CF0" w14:paraId="60C10025" w14:textId="5CAD95EB">
      <w:pPr>
        <w:pStyle w:val="MinutadeContrato"/>
        <w:numPr>
          <w:ilvl w:val="0"/>
          <w:numId w:val="2"/>
        </w:numPr>
        <w:outlineLvl w:val="0"/>
        <w:rPr>
          <w:rFonts w:cstheme="minorBidi"/>
          <w:b/>
        </w:rPr>
      </w:pPr>
      <w:bookmarkStart w:name="_Toc342606215" w:id="1089"/>
      <w:bookmarkStart w:name="_Toc367195625" w:id="1090"/>
      <w:bookmarkStart w:name="_Toc468105437" w:id="1091"/>
      <w:bookmarkStart w:name="_Toc497310014" w:id="1092"/>
      <w:bookmarkStart w:name="_Toc506983785" w:id="1093"/>
      <w:bookmarkStart w:name="_Toc505936365" w:id="1094"/>
      <w:bookmarkStart w:name="_Toc479169594" w:id="1095"/>
      <w:bookmarkStart w:name="_Toc516653226" w:id="1096"/>
      <w:bookmarkStart w:name="_Toc508876311" w:id="1097"/>
      <w:bookmarkStart w:name="_Toc498342647" w:id="1098"/>
      <w:bookmarkStart w:name="_Toc508098046" w:id="1099"/>
      <w:bookmarkStart w:name="_Toc504641343" w:id="1100"/>
      <w:bookmarkStart w:name="_Toc506986410" w:id="1101"/>
      <w:bookmarkStart w:name="_Toc498417172" w:id="1102"/>
      <w:bookmarkStart w:name="_Toc508101060" w:id="1103"/>
      <w:bookmarkStart w:name="_Toc516670504" w:id="1104"/>
      <w:bookmarkStart w:name="_Toc516653089" w:id="1105"/>
      <w:bookmarkStart w:name="_Toc516685285" w:id="1106"/>
      <w:bookmarkStart w:name="_Toc508011938" w:id="1107"/>
      <w:bookmarkStart w:name="_Toc508905843" w:id="1108"/>
      <w:bookmarkStart w:name="_Toc511294289" w:id="1109"/>
      <w:bookmarkStart w:name="_Toc509418079" w:id="1110"/>
      <w:bookmarkStart w:name="_Toc511292817" w:id="1111"/>
      <w:bookmarkStart w:name="_Toc508906551" w:id="1112"/>
      <w:bookmarkStart w:name="_Toc520129642" w:id="1113"/>
      <w:bookmarkStart w:name="_Toc529542943" w:id="1114"/>
      <w:bookmarkStart w:name="_Toc529543234" w:id="1115"/>
      <w:bookmarkStart w:name="_Toc520135209" w:id="1116"/>
      <w:bookmarkStart w:name="_Toc531161637" w:id="1117"/>
      <w:bookmarkStart w:name="_Toc5721032" w:id="1118"/>
      <w:bookmarkStart w:name="_Toc5779504" w:id="1119"/>
      <w:bookmarkStart w:name="_Toc26373512" w:id="1120"/>
      <w:bookmarkStart w:name="_Toc23416581" w:id="1121"/>
      <w:bookmarkStart w:name="_Toc216433095" w:id="1122"/>
      <w:bookmarkStart w:name="_Toc140250760" w:id="1123"/>
      <w:bookmarkStart w:name="_Toc140250869" w:id="1124"/>
      <w:bookmarkStart w:name="_Toc158801457" w:id="1125"/>
      <w:bookmarkStart w:name="_Toc161570516" w:id="1126"/>
      <w:bookmarkStart w:name="_Toc344451302" w:id="1127"/>
      <w:bookmarkEnd w:id="1089"/>
      <w:r>
        <w:rPr>
          <w:rFonts w:cstheme="minorBidi"/>
          <w:b/>
        </w:rPr>
        <w:t xml:space="preserve">Dos </w:t>
      </w:r>
      <w:r w:rsidRPr="18FDD54D" w:rsidR="005F6644">
        <w:rPr>
          <w:rFonts w:cstheme="minorBidi"/>
          <w:b/>
        </w:rPr>
        <w:t>Seguros</w:t>
      </w:r>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rsidR="00B31CF6" w:rsidP="00CF1DAE" w:rsidRDefault="00B31CF6" w14:paraId="0DC822DF" w14:textId="77777777">
      <w:pPr>
        <w:pStyle w:val="MinutadeContrato"/>
        <w:rPr>
          <w:rFonts w:cstheme="minorBidi"/>
          <w:b/>
        </w:rPr>
      </w:pPr>
    </w:p>
    <w:p w:rsidR="00B31CF6" w:rsidP="00CF1DAE" w:rsidRDefault="005F6644" w14:paraId="4643F7F6" w14:textId="77777777">
      <w:pPr>
        <w:pStyle w:val="MinutadeContrato"/>
        <w:numPr>
          <w:ilvl w:val="1"/>
          <w:numId w:val="2"/>
        </w:numPr>
      </w:pPr>
      <w:r>
        <w:t xml:space="preserve">A </w:t>
      </w:r>
      <w:r w:rsidRPr="160BC4F4">
        <w:rPr>
          <w:b/>
        </w:rPr>
        <w:t>Arrendatária</w:t>
      </w:r>
      <w:r>
        <w:t xml:space="preserve"> deverá manter os seguros durante toda a execução das </w:t>
      </w:r>
      <w:r w:rsidRPr="160BC4F4">
        <w:rPr>
          <w:b/>
        </w:rPr>
        <w:t>Atividades</w:t>
      </w:r>
      <w:r>
        <w:t xml:space="preserve">, até o encerramento do </w:t>
      </w:r>
      <w:r w:rsidRPr="160BC4F4">
        <w:rPr>
          <w:b/>
        </w:rPr>
        <w:t>Contrato</w:t>
      </w:r>
      <w:r>
        <w:t xml:space="preserve"> e integral cumprimento de seu objeto, considerados essenciais para garantir uma efetiva cobertura para todos os riscos inerentes às </w:t>
      </w:r>
      <w:r w:rsidRPr="160BC4F4">
        <w:rPr>
          <w:b/>
        </w:rPr>
        <w:t>Atividades</w:t>
      </w:r>
      <w:r>
        <w:t>.</w:t>
      </w:r>
    </w:p>
    <w:p w:rsidR="00B31CF6" w:rsidP="00CF1DAE" w:rsidRDefault="00B31CF6" w14:paraId="51EE7783" w14:textId="77777777">
      <w:pPr>
        <w:pStyle w:val="MinutadeContrato"/>
      </w:pPr>
    </w:p>
    <w:p w:rsidR="00B31CF6" w:rsidP="00CF1DAE" w:rsidRDefault="005F6644" w14:paraId="7F0F345A" w14:textId="21BFDFFD">
      <w:pPr>
        <w:pStyle w:val="MinutadeContrato"/>
        <w:numPr>
          <w:ilvl w:val="1"/>
          <w:numId w:val="2"/>
        </w:numPr>
      </w:pPr>
      <w:r>
        <w:t xml:space="preserve">Todas as apólices de seguros a serem contratados pela </w:t>
      </w:r>
      <w:r w:rsidRPr="00A06554">
        <w:rPr>
          <w:b/>
          <w:bCs w:val="0"/>
        </w:rPr>
        <w:t>Arrendatária</w:t>
      </w:r>
      <w:r>
        <w:t xml:space="preserve"> deverão estabelecer cláusula elencando o </w:t>
      </w:r>
      <w:r w:rsidRPr="00354BE2">
        <w:rPr>
          <w:b/>
          <w:bCs w:val="0"/>
        </w:rPr>
        <w:t>Poder Concedente</w:t>
      </w:r>
      <w:r>
        <w:t xml:space="preserve">, seus representantes, os </w:t>
      </w:r>
      <w:r w:rsidRPr="00B46CE6" w:rsidR="00B46CE6">
        <w:rPr>
          <w:b/>
          <w:bCs w:val="0"/>
        </w:rPr>
        <w:t>F</w:t>
      </w:r>
      <w:r w:rsidRPr="00B46CE6">
        <w:rPr>
          <w:b/>
          <w:bCs w:val="0"/>
        </w:rPr>
        <w:t>inanciadores</w:t>
      </w:r>
      <w:r>
        <w:t>, e seus sucessores, como cossegurados</w:t>
      </w:r>
      <w:r w:rsidR="00CF1DAE">
        <w:t>,</w:t>
      </w:r>
      <w:r>
        <w:t xml:space="preserve"> bem como deverão estipular que não terão cláusulas canceladas ou alteradas sem a anuência do </w:t>
      </w:r>
      <w:r w:rsidRPr="00354BE2">
        <w:rPr>
          <w:b/>
          <w:bCs w:val="0"/>
        </w:rPr>
        <w:t>Poder Concedente</w:t>
      </w:r>
      <w:r>
        <w:t>.</w:t>
      </w:r>
    </w:p>
    <w:p w:rsidR="00B31CF6" w:rsidP="00CF1DAE" w:rsidRDefault="00B31CF6" w14:paraId="446BC6C3" w14:textId="77777777">
      <w:pPr>
        <w:pStyle w:val="MinutadeContrato"/>
      </w:pPr>
    </w:p>
    <w:p w:rsidR="00B31CF6" w:rsidP="00CF1DAE" w:rsidRDefault="005F6644" w14:paraId="70D50191" w14:textId="77777777">
      <w:pPr>
        <w:pStyle w:val="MinutadeContrato"/>
        <w:numPr>
          <w:ilvl w:val="1"/>
          <w:numId w:val="2"/>
        </w:numPr>
      </w:pPr>
      <w:r>
        <w:t xml:space="preserve">Qualquer ação ou omissão da </w:t>
      </w:r>
      <w:r w:rsidRPr="160BC4F4">
        <w:rPr>
          <w:b/>
        </w:rPr>
        <w:t>Arrendatária</w:t>
      </w:r>
      <w:r>
        <w:t xml:space="preserve"> que venha a ocasionar perda ou redução das coberturas de qualquer seguro exigido nos termos do </w:t>
      </w:r>
      <w:r w:rsidRPr="160BC4F4">
        <w:rPr>
          <w:b/>
        </w:rPr>
        <w:t>Contrato</w:t>
      </w:r>
      <w:r>
        <w:t xml:space="preserve"> implicará total responsabilidade da </w:t>
      </w:r>
      <w:r w:rsidRPr="160BC4F4">
        <w:rPr>
          <w:b/>
        </w:rPr>
        <w:t>Arrendatária</w:t>
      </w:r>
      <w:r>
        <w:t xml:space="preserve"> pelas quantias que seriam indenizadas pela seguradora em caso de sinistro, sem prejuízo da imposição das penalidades previstas neste </w:t>
      </w:r>
      <w:r w:rsidRPr="160BC4F4">
        <w:rPr>
          <w:b/>
        </w:rPr>
        <w:t>Contrato</w:t>
      </w:r>
      <w:r>
        <w:t xml:space="preserve"> e em seus </w:t>
      </w:r>
      <w:r w:rsidRPr="160BC4F4">
        <w:rPr>
          <w:b/>
        </w:rPr>
        <w:t xml:space="preserve">Anexos, </w:t>
      </w:r>
      <w:r>
        <w:t xml:space="preserve">bem como daquelas dispostas nas regulamentações da </w:t>
      </w:r>
      <w:r w:rsidRPr="160BC4F4">
        <w:rPr>
          <w:b/>
        </w:rPr>
        <w:t>ANTAQ</w:t>
      </w:r>
      <w:r>
        <w:t xml:space="preserve"> e do </w:t>
      </w:r>
      <w:r w:rsidRPr="160BC4F4">
        <w:rPr>
          <w:b/>
        </w:rPr>
        <w:t>Poder Concedente</w:t>
      </w:r>
      <w:r>
        <w:t>.</w:t>
      </w:r>
    </w:p>
    <w:p w:rsidR="00B31CF6" w:rsidP="00CF1DAE" w:rsidRDefault="00B31CF6" w14:paraId="75B50F70" w14:textId="77777777">
      <w:pPr>
        <w:pStyle w:val="MinutadeContrato"/>
      </w:pPr>
    </w:p>
    <w:p w:rsidR="00B31CF6" w:rsidP="00CF1DAE" w:rsidRDefault="005F6644" w14:paraId="751ED8B2" w14:textId="77777777">
      <w:pPr>
        <w:pStyle w:val="MinutadeContrato"/>
        <w:numPr>
          <w:ilvl w:val="1"/>
          <w:numId w:val="2"/>
        </w:numPr>
      </w:pPr>
      <w:bookmarkStart w:name="_Ref96887709" w:id="1128"/>
      <w:r>
        <w:t xml:space="preserve">Antes de iniciar quaisquer das obras previstas no </w:t>
      </w:r>
      <w:r w:rsidRPr="160BC4F4">
        <w:rPr>
          <w:b/>
        </w:rPr>
        <w:t>Contrato</w:t>
      </w:r>
      <w:r>
        <w:t xml:space="preserve"> e em seus </w:t>
      </w:r>
      <w:r w:rsidRPr="160BC4F4">
        <w:rPr>
          <w:b/>
        </w:rPr>
        <w:t>Anexos</w:t>
      </w:r>
      <w:r>
        <w:t xml:space="preserve">, e com vigência até sua conclusão, a </w:t>
      </w:r>
      <w:r w:rsidRPr="160BC4F4">
        <w:rPr>
          <w:b/>
        </w:rPr>
        <w:t>Arrendatária</w:t>
      </w:r>
      <w:r>
        <w:t xml:space="preserve"> deverá:</w:t>
      </w:r>
      <w:bookmarkEnd w:id="1128"/>
    </w:p>
    <w:p w:rsidR="00B31CF6" w:rsidP="00CF1DAE" w:rsidRDefault="00B31CF6" w14:paraId="3E1E2B68" w14:textId="77777777">
      <w:pPr>
        <w:pStyle w:val="MinutadeContrato"/>
      </w:pPr>
    </w:p>
    <w:p w:rsidR="00CF1DAE" w:rsidP="00CF1DAE" w:rsidRDefault="005F6644" w14:paraId="0C9DF00F" w14:textId="026C9AAE">
      <w:pPr>
        <w:pStyle w:val="MinutadeContrato"/>
        <w:numPr>
          <w:ilvl w:val="2"/>
          <w:numId w:val="2"/>
        </w:numPr>
      </w:pPr>
      <w:r>
        <w:t>Contratar seguro na modalidade Riscos de Engenharia - Obras Civis em Construção e Instalações e Montagem</w:t>
      </w:r>
      <w:r w:rsidR="004C59FD">
        <w:t>.</w:t>
      </w:r>
    </w:p>
    <w:p w:rsidR="00CF1DAE" w:rsidP="00CF1DAE" w:rsidRDefault="00CF1DAE" w14:paraId="37E444FB" w14:textId="77777777">
      <w:pPr>
        <w:pStyle w:val="MinutadeContrato"/>
      </w:pPr>
    </w:p>
    <w:p w:rsidR="00CF1DAE" w:rsidP="00CF1DAE" w:rsidRDefault="00CF1DAE" w14:paraId="2D2D2C26" w14:textId="3DD29009">
      <w:pPr>
        <w:pStyle w:val="MinutadeContrato"/>
        <w:numPr>
          <w:ilvl w:val="3"/>
          <w:numId w:val="2"/>
        </w:numPr>
      </w:pPr>
      <w:r>
        <w:t>A</w:t>
      </w:r>
      <w:r w:rsidR="005F6644">
        <w:t xml:space="preserve"> apólice </w:t>
      </w:r>
      <w:r>
        <w:t xml:space="preserve">deverá </w:t>
      </w:r>
      <w:r w:rsidR="005F6644">
        <w:t xml:space="preserve">contemplar a cobertura básica, englobando todos os testes de aceitação, com valor de importância segurada igual ao valor dos gastos com a execução de obras, valor dos fornecimentos, da montagem eletromecânica, canteiros e outros custos que totalizem a parcela de investimentos, conforme projetos apresentados pela </w:t>
      </w:r>
      <w:r w:rsidRPr="160BC4F4" w:rsidR="005F6644">
        <w:rPr>
          <w:b/>
        </w:rPr>
        <w:t>Arrendatária</w:t>
      </w:r>
      <w:r w:rsidR="005F6644">
        <w:t xml:space="preserve">. </w:t>
      </w:r>
    </w:p>
    <w:p w:rsidR="00CF1DAE" w:rsidP="00CF1DAE" w:rsidRDefault="00CF1DAE" w14:paraId="52C04CEE" w14:textId="77777777">
      <w:pPr>
        <w:pStyle w:val="MinutadeContrato"/>
      </w:pPr>
    </w:p>
    <w:p w:rsidR="00B31CF6" w:rsidP="00CF1DAE" w:rsidRDefault="005F6644" w14:paraId="3B72D411" w14:textId="3903682D">
      <w:pPr>
        <w:pStyle w:val="MinutadeContrato"/>
        <w:numPr>
          <w:ilvl w:val="3"/>
          <w:numId w:val="2"/>
        </w:numPr>
      </w:pPr>
      <w:r>
        <w:t xml:space="preserve">Deverão constar na apólice as seguintes coberturas adicionais: </w:t>
      </w:r>
    </w:p>
    <w:p w:rsidR="00B31CF6" w:rsidP="00CF1DAE" w:rsidRDefault="00B31CF6" w14:paraId="26740807" w14:textId="77777777">
      <w:pPr>
        <w:pStyle w:val="MinutadeContrato"/>
      </w:pPr>
    </w:p>
    <w:p w:rsidR="00B31CF6" w:rsidP="00CF1DAE" w:rsidRDefault="005F6644" w14:paraId="577772BD" w14:textId="77777777">
      <w:pPr>
        <w:pStyle w:val="MinutadeContrato"/>
        <w:numPr>
          <w:ilvl w:val="4"/>
          <w:numId w:val="2"/>
        </w:numPr>
      </w:pPr>
      <w:r w:rsidRPr="00186B76">
        <w:t xml:space="preserve">Riscos do Fabricante; </w:t>
      </w:r>
    </w:p>
    <w:p w:rsidR="00B31CF6" w:rsidP="00CF1DAE" w:rsidRDefault="00B31CF6" w14:paraId="4C64C6D0" w14:textId="77777777">
      <w:pPr>
        <w:pStyle w:val="MinutadeContrato"/>
      </w:pPr>
    </w:p>
    <w:p w:rsidR="00B31CF6" w:rsidP="00CF1DAE" w:rsidRDefault="005F6644" w14:paraId="1D9222EA" w14:textId="77777777">
      <w:pPr>
        <w:pStyle w:val="MinutadeContrato"/>
        <w:numPr>
          <w:ilvl w:val="4"/>
          <w:numId w:val="2"/>
        </w:numPr>
      </w:pPr>
      <w:r w:rsidRPr="00186B76">
        <w:t>Despesas de salvamento e contenção de sinistros;</w:t>
      </w:r>
    </w:p>
    <w:p w:rsidR="00B31CF6" w:rsidP="00CF1DAE" w:rsidRDefault="00B31CF6" w14:paraId="512C0456" w14:textId="77777777">
      <w:pPr>
        <w:pStyle w:val="MinutadeContrato"/>
      </w:pPr>
    </w:p>
    <w:p w:rsidR="00B31CF6" w:rsidP="00CF1DAE" w:rsidRDefault="005F6644" w14:paraId="1FDED930" w14:textId="77777777">
      <w:pPr>
        <w:pStyle w:val="MinutadeContrato"/>
        <w:numPr>
          <w:ilvl w:val="4"/>
          <w:numId w:val="2"/>
        </w:numPr>
      </w:pPr>
      <w:r w:rsidRPr="00186B76">
        <w:t>Maquinaria e equipamento de obra;</w:t>
      </w:r>
    </w:p>
    <w:p w:rsidR="00B31CF6" w:rsidP="00CF1DAE" w:rsidRDefault="00B31CF6" w14:paraId="20AF2ADD" w14:textId="77777777">
      <w:pPr>
        <w:pStyle w:val="MinutadeContrato"/>
      </w:pPr>
    </w:p>
    <w:p w:rsidR="00B31CF6" w:rsidP="00CF1DAE" w:rsidRDefault="005F6644" w14:paraId="2A6075D2" w14:textId="77777777">
      <w:pPr>
        <w:pStyle w:val="MinutadeContrato"/>
        <w:numPr>
          <w:ilvl w:val="4"/>
          <w:numId w:val="2"/>
        </w:numPr>
      </w:pPr>
      <w:r w:rsidRPr="00186B76">
        <w:t>Danos patrimoniais;</w:t>
      </w:r>
    </w:p>
    <w:p w:rsidR="00B31CF6" w:rsidP="00CF1DAE" w:rsidRDefault="00B31CF6" w14:paraId="7B0C2F08" w14:textId="77777777">
      <w:pPr>
        <w:pStyle w:val="MinutadeContrato"/>
      </w:pPr>
    </w:p>
    <w:p w:rsidR="00B31CF6" w:rsidP="00CF1DAE" w:rsidRDefault="005F6644" w14:paraId="25C22F3B" w14:textId="77777777">
      <w:pPr>
        <w:pStyle w:val="MinutadeContrato"/>
        <w:numPr>
          <w:ilvl w:val="4"/>
          <w:numId w:val="2"/>
        </w:numPr>
      </w:pPr>
      <w:r w:rsidRPr="00186B76">
        <w:t>Avaria de máquinas;</w:t>
      </w:r>
    </w:p>
    <w:p w:rsidR="00B31CF6" w:rsidP="004C59FD" w:rsidRDefault="00B31CF6" w14:paraId="1D754271" w14:textId="77777777">
      <w:pPr>
        <w:pStyle w:val="MinutadeContrato"/>
      </w:pPr>
    </w:p>
    <w:p w:rsidR="00B31CF6" w:rsidP="004C59FD" w:rsidRDefault="005F6644" w14:paraId="66860E58" w14:textId="77777777">
      <w:pPr>
        <w:pStyle w:val="MinutadeContrato"/>
        <w:numPr>
          <w:ilvl w:val="4"/>
          <w:numId w:val="2"/>
        </w:numPr>
      </w:pPr>
      <w:r w:rsidRPr="00186B76">
        <w:t xml:space="preserve">Despesas Extraordinárias representando um limite de 10% (dez por cento) da cobertura básica; </w:t>
      </w:r>
    </w:p>
    <w:p w:rsidR="00B31CF6" w:rsidP="004C59FD" w:rsidRDefault="00B31CF6" w14:paraId="36829855" w14:textId="77777777">
      <w:pPr>
        <w:pStyle w:val="MinutadeContrato"/>
      </w:pPr>
    </w:p>
    <w:p w:rsidR="00B31CF6" w:rsidP="004C59FD" w:rsidRDefault="005F6644" w14:paraId="151DD1FD" w14:textId="77777777">
      <w:pPr>
        <w:pStyle w:val="MinutadeContrato"/>
        <w:numPr>
          <w:ilvl w:val="4"/>
          <w:numId w:val="2"/>
        </w:numPr>
      </w:pPr>
      <w:r w:rsidRPr="00186B76">
        <w:t>Desentulho do Local representando um limite de 10% (dez por cento) da cobertura básica; e</w:t>
      </w:r>
    </w:p>
    <w:p w:rsidR="00B31CF6" w:rsidP="004C59FD" w:rsidRDefault="00B31CF6" w14:paraId="4B1ABFF5" w14:textId="77777777">
      <w:pPr>
        <w:pStyle w:val="MinutadeContrato"/>
      </w:pPr>
    </w:p>
    <w:p w:rsidR="00B31CF6" w:rsidP="004C59FD" w:rsidRDefault="005F6644" w14:paraId="03F927BD" w14:textId="77777777">
      <w:pPr>
        <w:pStyle w:val="MinutadeContrato"/>
        <w:numPr>
          <w:ilvl w:val="4"/>
          <w:numId w:val="2"/>
        </w:numPr>
      </w:pPr>
      <w:r w:rsidRPr="00186B76">
        <w:t xml:space="preserve">A critério da </w:t>
      </w:r>
      <w:r w:rsidRPr="00186B76">
        <w:rPr>
          <w:b/>
        </w:rPr>
        <w:t>Arrendatária</w:t>
      </w:r>
      <w:r w:rsidRPr="00186B76">
        <w:t>, outras coberturas adicionais disponíveis na modalidade de Riscos de Engenharia poderão ser incluídas.</w:t>
      </w:r>
    </w:p>
    <w:p w:rsidR="00B31CF6" w:rsidP="004C59FD" w:rsidRDefault="00B31CF6" w14:paraId="5C42F3FE" w14:textId="77777777">
      <w:pPr>
        <w:pStyle w:val="MinutadeContrato"/>
      </w:pPr>
    </w:p>
    <w:p w:rsidR="004C59FD" w:rsidP="004C59FD" w:rsidRDefault="005F6644" w14:paraId="224337D6" w14:textId="77777777">
      <w:pPr>
        <w:pStyle w:val="MinutadeContrato"/>
        <w:numPr>
          <w:ilvl w:val="2"/>
          <w:numId w:val="2"/>
        </w:numPr>
      </w:pPr>
      <w:r>
        <w:t>Contratar seguro na modalidade Responsabilidade Civil Geral</w:t>
      </w:r>
      <w:r w:rsidR="004C59FD">
        <w:t>.</w:t>
      </w:r>
    </w:p>
    <w:p w:rsidR="004C59FD" w:rsidP="004C59FD" w:rsidRDefault="004C59FD" w14:paraId="2F42B2A8" w14:textId="77777777">
      <w:pPr>
        <w:pStyle w:val="MinutadeContrato"/>
      </w:pPr>
    </w:p>
    <w:p w:rsidR="004C59FD" w:rsidP="004C59FD" w:rsidRDefault="004C59FD" w14:paraId="7ABDC9FF" w14:textId="77777777">
      <w:pPr>
        <w:pStyle w:val="MinutadeContrato"/>
        <w:numPr>
          <w:ilvl w:val="3"/>
          <w:numId w:val="2"/>
        </w:numPr>
      </w:pPr>
      <w:r>
        <w:t xml:space="preserve">A apólice deverá contemplar </w:t>
      </w:r>
      <w:r w:rsidR="005F6644">
        <w:t xml:space="preserve">cobertura aos riscos decorrentes da implantação das obras e a quaisquer outros estabelecidos no </w:t>
      </w:r>
      <w:r w:rsidRPr="160BC4F4" w:rsidR="005F6644">
        <w:rPr>
          <w:b/>
        </w:rPr>
        <w:t>Contrato</w:t>
      </w:r>
      <w:r w:rsidR="005F6644">
        <w:t xml:space="preserve"> e em seus </w:t>
      </w:r>
      <w:r w:rsidRPr="160BC4F4" w:rsidR="005F6644">
        <w:rPr>
          <w:b/>
        </w:rPr>
        <w:t>Anexos</w:t>
      </w:r>
      <w:r w:rsidR="005F6644">
        <w:t xml:space="preserve">, cobrindo a </w:t>
      </w:r>
      <w:r w:rsidRPr="160BC4F4" w:rsidR="005F6644">
        <w:rPr>
          <w:b/>
        </w:rPr>
        <w:t>Arrendatária</w:t>
      </w:r>
      <w:r w:rsidR="005F6644">
        <w:t xml:space="preserve"> e o </w:t>
      </w:r>
      <w:r w:rsidRPr="160BC4F4" w:rsidR="005F6644">
        <w:rPr>
          <w:b/>
        </w:rPr>
        <w:t>Poder Concedente</w:t>
      </w:r>
      <w:r w:rsidR="005F6644">
        <w:t xml:space="preserve">, bem como seus administradores, empregados, funcionários e contratados, pelos montantes com que possam ser responsabilizados a título de danos materiais (dano emergente e lucros cessantes), pessoais, morais, decorrentes das atividades de execução das obras, incluindo custas processuais e quaisquer outros encargos relacionados a danos materiais, pessoais ou morais, com cobertura mínima para danos involuntários pessoais, mortes, danos materiais causados a terceiros e seus veículos, incluindo o </w:t>
      </w:r>
      <w:r w:rsidRPr="160BC4F4" w:rsidR="005F6644">
        <w:rPr>
          <w:b/>
        </w:rPr>
        <w:t>Poder Concedente</w:t>
      </w:r>
      <w:r w:rsidR="005F6644">
        <w:t xml:space="preserve">, inclusive para os danos decorrentes dos trabalhos de sondagem de terreno, rebaixamento de lençol freático, escavações, abertura de galerias, estaqueamento, serviços correlatos (fundações) e dano moral (com cobertura de no mínimo 20% da importância segurada). </w:t>
      </w:r>
    </w:p>
    <w:p w:rsidR="004C59FD" w:rsidP="004C59FD" w:rsidRDefault="004C59FD" w14:paraId="0A953475" w14:textId="77777777">
      <w:pPr>
        <w:pStyle w:val="MinutadeContrato"/>
      </w:pPr>
    </w:p>
    <w:p w:rsidR="00B31CF6" w:rsidP="004C59FD" w:rsidRDefault="005F6644" w14:paraId="373AEEB5" w14:textId="5DFB3E63">
      <w:pPr>
        <w:pStyle w:val="MinutadeContrato"/>
        <w:numPr>
          <w:ilvl w:val="3"/>
          <w:numId w:val="2"/>
        </w:numPr>
      </w:pPr>
      <w:r>
        <w:t>Deverão constar na apólice as seguintes coberturas adicionais:</w:t>
      </w:r>
    </w:p>
    <w:p w:rsidR="00B31CF6" w:rsidP="004C59FD" w:rsidRDefault="00B31CF6" w14:paraId="0F9736E3" w14:textId="77777777">
      <w:pPr>
        <w:pStyle w:val="MinutadeContrato"/>
      </w:pPr>
    </w:p>
    <w:p w:rsidR="00B31CF6" w:rsidP="004C59FD" w:rsidRDefault="005F6644" w14:paraId="1737026E" w14:textId="77777777">
      <w:pPr>
        <w:pStyle w:val="MinutadeContrato"/>
        <w:numPr>
          <w:ilvl w:val="4"/>
          <w:numId w:val="2"/>
        </w:numPr>
      </w:pPr>
      <w:r w:rsidRPr="00186B76">
        <w:t>Responsabilidade Civil do Empregador, com limites de acordo com as práticas de mercado;</w:t>
      </w:r>
    </w:p>
    <w:p w:rsidR="00B31CF6" w:rsidP="004C59FD" w:rsidRDefault="00B31CF6" w14:paraId="37214D40" w14:textId="77777777">
      <w:pPr>
        <w:pStyle w:val="MinutadeContrato"/>
      </w:pPr>
    </w:p>
    <w:p w:rsidR="00B31CF6" w:rsidP="004C59FD" w:rsidRDefault="005F6644" w14:paraId="370EA25E" w14:textId="77777777">
      <w:pPr>
        <w:pStyle w:val="MinutadeContrato"/>
        <w:numPr>
          <w:ilvl w:val="4"/>
          <w:numId w:val="2"/>
        </w:numPr>
      </w:pPr>
      <w:r w:rsidRPr="00186B76">
        <w:t>Poluição súbita;</w:t>
      </w:r>
    </w:p>
    <w:p w:rsidR="00B31CF6" w:rsidP="004C59FD" w:rsidRDefault="00B31CF6" w14:paraId="139D5F3A" w14:textId="77777777">
      <w:pPr>
        <w:pStyle w:val="MinutadeContrato"/>
      </w:pPr>
    </w:p>
    <w:p w:rsidR="00B31CF6" w:rsidP="004C59FD" w:rsidRDefault="005F6644" w14:paraId="2E55E496" w14:textId="77777777">
      <w:pPr>
        <w:pStyle w:val="MinutadeContrato"/>
        <w:numPr>
          <w:ilvl w:val="4"/>
          <w:numId w:val="2"/>
        </w:numPr>
      </w:pPr>
      <w:r w:rsidRPr="00186B76">
        <w:t>Danos a redes e serviços públicos;</w:t>
      </w:r>
    </w:p>
    <w:p w:rsidR="00B31CF6" w:rsidP="004C59FD" w:rsidRDefault="00B31CF6" w14:paraId="175AF8C8" w14:textId="77777777">
      <w:pPr>
        <w:pStyle w:val="MinutadeContrato"/>
      </w:pPr>
    </w:p>
    <w:p w:rsidR="00B31CF6" w:rsidP="004C59FD" w:rsidRDefault="005F6644" w14:paraId="62B549F5" w14:textId="52C3D716">
      <w:pPr>
        <w:pStyle w:val="MinutadeContrato"/>
        <w:numPr>
          <w:ilvl w:val="4"/>
          <w:numId w:val="2"/>
        </w:numPr>
      </w:pPr>
      <w:r w:rsidRPr="00186B76">
        <w:t xml:space="preserve">Responsabilidade Civil </w:t>
      </w:r>
      <w:r w:rsidR="004C59FD">
        <w:t xml:space="preserve">de </w:t>
      </w:r>
      <w:r w:rsidRPr="00186B76">
        <w:t>Prestação de Serviços em Locais de Terceiro, caso aplicável, em valor compatível com os danos potenciais passíveis de ocorrer em cada situação;</w:t>
      </w:r>
    </w:p>
    <w:p w:rsidR="00B31CF6" w:rsidP="004C59FD" w:rsidRDefault="00B31CF6" w14:paraId="1806D9CA" w14:textId="77777777">
      <w:pPr>
        <w:pStyle w:val="MinutadeContrato"/>
      </w:pPr>
    </w:p>
    <w:p w:rsidR="00B31CF6" w:rsidP="004C59FD" w:rsidRDefault="005F6644" w14:paraId="787C5116" w14:textId="4FC4E006">
      <w:pPr>
        <w:pStyle w:val="MinutadeContrato"/>
        <w:numPr>
          <w:ilvl w:val="4"/>
          <w:numId w:val="2"/>
        </w:numPr>
      </w:pPr>
      <w:r w:rsidRPr="00186B76">
        <w:t>De transporte de todos os materiais e equipamentos de sua responsabilidade durante a construção</w:t>
      </w:r>
      <w:r w:rsidR="004C59FD">
        <w:t>; e</w:t>
      </w:r>
    </w:p>
    <w:p w:rsidR="004C59FD" w:rsidP="004C59FD" w:rsidRDefault="004C59FD" w14:paraId="489CA438" w14:textId="77777777">
      <w:pPr>
        <w:pStyle w:val="PargrafodaLista"/>
      </w:pPr>
    </w:p>
    <w:p w:rsidRPr="00E601A2" w:rsidR="004C59FD" w:rsidP="004C59FD" w:rsidRDefault="004C59FD" w14:paraId="3C54CC7D" w14:textId="787D6358">
      <w:pPr>
        <w:pStyle w:val="MinutadeContrato"/>
        <w:numPr>
          <w:ilvl w:val="4"/>
          <w:numId w:val="2"/>
        </w:numPr>
        <w:rPr>
          <w:highlight w:val="red"/>
        </w:rPr>
      </w:pPr>
      <w:r w:rsidRPr="00E601A2">
        <w:rPr>
          <w:highlight w:val="red"/>
        </w:rPr>
        <w:t xml:space="preserve">A critério da </w:t>
      </w:r>
      <w:r w:rsidRPr="00E601A2">
        <w:rPr>
          <w:b/>
          <w:highlight w:val="red"/>
        </w:rPr>
        <w:t>Arrendatária</w:t>
      </w:r>
      <w:r w:rsidRPr="00E601A2">
        <w:rPr>
          <w:highlight w:val="red"/>
        </w:rPr>
        <w:t>, outras coberturas adicionais disponíveis na modalidade de Responsabilidade Civil Geral poderão ser incluídas.</w:t>
      </w:r>
    </w:p>
    <w:p w:rsidR="004C59FD" w:rsidP="004C59FD" w:rsidRDefault="004C59FD" w14:paraId="73D189B4" w14:textId="77777777">
      <w:pPr>
        <w:pStyle w:val="MinutadeContrato"/>
      </w:pPr>
    </w:p>
    <w:p w:rsidR="00B31CF6" w:rsidP="004C59FD" w:rsidRDefault="005F6644" w14:paraId="26FA7BD3" w14:textId="2ADB8A2B">
      <w:pPr>
        <w:pStyle w:val="MinutadeContrato"/>
        <w:numPr>
          <w:ilvl w:val="1"/>
          <w:numId w:val="2"/>
        </w:numPr>
      </w:pPr>
      <w:r>
        <w:t xml:space="preserve">A partir do início da prestação das </w:t>
      </w:r>
      <w:r w:rsidRPr="160BC4F4">
        <w:rPr>
          <w:b/>
        </w:rPr>
        <w:t>Atividades</w:t>
      </w:r>
      <w:r>
        <w:t xml:space="preserve"> e até o término do </w:t>
      </w:r>
      <w:r w:rsidRPr="004C59FD">
        <w:rPr>
          <w:b/>
          <w:bCs w:val="0"/>
        </w:rPr>
        <w:t>Prazo do Arrendamento</w:t>
      </w:r>
      <w:r w:rsidR="004C59FD">
        <w:t xml:space="preserve">, a </w:t>
      </w:r>
      <w:r w:rsidRPr="160BC4F4" w:rsidR="004C59FD">
        <w:rPr>
          <w:b/>
        </w:rPr>
        <w:t>Arrendatária</w:t>
      </w:r>
      <w:r w:rsidR="004C59FD">
        <w:t xml:space="preserve"> deverá</w:t>
      </w:r>
      <w:r>
        <w:t>:</w:t>
      </w:r>
    </w:p>
    <w:p w:rsidR="00B31CF6" w:rsidP="004C59FD" w:rsidRDefault="00B31CF6" w14:paraId="2ECD2FF9" w14:textId="77777777">
      <w:pPr>
        <w:pStyle w:val="MinutadeContrato"/>
      </w:pPr>
    </w:p>
    <w:p w:rsidR="004C59FD" w:rsidP="004C59FD" w:rsidRDefault="005F6644" w14:paraId="17A14D66" w14:textId="77777777">
      <w:pPr>
        <w:pStyle w:val="MinutadeContrato"/>
        <w:numPr>
          <w:ilvl w:val="2"/>
          <w:numId w:val="2"/>
        </w:numPr>
      </w:pPr>
      <w:r>
        <w:t>Contratar seguro na modalidade Riscos Nomeados e Operacionais incluindo lucros cessantes durante a operação</w:t>
      </w:r>
      <w:r w:rsidR="004C59FD">
        <w:t>.</w:t>
      </w:r>
    </w:p>
    <w:p w:rsidR="004C59FD" w:rsidP="004C59FD" w:rsidRDefault="004C59FD" w14:paraId="35C44AF4" w14:textId="77777777">
      <w:pPr>
        <w:pStyle w:val="MinutadeContrato"/>
      </w:pPr>
    </w:p>
    <w:p w:rsidR="00B31CF6" w:rsidP="004C59FD" w:rsidRDefault="004C59FD" w14:paraId="6BE88ECB" w14:textId="4E634D46">
      <w:pPr>
        <w:pStyle w:val="MinutadeContrato"/>
        <w:numPr>
          <w:ilvl w:val="3"/>
          <w:numId w:val="2"/>
        </w:numPr>
      </w:pPr>
      <w:r>
        <w:t xml:space="preserve">A apólice deverá ter </w:t>
      </w:r>
      <w:r w:rsidR="005F6644">
        <w:t xml:space="preserve">cobertura para as despesas fixas necessárias à continuidade da prestação das </w:t>
      </w:r>
      <w:r w:rsidRPr="160BC4F4" w:rsidR="005F6644">
        <w:rPr>
          <w:b/>
        </w:rPr>
        <w:t>Atividades</w:t>
      </w:r>
      <w:r w:rsidR="005F6644">
        <w:t xml:space="preserve">, pelo período indenitário mínimo de 6 (seis) meses, </w:t>
      </w:r>
      <w:r w:rsidRPr="00E601A2" w:rsidR="00943826">
        <w:rPr>
          <w:highlight w:val="red"/>
        </w:rPr>
        <w:t xml:space="preserve">nos casos de </w:t>
      </w:r>
      <w:r w:rsidR="005F6644">
        <w:t xml:space="preserve">incêndio, raio, explosão de qualquer natureza, dano elétrico, vendaval, fumaça, alagamento e desmoronamento para as edificações, estruturas, máquinas, equipamentos móveis e estacionários, relativo aos bens sob sua responsabilidade ou posse, em especial os bens reversíveis integrantes do </w:t>
      </w:r>
      <w:r w:rsidRPr="160BC4F4" w:rsidR="005F6644">
        <w:rPr>
          <w:b/>
        </w:rPr>
        <w:t>Arrendamento</w:t>
      </w:r>
      <w:r w:rsidR="005F6644">
        <w:t>;</w:t>
      </w:r>
    </w:p>
    <w:p w:rsidR="00B31CF6" w:rsidP="00943826" w:rsidRDefault="00B31CF6" w14:paraId="10B62ADE" w14:textId="77777777">
      <w:pPr>
        <w:pStyle w:val="MinutadeContrato"/>
      </w:pPr>
    </w:p>
    <w:p w:rsidR="00943826" w:rsidP="00943826" w:rsidRDefault="005F6644" w14:paraId="3395F0F5" w14:textId="6E342FE0">
      <w:pPr>
        <w:pStyle w:val="MinutadeContrato"/>
        <w:numPr>
          <w:ilvl w:val="2"/>
          <w:numId w:val="2"/>
        </w:numPr>
      </w:pPr>
      <w:r>
        <w:t>Contratar seguro na modalidade Responsabilidade Civil Geral</w:t>
      </w:r>
      <w:r w:rsidR="00943826">
        <w:t>.</w:t>
      </w:r>
    </w:p>
    <w:p w:rsidR="00943826" w:rsidP="00943826" w:rsidRDefault="00943826" w14:paraId="192D5F04" w14:textId="77777777">
      <w:pPr>
        <w:pStyle w:val="MinutadeContrato"/>
      </w:pPr>
    </w:p>
    <w:p w:rsidR="00B31CF6" w:rsidP="00943826" w:rsidRDefault="00943826" w14:paraId="3914EAAA" w14:textId="6D54C0DA">
      <w:pPr>
        <w:pStyle w:val="MinutadeContrato"/>
        <w:numPr>
          <w:ilvl w:val="3"/>
          <w:numId w:val="2"/>
        </w:numPr>
      </w:pPr>
      <w:r>
        <w:t xml:space="preserve">A apólice deverá contemplar cobertura aos riscos decorrentes </w:t>
      </w:r>
      <w:r w:rsidR="005F6644">
        <w:t xml:space="preserve">das </w:t>
      </w:r>
      <w:r w:rsidRPr="160BC4F4" w:rsidR="005F6644">
        <w:rPr>
          <w:b/>
        </w:rPr>
        <w:t>Atividades</w:t>
      </w:r>
      <w:r w:rsidR="005F6644">
        <w:t xml:space="preserve">, cobrindo a </w:t>
      </w:r>
      <w:r w:rsidRPr="160BC4F4" w:rsidR="005F6644">
        <w:rPr>
          <w:b/>
        </w:rPr>
        <w:t>Arrendatária</w:t>
      </w:r>
      <w:r w:rsidR="005F6644">
        <w:t xml:space="preserve"> e o </w:t>
      </w:r>
      <w:r w:rsidRPr="160BC4F4" w:rsidR="005F6644">
        <w:rPr>
          <w:b/>
        </w:rPr>
        <w:t>Poder Concedente</w:t>
      </w:r>
      <w:r w:rsidR="005F6644">
        <w:t xml:space="preserve">, bem como seus administradores, empregados, funcionários e contratados, pelos montantes com que possam ser responsabilizados a título de danos materiais (dano emergente e lucros cessantes), pessoais, morais, incluindo custas processuais e quaisquer outros encargos relacionados a danos materiais, pessoais ou morais, decorrentes das </w:t>
      </w:r>
      <w:r w:rsidRPr="160BC4F4" w:rsidR="005F6644">
        <w:rPr>
          <w:b/>
        </w:rPr>
        <w:t>Atividades</w:t>
      </w:r>
      <w:r w:rsidR="005F6644">
        <w:t xml:space="preserve">, com cobertura mínima para danos involuntários pessoais, mortes, danos materiais causados a terceiros e seus veículos, incluindo o </w:t>
      </w:r>
      <w:r w:rsidRPr="160BC4F4" w:rsidR="005F6644">
        <w:rPr>
          <w:b/>
        </w:rPr>
        <w:t>Poder Concedente</w:t>
      </w:r>
      <w:r w:rsidR="005F6644">
        <w:t>;</w:t>
      </w:r>
    </w:p>
    <w:p w:rsidR="00B31CF6" w:rsidP="009E4E9F" w:rsidRDefault="00B31CF6" w14:paraId="37973E19" w14:textId="77777777">
      <w:pPr>
        <w:pStyle w:val="MinutadeContrato"/>
      </w:pPr>
    </w:p>
    <w:p w:rsidRPr="00E601A2" w:rsidR="00B31CF6" w:rsidP="00D90CF0" w:rsidRDefault="005F6644" w14:paraId="34BD2181" w14:textId="77777777">
      <w:pPr>
        <w:pStyle w:val="MinutadeContrato"/>
        <w:numPr>
          <w:ilvl w:val="2"/>
          <w:numId w:val="2"/>
        </w:numPr>
        <w:rPr>
          <w:highlight w:val="red"/>
        </w:rPr>
      </w:pPr>
      <w:r w:rsidRPr="00E601A2">
        <w:rPr>
          <w:highlight w:val="red"/>
        </w:rPr>
        <w:t xml:space="preserve">Contratar seguro para acidentes de trabalho relativo aos colaboradores e empregados da </w:t>
      </w:r>
      <w:r w:rsidRPr="00E601A2">
        <w:rPr>
          <w:b/>
          <w:highlight w:val="red"/>
        </w:rPr>
        <w:t xml:space="preserve">Arrendatária </w:t>
      </w:r>
      <w:r w:rsidRPr="00E601A2">
        <w:rPr>
          <w:highlight w:val="red"/>
        </w:rPr>
        <w:t xml:space="preserve">alocados à prestação dos serviços previstos no </w:t>
      </w:r>
      <w:r w:rsidRPr="00E601A2">
        <w:rPr>
          <w:b/>
          <w:highlight w:val="red"/>
        </w:rPr>
        <w:t>Contrato</w:t>
      </w:r>
      <w:r w:rsidRPr="00E601A2">
        <w:rPr>
          <w:highlight w:val="red"/>
        </w:rPr>
        <w:t>.</w:t>
      </w:r>
    </w:p>
    <w:p w:rsidR="00B31CF6" w:rsidP="00D90CF0" w:rsidRDefault="00B31CF6" w14:paraId="40360871" w14:textId="77777777">
      <w:pPr>
        <w:pStyle w:val="MinutadeContrato"/>
      </w:pPr>
    </w:p>
    <w:p w:rsidR="00B31CF6" w:rsidP="00D90CF0" w:rsidRDefault="005F6644" w14:paraId="733A076E" w14:textId="77777777">
      <w:pPr>
        <w:pStyle w:val="MinutadeContrato"/>
        <w:numPr>
          <w:ilvl w:val="1"/>
          <w:numId w:val="2"/>
        </w:numPr>
      </w:pPr>
      <w:r>
        <w:t xml:space="preserve">Pelo descumprimento da obrigação de contratar ou manter atualizadas as apólices de seguro, a </w:t>
      </w:r>
      <w:r w:rsidRPr="160BC4F4">
        <w:rPr>
          <w:b/>
        </w:rPr>
        <w:t>ANTAQ</w:t>
      </w:r>
      <w:r>
        <w:t xml:space="preserve"> aplicará multa até apresentação das referidas apólices ou do respectivo endosso, sem prejuízo de outras medidas previstas no </w:t>
      </w:r>
      <w:r w:rsidRPr="160BC4F4">
        <w:rPr>
          <w:b/>
        </w:rPr>
        <w:t>Contrato</w:t>
      </w:r>
      <w:r>
        <w:t>.</w:t>
      </w:r>
    </w:p>
    <w:p w:rsidR="00B31CF6" w:rsidP="00D90CF0" w:rsidRDefault="00B31CF6" w14:paraId="73EEBC33" w14:textId="77777777">
      <w:pPr>
        <w:pStyle w:val="MinutadeContrato"/>
      </w:pPr>
    </w:p>
    <w:p w:rsidR="00B31CF6" w:rsidP="00D90CF0" w:rsidRDefault="005F6644" w14:paraId="5229D8A6" w14:textId="77777777">
      <w:pPr>
        <w:pStyle w:val="MinutadeContrato"/>
        <w:numPr>
          <w:ilvl w:val="1"/>
          <w:numId w:val="2"/>
        </w:numPr>
      </w:pPr>
      <w:r>
        <w:t xml:space="preserve">A </w:t>
      </w:r>
      <w:r w:rsidRPr="160BC4F4">
        <w:rPr>
          <w:b/>
        </w:rPr>
        <w:t>Arrendatária</w:t>
      </w:r>
      <w:r>
        <w:t xml:space="preserve"> assume toda a responsabilidade pela abrangência ou omissões decorrentes da contratação dos seguros de que trata o presente </w:t>
      </w:r>
      <w:r w:rsidRPr="160BC4F4">
        <w:rPr>
          <w:b/>
        </w:rPr>
        <w:t>Contrato</w:t>
      </w:r>
      <w:r>
        <w:t>.</w:t>
      </w:r>
    </w:p>
    <w:p w:rsidR="00B31CF6" w:rsidP="00D90CF0" w:rsidRDefault="00B31CF6" w14:paraId="28B6F8F9" w14:textId="77777777">
      <w:pPr>
        <w:pStyle w:val="MinutadeContrato"/>
      </w:pPr>
    </w:p>
    <w:p w:rsidR="00B31CF6" w:rsidP="00D90CF0" w:rsidRDefault="005F6644" w14:paraId="628321E7" w14:textId="77777777">
      <w:pPr>
        <w:pStyle w:val="MinutadeContrato"/>
        <w:numPr>
          <w:ilvl w:val="1"/>
          <w:numId w:val="2"/>
        </w:numPr>
      </w:pPr>
      <w:r>
        <w:t xml:space="preserve">A </w:t>
      </w:r>
      <w:r w:rsidRPr="160BC4F4">
        <w:rPr>
          <w:b/>
        </w:rPr>
        <w:t>Arrendatária</w:t>
      </w:r>
      <w:r>
        <w:t xml:space="preserve"> é responsável pelo pagamento integral da franquia, em caso de utilização de qualquer seguro previsto no </w:t>
      </w:r>
      <w:r w:rsidRPr="160BC4F4">
        <w:rPr>
          <w:b/>
        </w:rPr>
        <w:t>Contrato</w:t>
      </w:r>
      <w:r>
        <w:t>.</w:t>
      </w:r>
    </w:p>
    <w:p w:rsidR="00B31CF6" w:rsidP="00D90CF0" w:rsidRDefault="00B31CF6" w14:paraId="0E7A3975" w14:textId="77777777">
      <w:pPr>
        <w:pStyle w:val="MinutadeContrato"/>
      </w:pPr>
    </w:p>
    <w:p w:rsidR="00B31CF6" w:rsidP="00D90CF0" w:rsidRDefault="005F6644" w14:paraId="5998C8BE" w14:textId="753EE46A">
      <w:pPr>
        <w:pStyle w:val="MinutadeContrato"/>
        <w:numPr>
          <w:ilvl w:val="1"/>
          <w:numId w:val="2"/>
        </w:numPr>
      </w:pPr>
      <w:r>
        <w:t xml:space="preserve">As apólices de seguro, com exceção daquelas constantes na </w:t>
      </w:r>
      <w:r w:rsidRPr="00D90CF0">
        <w:rPr>
          <w:highlight w:val="yellow"/>
        </w:rPr>
        <w:t xml:space="preserve">Cláusula </w:t>
      </w:r>
      <w:r w:rsidRPr="00D90CF0">
        <w:rPr>
          <w:highlight w:val="yellow"/>
        </w:rPr>
        <w:fldChar w:fldCharType="begin"/>
      </w:r>
      <w:r w:rsidRPr="00D90CF0">
        <w:rPr>
          <w:highlight w:val="yellow"/>
        </w:rPr>
        <w:instrText xml:space="preserve"> REF _Ref96887709 \r \h  \* MERGEFORMAT </w:instrText>
      </w:r>
      <w:r w:rsidRPr="00D90CF0">
        <w:rPr>
          <w:highlight w:val="yellow"/>
        </w:rPr>
      </w:r>
      <w:r w:rsidRPr="00D90CF0">
        <w:rPr>
          <w:highlight w:val="yellow"/>
        </w:rPr>
        <w:fldChar w:fldCharType="separate"/>
      </w:r>
      <w:r w:rsidR="00C55F81">
        <w:rPr>
          <w:highlight w:val="yellow"/>
        </w:rPr>
        <w:t>16.4</w:t>
      </w:r>
      <w:r w:rsidRPr="00D90CF0">
        <w:rPr>
          <w:highlight w:val="yellow"/>
        </w:rPr>
        <w:fldChar w:fldCharType="end"/>
      </w:r>
      <w:r>
        <w:t xml:space="preserve">, deverão ter vigência mínima de 1 (um) </w:t>
      </w:r>
      <w:r w:rsidRPr="160BC4F4">
        <w:rPr>
          <w:b/>
        </w:rPr>
        <w:t>Ano</w:t>
      </w:r>
      <w:r>
        <w:t xml:space="preserve"> a contar da data de sua emissão, sendo de inteira responsabilidade da </w:t>
      </w:r>
      <w:r w:rsidRPr="160BC4F4">
        <w:rPr>
          <w:b/>
        </w:rPr>
        <w:t>Arrendatária</w:t>
      </w:r>
      <w:r>
        <w:t xml:space="preserve"> mantê-las em plena vigência e de forma ininterrupta durante todo o período contratual, devendo para tanto promover as renovações e atualizações que forem necessárias com antecedência mínima de 60 (sessenta) dias do vencimento.</w:t>
      </w:r>
    </w:p>
    <w:p w:rsidR="00B31CF6" w:rsidP="00D90CF0" w:rsidRDefault="00B31CF6" w14:paraId="01FAFE8C" w14:textId="77777777">
      <w:pPr>
        <w:pStyle w:val="MinutadeContrato"/>
      </w:pPr>
    </w:p>
    <w:p w:rsidR="00B31CF6" w:rsidP="00D90CF0" w:rsidRDefault="00D90CF0" w14:paraId="6B88F987" w14:textId="063E45CC">
      <w:pPr>
        <w:pStyle w:val="MinutadeContrato"/>
        <w:numPr>
          <w:ilvl w:val="0"/>
          <w:numId w:val="2"/>
        </w:numPr>
        <w:outlineLvl w:val="0"/>
        <w:rPr>
          <w:b/>
        </w:rPr>
      </w:pPr>
      <w:bookmarkStart w:name="_Toc367195626" w:id="1129"/>
      <w:bookmarkStart w:name="_Toc468105438" w:id="1130"/>
      <w:bookmarkStart w:name="_Toc497310015" w:id="1131"/>
      <w:bookmarkStart w:name="_Toc506983786" w:id="1132"/>
      <w:bookmarkStart w:name="_Toc505936366" w:id="1133"/>
      <w:bookmarkStart w:name="_Toc479169595" w:id="1134"/>
      <w:bookmarkStart w:name="_Toc516653227" w:id="1135"/>
      <w:bookmarkStart w:name="_Toc508876312" w:id="1136"/>
      <w:bookmarkStart w:name="_Toc498342648" w:id="1137"/>
      <w:bookmarkStart w:name="_Toc508098047" w:id="1138"/>
      <w:bookmarkStart w:name="_Toc504641344" w:id="1139"/>
      <w:bookmarkStart w:name="_Toc506986411" w:id="1140"/>
      <w:bookmarkStart w:name="_Toc498417173" w:id="1141"/>
      <w:bookmarkStart w:name="_Toc508101061" w:id="1142"/>
      <w:bookmarkStart w:name="_Toc516670505" w:id="1143"/>
      <w:bookmarkStart w:name="_Toc516653090" w:id="1144"/>
      <w:bookmarkStart w:name="_Toc516685286" w:id="1145"/>
      <w:bookmarkStart w:name="_Toc508011939" w:id="1146"/>
      <w:bookmarkStart w:name="_Toc508905844" w:id="1147"/>
      <w:bookmarkStart w:name="_Toc508906552" w:id="1148"/>
      <w:bookmarkStart w:name="_Toc511292818" w:id="1149"/>
      <w:bookmarkStart w:name="_Toc509418080" w:id="1150"/>
      <w:bookmarkStart w:name="_Toc511294290" w:id="1151"/>
      <w:bookmarkStart w:name="_Toc520129643" w:id="1152"/>
      <w:bookmarkStart w:name="_Toc529542944" w:id="1153"/>
      <w:bookmarkStart w:name="_Toc529543235" w:id="1154"/>
      <w:bookmarkStart w:name="_Toc520135210" w:id="1155"/>
      <w:bookmarkStart w:name="_Toc531161638" w:id="1156"/>
      <w:bookmarkStart w:name="_Toc5721033" w:id="1157"/>
      <w:bookmarkStart w:name="_Toc5779505" w:id="1158"/>
      <w:bookmarkStart w:name="_Toc26373513" w:id="1159"/>
      <w:bookmarkStart w:name="_Toc23416582" w:id="1160"/>
      <w:bookmarkStart w:name="_Toc216433096" w:id="1161"/>
      <w:r>
        <w:rPr>
          <w:rFonts w:cstheme="minorBidi"/>
          <w:b/>
        </w:rPr>
        <w:t xml:space="preserve">Da </w:t>
      </w:r>
      <w:r w:rsidRPr="18FDD54D" w:rsidR="005F6644">
        <w:rPr>
          <w:rFonts w:cstheme="minorBidi"/>
          <w:b/>
        </w:rPr>
        <w:t xml:space="preserve">Fiscalização pela </w:t>
      </w:r>
      <w:bookmarkEnd w:id="1123"/>
      <w:bookmarkEnd w:id="1124"/>
      <w:bookmarkEnd w:id="1125"/>
      <w:bookmarkEnd w:id="1126"/>
      <w:bookmarkEnd w:id="1127"/>
      <w:r w:rsidRPr="18FDD54D" w:rsidR="005F6644">
        <w:rPr>
          <w:rFonts w:cstheme="minorBidi"/>
          <w:b/>
        </w:rPr>
        <w:t>ANTAQ</w:t>
      </w:r>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p>
    <w:p w:rsidR="00B31CF6" w:rsidP="00D90CF0" w:rsidRDefault="00B31CF6" w14:paraId="1503E773" w14:textId="77777777">
      <w:pPr>
        <w:pStyle w:val="MinutadeContrato"/>
        <w:rPr>
          <w:b/>
        </w:rPr>
      </w:pPr>
    </w:p>
    <w:p w:rsidR="00B31CF6" w:rsidP="00EA7BF4" w:rsidRDefault="005F6644" w14:paraId="7FAF2EB6" w14:textId="77777777">
      <w:pPr>
        <w:pStyle w:val="MinutadeContrato"/>
        <w:numPr>
          <w:ilvl w:val="1"/>
          <w:numId w:val="2"/>
        </w:numPr>
      </w:pPr>
      <w:r w:rsidRPr="00186B76">
        <w:t xml:space="preserve">Os poderes de fiscalização da execução do </w:t>
      </w:r>
      <w:r w:rsidRPr="160BC4F4">
        <w:rPr>
          <w:b/>
        </w:rPr>
        <w:t>Contrato</w:t>
      </w:r>
      <w:r w:rsidRPr="00186B76">
        <w:t xml:space="preserve"> serão exercidos pela </w:t>
      </w:r>
      <w:r w:rsidRPr="160BC4F4">
        <w:rPr>
          <w:b/>
        </w:rPr>
        <w:t>ANTAQ</w:t>
      </w:r>
      <w:r w:rsidRPr="00186B76">
        <w:t xml:space="preserve">, </w:t>
      </w:r>
      <w:r w:rsidRPr="00186B76">
        <w:rPr>
          <w:rFonts w:eastAsia="Spranq eco sans"/>
        </w:rPr>
        <w:t xml:space="preserve">sem prejuízo da fiscalização a ser exercida pela </w:t>
      </w:r>
      <w:r w:rsidR="00E23F2C">
        <w:rPr>
          <w:rFonts w:eastAsia="Spranq eco sans"/>
          <w:b/>
        </w:rPr>
        <w:t>Autoridade Portuária</w:t>
      </w:r>
      <w:r w:rsidRPr="00186B76">
        <w:rPr>
          <w:rFonts w:eastAsia="Spranq eco sans"/>
        </w:rPr>
        <w:t xml:space="preserve"> e pelas autoridades aduaneiras, fluviais/marítimas, sanitárias, ambientais e de saúde, no âmbito de suas respectivas atribuições,</w:t>
      </w:r>
      <w:r w:rsidRPr="00186B76">
        <w:t xml:space="preserve"> e se fará diretamente ou mediante convênio, sendo que a </w:t>
      </w:r>
      <w:r w:rsidRPr="160BC4F4">
        <w:rPr>
          <w:b/>
        </w:rPr>
        <w:t>ANTAQ</w:t>
      </w:r>
      <w:r w:rsidRPr="00186B76">
        <w:t xml:space="preserve"> terá, no exercício de suas atribuições, livre acesso, em qualquer época, aos dados relativos à administração, à contabilidade e aos recursos técnicos, econômicos e financeiros pertinentes ao </w:t>
      </w:r>
      <w:r w:rsidRPr="160BC4F4">
        <w:rPr>
          <w:b/>
        </w:rPr>
        <w:t>Arrendamento</w:t>
      </w:r>
      <w:r w:rsidRPr="00186B76">
        <w:t xml:space="preserve">, assim como aos </w:t>
      </w:r>
      <w:r w:rsidRPr="160BC4F4">
        <w:rPr>
          <w:b/>
        </w:rPr>
        <w:t>Bens do Arrendamento</w:t>
      </w:r>
      <w:r w:rsidRPr="00186B76">
        <w:t>.</w:t>
      </w:r>
    </w:p>
    <w:p w:rsidR="00B31CF6" w:rsidP="00EA7BF4" w:rsidRDefault="00B31CF6" w14:paraId="51D2EF29" w14:textId="77777777">
      <w:pPr>
        <w:pStyle w:val="MinutadeContrato"/>
      </w:pPr>
    </w:p>
    <w:p w:rsidR="00B31CF6" w:rsidP="00EA7BF4" w:rsidRDefault="005F6644" w14:paraId="438CD970" w14:textId="77777777">
      <w:pPr>
        <w:pStyle w:val="MinutadeContrato"/>
        <w:numPr>
          <w:ilvl w:val="1"/>
          <w:numId w:val="2"/>
        </w:numPr>
      </w:pPr>
      <w:r>
        <w:t xml:space="preserve">A fiscalização exercida pela </w:t>
      </w:r>
      <w:r w:rsidRPr="160BC4F4">
        <w:rPr>
          <w:b/>
        </w:rPr>
        <w:t>ANTAQ</w:t>
      </w:r>
      <w:r>
        <w:t xml:space="preserve"> ou pelos demais órgãos competentes não exclui, limita ou atenua a responsabilidade da </w:t>
      </w:r>
      <w:r w:rsidRPr="160BC4F4">
        <w:rPr>
          <w:b/>
        </w:rPr>
        <w:t>Arrendatária</w:t>
      </w:r>
      <w:r>
        <w:t xml:space="preserve"> por prejuízos causados ao </w:t>
      </w:r>
      <w:r w:rsidRPr="160BC4F4">
        <w:rPr>
          <w:b/>
        </w:rPr>
        <w:t>Poder Concedente</w:t>
      </w:r>
      <w:r>
        <w:t xml:space="preserve">, à </w:t>
      </w:r>
      <w:r w:rsidR="00E23F2C">
        <w:rPr>
          <w:b/>
        </w:rPr>
        <w:t>Autoridade Portuária</w:t>
      </w:r>
      <w:r>
        <w:t xml:space="preserve">, aos </w:t>
      </w:r>
      <w:r w:rsidRPr="160BC4F4">
        <w:rPr>
          <w:b/>
        </w:rPr>
        <w:t>Usuários</w:t>
      </w:r>
      <w:r>
        <w:t xml:space="preserve"> ou a terceiros, na forma da regulamentação.</w:t>
      </w:r>
    </w:p>
    <w:p w:rsidR="00B31CF6" w:rsidP="00EA7BF4" w:rsidRDefault="00B31CF6" w14:paraId="242DD435" w14:textId="77777777">
      <w:pPr>
        <w:pStyle w:val="MinutadeContrato"/>
      </w:pPr>
    </w:p>
    <w:p w:rsidR="00B31CF6" w:rsidP="00EA7BF4" w:rsidRDefault="00EA7BF4" w14:paraId="6DD6B165" w14:textId="4ECDFC16">
      <w:pPr>
        <w:pStyle w:val="MinutadeContrato"/>
        <w:numPr>
          <w:ilvl w:val="0"/>
          <w:numId w:val="2"/>
        </w:numPr>
        <w:outlineLvl w:val="0"/>
        <w:rPr>
          <w:b/>
        </w:rPr>
      </w:pPr>
      <w:bookmarkStart w:name="_Toc342606218" w:id="1162"/>
      <w:bookmarkStart w:name="_Toc195896209" w:id="1163"/>
      <w:bookmarkStart w:name="_Toc223931580" w:id="1164"/>
      <w:bookmarkStart w:name="_Toc227211050" w:id="1165"/>
      <w:bookmarkStart w:name="_Toc223931581" w:id="1166"/>
      <w:bookmarkStart w:name="_Toc227211051" w:id="1167"/>
      <w:bookmarkStart w:name="_Toc223931582" w:id="1168"/>
      <w:bookmarkStart w:name="_Toc227211052" w:id="1169"/>
      <w:bookmarkStart w:name="_Toc223931586" w:id="1170"/>
      <w:bookmarkStart w:name="_Toc227211056" w:id="1171"/>
      <w:bookmarkStart w:name="_Toc223931587" w:id="1172"/>
      <w:bookmarkStart w:name="_Toc227211057" w:id="1173"/>
      <w:bookmarkStart w:name="_Toc223931588" w:id="1174"/>
      <w:bookmarkStart w:name="_Toc227211058" w:id="1175"/>
      <w:bookmarkStart w:name="_Toc195896212" w:id="1176"/>
      <w:bookmarkStart w:name="_Toc195896213" w:id="1177"/>
      <w:bookmarkStart w:name="_Toc195896216" w:id="1178"/>
      <w:bookmarkStart w:name="_Toc140250765" w:id="1179"/>
      <w:bookmarkStart w:name="_Toc140250874" w:id="1180"/>
      <w:bookmarkStart w:name="_Toc158801462" w:id="1181"/>
      <w:bookmarkStart w:name="_Toc161570521" w:id="1182"/>
      <w:bookmarkStart w:name="_Toc344451307" w:id="1183"/>
      <w:bookmarkStart w:name="_Toc367195628" w:id="1184"/>
      <w:bookmarkStart w:name="_Ref367202951" w:id="1185"/>
      <w:bookmarkStart w:name="_Ref367202976" w:id="1186"/>
      <w:bookmarkStart w:name="_Ref367202995" w:id="1187"/>
      <w:bookmarkStart w:name="_Toc468105440" w:id="1188"/>
      <w:bookmarkStart w:name="_Toc497310017" w:id="1189"/>
      <w:bookmarkStart w:name="_Toc506983788" w:id="1190"/>
      <w:bookmarkStart w:name="_Toc505936368" w:id="1191"/>
      <w:bookmarkStart w:name="_Toc479169597" w:id="1192"/>
      <w:bookmarkStart w:name="_Toc516653229" w:id="1193"/>
      <w:bookmarkStart w:name="_Toc508876314" w:id="1194"/>
      <w:bookmarkStart w:name="_Toc498342650" w:id="1195"/>
      <w:bookmarkStart w:name="_Toc508098049" w:id="1196"/>
      <w:bookmarkStart w:name="_Toc504641346" w:id="1197"/>
      <w:bookmarkStart w:name="_Toc506986413" w:id="1198"/>
      <w:bookmarkStart w:name="_Toc498417175" w:id="1199"/>
      <w:bookmarkStart w:name="_Toc508101063" w:id="1200"/>
      <w:bookmarkStart w:name="_Toc516670507" w:id="1201"/>
      <w:bookmarkStart w:name="_Toc516653092" w:id="1202"/>
      <w:bookmarkStart w:name="_Toc516685288" w:id="1203"/>
      <w:bookmarkStart w:name="_Toc508011941" w:id="1204"/>
      <w:bookmarkStart w:name="_Toc511294292" w:id="1205"/>
      <w:bookmarkStart w:name="_Toc508905846" w:id="1206"/>
      <w:bookmarkStart w:name="_Toc508906554" w:id="1207"/>
      <w:bookmarkStart w:name="_Toc511292820" w:id="1208"/>
      <w:bookmarkStart w:name="_Toc509418082" w:id="1209"/>
      <w:bookmarkStart w:name="_Toc520129645" w:id="1210"/>
      <w:bookmarkStart w:name="_Toc529542946" w:id="1211"/>
      <w:bookmarkStart w:name="_Toc529543237" w:id="1212"/>
      <w:bookmarkStart w:name="_Toc520135212" w:id="1213"/>
      <w:bookmarkStart w:name="_Toc531161640" w:id="1214"/>
      <w:bookmarkStart w:name="_Toc5721035" w:id="1215"/>
      <w:bookmarkStart w:name="_Toc5779507" w:id="1216"/>
      <w:bookmarkStart w:name="_Ref24040658" w:id="1217"/>
      <w:bookmarkStart w:name="_Toc26373515" w:id="1218"/>
      <w:bookmarkStart w:name="_Toc23416583" w:id="1219"/>
      <w:bookmarkStart w:name="_Ref77031490" w:id="1220"/>
      <w:bookmarkStart w:name="_Toc216433097" w:id="122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r>
        <w:rPr>
          <w:rFonts w:cstheme="minorBidi"/>
          <w:b/>
        </w:rPr>
        <w:t xml:space="preserve">Das </w:t>
      </w:r>
      <w:r w:rsidRPr="18FDD54D" w:rsidR="005F6644">
        <w:rPr>
          <w:rFonts w:cstheme="minorBidi"/>
          <w:b/>
        </w:rPr>
        <w:t>Penalidades</w:t>
      </w:r>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p>
    <w:p w:rsidR="00B31CF6" w:rsidP="00EA7BF4" w:rsidRDefault="00B31CF6" w14:paraId="0D32C6B4" w14:textId="77777777">
      <w:pPr>
        <w:pStyle w:val="MinutadeContrato"/>
        <w:rPr>
          <w:b/>
        </w:rPr>
      </w:pPr>
    </w:p>
    <w:p w:rsidR="00B31CF6" w:rsidP="00EA7BF4" w:rsidRDefault="005F6644" w14:paraId="28D3BDE4" w14:textId="08F9E70F">
      <w:pPr>
        <w:pStyle w:val="MinutadeContrato"/>
        <w:numPr>
          <w:ilvl w:val="1"/>
          <w:numId w:val="2"/>
        </w:numPr>
      </w:pPr>
      <w:r>
        <w:t xml:space="preserve">O não cumprimento das </w:t>
      </w:r>
      <w:r w:rsidR="00EA7BF4">
        <w:t>c</w:t>
      </w:r>
      <w:r>
        <w:t xml:space="preserve">láusulas deste </w:t>
      </w:r>
      <w:r w:rsidRPr="160BC4F4">
        <w:rPr>
          <w:b/>
        </w:rPr>
        <w:t>Contrato</w:t>
      </w:r>
      <w:r>
        <w:t xml:space="preserve">, de seus </w:t>
      </w:r>
      <w:r w:rsidRPr="160BC4F4">
        <w:rPr>
          <w:b/>
        </w:rPr>
        <w:t>Anexos</w:t>
      </w:r>
      <w:r>
        <w:t xml:space="preserve">, do </w:t>
      </w:r>
      <w:r w:rsidRPr="160BC4F4">
        <w:rPr>
          <w:b/>
        </w:rPr>
        <w:t xml:space="preserve">Edital </w:t>
      </w:r>
      <w:r>
        <w:t>e</w:t>
      </w:r>
      <w:r w:rsidRPr="160BC4F4">
        <w:rPr>
          <w:b/>
        </w:rPr>
        <w:t xml:space="preserve"> </w:t>
      </w:r>
      <w:r>
        <w:t>do</w:t>
      </w:r>
      <w:r w:rsidRPr="160BC4F4">
        <w:rPr>
          <w:b/>
        </w:rPr>
        <w:t xml:space="preserve"> Regulamento de Exploração do Porto Organizado</w:t>
      </w:r>
      <w:r>
        <w:t xml:space="preserve"> ensejará a aplicação das penalidades previstas neste </w:t>
      </w:r>
      <w:r w:rsidRPr="160BC4F4">
        <w:rPr>
          <w:b/>
        </w:rPr>
        <w:t>Contrato</w:t>
      </w:r>
      <w:r>
        <w:t xml:space="preserve">, sem prejuízo de outras penalidades previstas nos demais dispositivos legais e regulamentares da </w:t>
      </w:r>
      <w:r w:rsidRPr="160BC4F4">
        <w:rPr>
          <w:b/>
        </w:rPr>
        <w:t>ANTAQ</w:t>
      </w:r>
      <w:r>
        <w:t>.</w:t>
      </w:r>
    </w:p>
    <w:p w:rsidR="00B31CF6" w:rsidP="00EA7BF4" w:rsidRDefault="00B31CF6" w14:paraId="6FFDABDF" w14:textId="77777777">
      <w:pPr>
        <w:pStyle w:val="MinutadeContrato"/>
      </w:pPr>
    </w:p>
    <w:p w:rsidR="00B31CF6" w:rsidP="00EA7BF4" w:rsidRDefault="005F6644" w14:paraId="3448CD3F" w14:textId="77777777">
      <w:pPr>
        <w:pStyle w:val="MinutadeContrato"/>
        <w:numPr>
          <w:ilvl w:val="1"/>
          <w:numId w:val="2"/>
        </w:numPr>
      </w:pPr>
      <w:bookmarkStart w:name="_Hlk81995778" w:id="1222"/>
      <w:r>
        <w:t xml:space="preserve">Pelo descumprimento ou atraso no cumprimento deste </w:t>
      </w:r>
      <w:r w:rsidRPr="008264BA">
        <w:rPr>
          <w:b/>
          <w:bCs w:val="0"/>
        </w:rPr>
        <w:t>Contrato</w:t>
      </w:r>
      <w:r>
        <w:t xml:space="preserve">, a </w:t>
      </w:r>
      <w:r w:rsidRPr="00AC3DAF">
        <w:rPr>
          <w:b/>
          <w:bCs w:val="0"/>
        </w:rPr>
        <w:t>ANTAQ</w:t>
      </w:r>
      <w:r>
        <w:t xml:space="preserve"> ou o </w:t>
      </w:r>
      <w:r w:rsidRPr="00AC3DAF">
        <w:rPr>
          <w:b/>
          <w:bCs w:val="0"/>
        </w:rPr>
        <w:t>Poder Concedente</w:t>
      </w:r>
      <w:r>
        <w:t xml:space="preserve">, observadas as respectivas competências, poderão, mediante regular processo administrativo, garantida a ampla defesa e o contraditório, decidir pela aplicação, isolada ou cumulativamente, à </w:t>
      </w:r>
      <w:r w:rsidRPr="00A06554">
        <w:rPr>
          <w:b/>
          <w:bCs w:val="0"/>
        </w:rPr>
        <w:t>Arrendatária</w:t>
      </w:r>
      <w:r>
        <w:t>, as seguintes sanções</w:t>
      </w:r>
      <w:bookmarkEnd w:id="1222"/>
      <w:r>
        <w:t>:</w:t>
      </w:r>
    </w:p>
    <w:p w:rsidR="00B31CF6" w:rsidP="00EA7BF4" w:rsidRDefault="00B31CF6" w14:paraId="71B78AF6" w14:textId="77777777">
      <w:pPr>
        <w:pStyle w:val="MinutadeContrato"/>
      </w:pPr>
    </w:p>
    <w:p w:rsidR="00B31CF6" w:rsidP="00EA7BF4" w:rsidRDefault="005F6644" w14:paraId="0C2AC294" w14:textId="77777777">
      <w:pPr>
        <w:pStyle w:val="MinutadeContrato"/>
        <w:numPr>
          <w:ilvl w:val="2"/>
          <w:numId w:val="2"/>
        </w:numPr>
      </w:pPr>
      <w:r w:rsidRPr="00186B76">
        <w:t>Advertência;</w:t>
      </w:r>
    </w:p>
    <w:p w:rsidR="00B31CF6" w:rsidP="00EA7BF4" w:rsidRDefault="00B31CF6" w14:paraId="295AF070" w14:textId="77777777">
      <w:pPr>
        <w:pStyle w:val="MinutadeContrato"/>
      </w:pPr>
    </w:p>
    <w:p w:rsidR="00B31CF6" w:rsidP="00EA7BF4" w:rsidRDefault="005F6644" w14:paraId="3357599A" w14:textId="77777777">
      <w:pPr>
        <w:pStyle w:val="MinutadeContrato"/>
        <w:numPr>
          <w:ilvl w:val="2"/>
          <w:numId w:val="2"/>
        </w:numPr>
      </w:pPr>
      <w:r w:rsidRPr="00186B76">
        <w:t>Multa;</w:t>
      </w:r>
    </w:p>
    <w:p w:rsidR="00B31CF6" w:rsidP="00EA7BF4" w:rsidRDefault="00B31CF6" w14:paraId="20C6AFE9" w14:textId="77777777">
      <w:pPr>
        <w:pStyle w:val="MinutadeContrato"/>
      </w:pPr>
    </w:p>
    <w:p w:rsidR="00B31CF6" w:rsidP="00EA7BF4" w:rsidRDefault="005F6644" w14:paraId="1B785E94" w14:textId="77777777">
      <w:pPr>
        <w:pStyle w:val="MinutadeContrato"/>
        <w:numPr>
          <w:ilvl w:val="2"/>
          <w:numId w:val="2"/>
        </w:numPr>
      </w:pPr>
      <w:bookmarkStart w:name="_Ref172023270" w:id="1223"/>
      <w:r w:rsidRPr="00186B76">
        <w:t>Suspensão do direito de participar de licitações e de contratar com a Administração Pública Federal;</w:t>
      </w:r>
      <w:bookmarkEnd w:id="1223"/>
    </w:p>
    <w:p w:rsidR="00B31CF6" w:rsidP="00EA7BF4" w:rsidRDefault="00B31CF6" w14:paraId="01575278" w14:textId="77777777">
      <w:pPr>
        <w:pStyle w:val="MinutadeContrato"/>
      </w:pPr>
    </w:p>
    <w:p w:rsidR="00B31CF6" w:rsidP="00EA7BF4" w:rsidRDefault="005F6644" w14:paraId="34C98C6E" w14:textId="77777777">
      <w:pPr>
        <w:pStyle w:val="MinutadeContrato"/>
        <w:numPr>
          <w:ilvl w:val="2"/>
          <w:numId w:val="2"/>
        </w:numPr>
      </w:pPr>
      <w:r w:rsidRPr="00186B76">
        <w:t xml:space="preserve">Extinção do </w:t>
      </w:r>
      <w:r w:rsidRPr="00186B76">
        <w:rPr>
          <w:b/>
        </w:rPr>
        <w:t>Contrato</w:t>
      </w:r>
      <w:r w:rsidRPr="00186B76">
        <w:t xml:space="preserve"> por culpa da </w:t>
      </w:r>
      <w:r w:rsidRPr="00186B76">
        <w:rPr>
          <w:b/>
        </w:rPr>
        <w:t>Arrendatária</w:t>
      </w:r>
      <w:r w:rsidRPr="00186B76">
        <w:t>; e</w:t>
      </w:r>
    </w:p>
    <w:p w:rsidR="00B31CF6" w:rsidP="00EA7BF4" w:rsidRDefault="00B31CF6" w14:paraId="0E036A63" w14:textId="77777777">
      <w:pPr>
        <w:pStyle w:val="MinutadeContrato"/>
      </w:pPr>
    </w:p>
    <w:p w:rsidR="00B31CF6" w:rsidP="00EA7BF4" w:rsidRDefault="005F6644" w14:paraId="65D524D9" w14:textId="55DEC1C3">
      <w:pPr>
        <w:pStyle w:val="MinutadeContrato"/>
        <w:numPr>
          <w:ilvl w:val="2"/>
          <w:numId w:val="2"/>
        </w:numPr>
      </w:pPr>
      <w:r>
        <w:t xml:space="preserve">Declaração de inidoneidade para licitar ou contratar com a Administração Pública, enquanto perdurarem os motivos determinantes da sanção ou até que seja promovida a sua reabilitação, mediante o ressarcimento pelos prejuízos resultantes e transcurso do prazo da sanção aplicada com base </w:t>
      </w:r>
      <w:r w:rsidR="00EA7BF4">
        <w:t xml:space="preserve">na </w:t>
      </w:r>
      <w:r w:rsidRPr="00EA7BF4" w:rsidR="00EA7BF4">
        <w:rPr>
          <w:highlight w:val="yellow"/>
        </w:rPr>
        <w:t xml:space="preserve">Subcláusula </w:t>
      </w:r>
      <w:r w:rsidRPr="00EA7BF4" w:rsidR="00EA7BF4">
        <w:rPr>
          <w:highlight w:val="yellow"/>
        </w:rPr>
        <w:fldChar w:fldCharType="begin"/>
      </w:r>
      <w:r w:rsidRPr="00EA7BF4" w:rsidR="00EA7BF4">
        <w:rPr>
          <w:highlight w:val="yellow"/>
        </w:rPr>
        <w:instrText xml:space="preserve"> REF _Ref172023270 \r \h </w:instrText>
      </w:r>
      <w:r w:rsidR="00EA7BF4">
        <w:rPr>
          <w:highlight w:val="yellow"/>
        </w:rPr>
        <w:instrText xml:space="preserve"> \* MERGEFORMAT </w:instrText>
      </w:r>
      <w:r w:rsidRPr="00EA7BF4" w:rsidR="00EA7BF4">
        <w:rPr>
          <w:highlight w:val="yellow"/>
        </w:rPr>
      </w:r>
      <w:r w:rsidRPr="00EA7BF4" w:rsidR="00EA7BF4">
        <w:rPr>
          <w:highlight w:val="yellow"/>
        </w:rPr>
        <w:fldChar w:fldCharType="separate"/>
      </w:r>
      <w:r w:rsidR="00C55F81">
        <w:rPr>
          <w:highlight w:val="yellow"/>
        </w:rPr>
        <w:t>18.2.3</w:t>
      </w:r>
      <w:r w:rsidRPr="00EA7BF4" w:rsidR="00EA7BF4">
        <w:rPr>
          <w:highlight w:val="yellow"/>
        </w:rPr>
        <w:fldChar w:fldCharType="end"/>
      </w:r>
      <w:r>
        <w:t xml:space="preserve"> acima.</w:t>
      </w:r>
    </w:p>
    <w:p w:rsidR="00B31CF6" w:rsidP="00EA7BF4" w:rsidRDefault="00B31CF6" w14:paraId="34151290" w14:textId="77777777">
      <w:pPr>
        <w:pStyle w:val="MinutadeContrato"/>
      </w:pPr>
    </w:p>
    <w:p w:rsidR="00B31CF6" w:rsidP="00EA7BF4" w:rsidRDefault="005F6644" w14:paraId="413D1D61" w14:textId="77777777">
      <w:pPr>
        <w:pStyle w:val="MinutadeContrato"/>
        <w:numPr>
          <w:ilvl w:val="1"/>
          <w:numId w:val="2"/>
        </w:numPr>
      </w:pPr>
      <w:r w:rsidRPr="00186B76">
        <w:t xml:space="preserve">A aplicação das sanções aludidas nas Subcláusulas anteriores não impede que o </w:t>
      </w:r>
      <w:r w:rsidRPr="160BC4F4">
        <w:rPr>
          <w:b/>
        </w:rPr>
        <w:t>Poder Concedente</w:t>
      </w:r>
      <w:r w:rsidRPr="00186B76">
        <w:t xml:space="preserve"> declare a extinção do </w:t>
      </w:r>
      <w:r w:rsidRPr="160BC4F4">
        <w:rPr>
          <w:b/>
        </w:rPr>
        <w:t>Arrendamento</w:t>
      </w:r>
      <w:r w:rsidRPr="00186B76">
        <w:t xml:space="preserve"> por culpa da </w:t>
      </w:r>
      <w:r w:rsidRPr="160BC4F4">
        <w:rPr>
          <w:b/>
        </w:rPr>
        <w:t>Arrendatária</w:t>
      </w:r>
      <w:r w:rsidRPr="00186B76">
        <w:t xml:space="preserve">, observados os procedimentos nele previstos, ou aplique outras sanções nele previstas, tampouco implica afastamento das responsabilidades civil ou criminal da </w:t>
      </w:r>
      <w:r w:rsidRPr="160BC4F4">
        <w:rPr>
          <w:b/>
        </w:rPr>
        <w:t>Arrendatária</w:t>
      </w:r>
      <w:r w:rsidRPr="00186B76">
        <w:t xml:space="preserve"> e/ou de seus administradores ou extinção da obrigação de corrigir as faltas praticadas ou falhas verificadas.</w:t>
      </w:r>
    </w:p>
    <w:p w:rsidR="00B31CF6" w:rsidP="00BC6804" w:rsidRDefault="00B31CF6" w14:paraId="2775DEF1" w14:textId="77777777">
      <w:pPr>
        <w:pStyle w:val="MinutadeContrato"/>
      </w:pPr>
    </w:p>
    <w:p w:rsidR="00B31CF6" w:rsidP="006A5278" w:rsidRDefault="005F6644" w14:paraId="33E4B163" w14:textId="77777777">
      <w:pPr>
        <w:pStyle w:val="MinutadeContrato"/>
        <w:numPr>
          <w:ilvl w:val="1"/>
          <w:numId w:val="2"/>
        </w:numPr>
      </w:pPr>
      <w:bookmarkStart w:name="_Hlk81996037" w:id="1224"/>
      <w:r>
        <w:t xml:space="preserve">Após a conclusão do processo administrativo, e sendo determinada aplicação de multa, a </w:t>
      </w:r>
      <w:r w:rsidRPr="160BC4F4">
        <w:rPr>
          <w:b/>
        </w:rPr>
        <w:t>Arrendatária</w:t>
      </w:r>
      <w:r>
        <w:t xml:space="preserve"> será cientificada para pagamento no prazo máximo de 30 (trinta) dias.</w:t>
      </w:r>
    </w:p>
    <w:p w:rsidR="00B31CF6" w:rsidP="006A5278" w:rsidRDefault="00B31CF6" w14:paraId="6FF67D5B" w14:textId="77777777">
      <w:pPr>
        <w:pStyle w:val="MinutadeContrato"/>
      </w:pPr>
    </w:p>
    <w:p w:rsidR="00B31CF6" w:rsidP="006A5278" w:rsidRDefault="005F6644" w14:paraId="2634A458" w14:textId="77777777">
      <w:pPr>
        <w:pStyle w:val="MinutadeContrato"/>
        <w:numPr>
          <w:ilvl w:val="1"/>
          <w:numId w:val="2"/>
        </w:numPr>
      </w:pPr>
      <w:r>
        <w:t xml:space="preserve">A </w:t>
      </w:r>
      <w:r w:rsidRPr="160BC4F4">
        <w:rPr>
          <w:b/>
        </w:rPr>
        <w:t>Arrendatária</w:t>
      </w:r>
      <w:r>
        <w:t xml:space="preserve"> deverá ser inscrita no Cadastro Informativo de créditos não quitados do Setor Público Federal (CADIN), observados os preceitos da Lei nº 10.522, de 19 de julho de 2002, pelo débito não quitado.</w:t>
      </w:r>
    </w:p>
    <w:p w:rsidR="00B31CF6" w:rsidP="006A5278" w:rsidRDefault="00B31CF6" w14:paraId="5E33FE49" w14:textId="77777777">
      <w:pPr>
        <w:pStyle w:val="MinutadeContrato"/>
      </w:pPr>
    </w:p>
    <w:p w:rsidR="00B31CF6" w:rsidP="006A5278" w:rsidRDefault="005F6644" w14:paraId="51609499" w14:textId="77777777">
      <w:pPr>
        <w:pStyle w:val="MinutadeContrato"/>
        <w:numPr>
          <w:ilvl w:val="1"/>
          <w:numId w:val="2"/>
        </w:numPr>
      </w:pPr>
      <w:r>
        <w:t xml:space="preserve">O processo administrativo de apuração pelo descumprimento ou atraso no cumprimento deste </w:t>
      </w:r>
      <w:r w:rsidRPr="008264BA">
        <w:rPr>
          <w:b/>
          <w:bCs w:val="0"/>
        </w:rPr>
        <w:t>Contrato</w:t>
      </w:r>
      <w:r>
        <w:t xml:space="preserve"> observará o disposto na legislação e regulamentação vigentes.</w:t>
      </w:r>
    </w:p>
    <w:p w:rsidR="00B31CF6" w:rsidP="006A5278" w:rsidRDefault="00B31CF6" w14:paraId="0BAF203F" w14:textId="77777777">
      <w:pPr>
        <w:pStyle w:val="MinutadeContrato"/>
      </w:pPr>
    </w:p>
    <w:bookmarkEnd w:id="1224"/>
    <w:p w:rsidR="00B31CF6" w:rsidP="006A5278" w:rsidRDefault="005F6644" w14:paraId="5D70D81B" w14:textId="77777777">
      <w:pPr>
        <w:pStyle w:val="MinutadeContrato"/>
        <w:numPr>
          <w:ilvl w:val="1"/>
          <w:numId w:val="2"/>
        </w:numPr>
      </w:pPr>
      <w:r>
        <w:t xml:space="preserve">A suspensão do direito de participar de licitações e de contratar com a Administração Pública Federal será aplicada no caso de práticas reiteradas de infrações contratuais, nos termos do presente </w:t>
      </w:r>
      <w:r w:rsidRPr="160BC4F4">
        <w:rPr>
          <w:b/>
        </w:rPr>
        <w:t>Contrato</w:t>
      </w:r>
      <w:r>
        <w:t xml:space="preserve"> e da regulamentação vigente. </w:t>
      </w:r>
    </w:p>
    <w:p w:rsidR="00B31CF6" w:rsidP="006A5278" w:rsidRDefault="00B31CF6" w14:paraId="5874CFAD" w14:textId="77777777">
      <w:pPr>
        <w:pStyle w:val="MinutadeContrato"/>
      </w:pPr>
    </w:p>
    <w:p w:rsidR="00B31CF6" w:rsidP="006A5278" w:rsidRDefault="005F6644" w14:paraId="2D1FC382" w14:textId="2E2F5DDA">
      <w:pPr>
        <w:pStyle w:val="MinutadeContrato"/>
        <w:numPr>
          <w:ilvl w:val="1"/>
          <w:numId w:val="2"/>
        </w:numPr>
      </w:pPr>
      <w:bookmarkStart w:name="_Hlk81996090" w:id="1225"/>
      <w:r>
        <w:t xml:space="preserve">A imposição de sanções à </w:t>
      </w:r>
      <w:r w:rsidRPr="160BC4F4">
        <w:rPr>
          <w:b/>
        </w:rPr>
        <w:t>Arrendatária</w:t>
      </w:r>
      <w:r>
        <w:t xml:space="preserve"> não afasta a possibilidade de aplicação de medidas acautelatórias pela </w:t>
      </w:r>
      <w:r w:rsidRPr="160BC4F4">
        <w:rPr>
          <w:b/>
        </w:rPr>
        <w:t>ANTAQ</w:t>
      </w:r>
      <w:r>
        <w:t>, visando preservar a integridade física ou patrimonial de terceiros, tais como: a interdição de instalações, estabelecimentos ou equipamentos, a apreensão de bens ou produtos, além de outras medidas previstas na legislação e regulamentação do setor.</w:t>
      </w:r>
      <w:bookmarkEnd w:id="1225"/>
    </w:p>
    <w:p w:rsidR="00B31CF6" w:rsidP="006A5278" w:rsidRDefault="00B31CF6" w14:paraId="5C66D862" w14:textId="77777777">
      <w:pPr>
        <w:pStyle w:val="MinutadeContrato"/>
      </w:pPr>
    </w:p>
    <w:p w:rsidR="00B31CF6" w:rsidP="006A5278" w:rsidRDefault="006A5278" w14:paraId="4EBE9400" w14:textId="2DA734A4">
      <w:pPr>
        <w:pStyle w:val="MinutadeContrato"/>
        <w:numPr>
          <w:ilvl w:val="0"/>
          <w:numId w:val="2"/>
        </w:numPr>
        <w:outlineLvl w:val="0"/>
        <w:rPr>
          <w:b/>
        </w:rPr>
      </w:pPr>
      <w:bookmarkStart w:name="_Toc227211061" w:id="1226"/>
      <w:bookmarkStart w:name="_Toc342606233" w:id="1227"/>
      <w:bookmarkStart w:name="_Toc185940739" w:id="1228"/>
      <w:bookmarkStart w:name="_Toc187492910" w:id="1229"/>
      <w:bookmarkStart w:name="_Toc185940740" w:id="1230"/>
      <w:bookmarkStart w:name="_Toc187492911" w:id="1231"/>
      <w:bookmarkStart w:name="_Toc185940741" w:id="1232"/>
      <w:bookmarkStart w:name="_Toc187492912" w:id="1233"/>
      <w:bookmarkStart w:name="_Toc505936369" w:id="1234"/>
      <w:bookmarkStart w:name="_Toc479169598" w:id="1235"/>
      <w:bookmarkStart w:name="_Toc516653230" w:id="1236"/>
      <w:bookmarkStart w:name="_Toc508876315" w:id="1237"/>
      <w:bookmarkStart w:name="_Toc516670508" w:id="1238"/>
      <w:bookmarkStart w:name="_Toc516653093" w:id="1239"/>
      <w:bookmarkStart w:name="_Toc516685289" w:id="1240"/>
      <w:bookmarkStart w:name="_Toc520129646" w:id="1241"/>
      <w:bookmarkStart w:name="_Toc529542947" w:id="1242"/>
      <w:bookmarkStart w:name="_Toc529543238" w:id="1243"/>
      <w:bookmarkStart w:name="_Toc520135213" w:id="1244"/>
      <w:bookmarkStart w:name="_Toc531161641" w:id="1245"/>
      <w:bookmarkStart w:name="_Toc5721036" w:id="1246"/>
      <w:bookmarkStart w:name="_Toc5779508" w:id="1247"/>
      <w:bookmarkStart w:name="_Toc26373516" w:id="1248"/>
      <w:bookmarkStart w:name="_Toc23416584" w:id="1249"/>
      <w:bookmarkStart w:name="_Toc216433098" w:id="1250"/>
      <w:bookmarkStart w:name="_Toc344451311" w:id="1251"/>
      <w:bookmarkStart w:name="_Toc367195629" w:id="1252"/>
      <w:bookmarkStart w:name="_Ref367203042" w:id="1253"/>
      <w:bookmarkStart w:name="_Toc468105441" w:id="1254"/>
      <w:bookmarkEnd w:id="1226"/>
      <w:bookmarkEnd w:id="1227"/>
      <w:bookmarkEnd w:id="1228"/>
      <w:bookmarkEnd w:id="1229"/>
      <w:bookmarkEnd w:id="1230"/>
      <w:bookmarkEnd w:id="1231"/>
      <w:bookmarkEnd w:id="1232"/>
      <w:bookmarkEnd w:id="1233"/>
      <w:r>
        <w:rPr>
          <w:rFonts w:cstheme="minorBidi"/>
          <w:b/>
        </w:rPr>
        <w:t xml:space="preserve">Da </w:t>
      </w:r>
      <w:r w:rsidRPr="18FDD54D" w:rsidR="005F6644">
        <w:rPr>
          <w:rFonts w:cstheme="minorBidi"/>
          <w:b/>
        </w:rPr>
        <w:t>Sociedade de Propósito Específico - SPE</w:t>
      </w:r>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r w:rsidRPr="18FDD54D" w:rsidR="005F6644">
        <w:rPr>
          <w:rFonts w:cstheme="minorBidi"/>
          <w:b/>
        </w:rPr>
        <w:t xml:space="preserve"> </w:t>
      </w:r>
    </w:p>
    <w:p w:rsidR="00B31CF6" w:rsidP="006A5278" w:rsidRDefault="00B31CF6" w14:paraId="70880808" w14:textId="77777777">
      <w:pPr>
        <w:pStyle w:val="MinutadeContrato"/>
        <w:rPr>
          <w:b/>
        </w:rPr>
      </w:pPr>
    </w:p>
    <w:p w:rsidR="00B31CF6" w:rsidP="006A5278" w:rsidRDefault="005F6644" w14:paraId="1A5DB40D" w14:textId="77777777">
      <w:pPr>
        <w:pStyle w:val="MinutadeContrato"/>
        <w:numPr>
          <w:ilvl w:val="1"/>
          <w:numId w:val="2"/>
        </w:numPr>
      </w:pPr>
      <w:r>
        <w:t xml:space="preserve">A </w:t>
      </w:r>
      <w:r w:rsidRPr="160BC4F4">
        <w:rPr>
          <w:b/>
        </w:rPr>
        <w:t>Arrendatária</w:t>
      </w:r>
      <w:r>
        <w:t xml:space="preserve"> se manterá preferencialmente como uma </w:t>
      </w:r>
      <w:r w:rsidRPr="160BC4F4">
        <w:rPr>
          <w:b/>
        </w:rPr>
        <w:t>SPE</w:t>
      </w:r>
      <w:r>
        <w:t xml:space="preserve">, constituída de acordo com a lei brasileira, por prazo indeterminado, com a finalidade exclusiva de explorar o </w:t>
      </w:r>
      <w:r w:rsidRPr="160BC4F4">
        <w:rPr>
          <w:b/>
        </w:rPr>
        <w:t>Arrendamento</w:t>
      </w:r>
      <w:r>
        <w:t>.</w:t>
      </w:r>
    </w:p>
    <w:p w:rsidR="00B31CF6" w:rsidP="004B24EC" w:rsidRDefault="00B31CF6" w14:paraId="2DA91258" w14:textId="77777777">
      <w:pPr>
        <w:pStyle w:val="MinutadeContrato"/>
      </w:pPr>
    </w:p>
    <w:p w:rsidR="00B31CF6" w:rsidP="004B24EC" w:rsidRDefault="005F6644" w14:paraId="3234B9E7" w14:textId="1DA2FAEA">
      <w:pPr>
        <w:pStyle w:val="MinutadeContrato"/>
        <w:numPr>
          <w:ilvl w:val="2"/>
          <w:numId w:val="2"/>
        </w:numPr>
      </w:pPr>
      <w:r>
        <w:t xml:space="preserve">Alternativamente à criação da </w:t>
      </w:r>
      <w:r w:rsidRPr="002C6B61">
        <w:rPr>
          <w:b/>
          <w:bCs w:val="0"/>
        </w:rPr>
        <w:t>SPE</w:t>
      </w:r>
      <w:r>
        <w:t xml:space="preserve">, a </w:t>
      </w:r>
      <w:r w:rsidR="00A06554">
        <w:rPr>
          <w:b/>
          <w:bCs w:val="0"/>
        </w:rPr>
        <w:t>A</w:t>
      </w:r>
      <w:r w:rsidRPr="00A06554">
        <w:rPr>
          <w:b/>
          <w:bCs w:val="0"/>
        </w:rPr>
        <w:t>rrendatária</w:t>
      </w:r>
      <w:r>
        <w:t xml:space="preserve"> poderá criar unidade operacional ou de negócios, quer como filial, sucursal ou assemelhada, procedendo com sistema de escrituração descentralizada, contendo registros contábeis que permitam a identificação das transações de cada uma dessas unidades, na forma e no grau de detalhamento previsto no art. 3º da Resolução </w:t>
      </w:r>
      <w:bookmarkStart w:name="_Hlk81996163" w:id="1255"/>
      <w:r>
        <w:t xml:space="preserve">nº 49, de 23 de julho de 2021, da </w:t>
      </w:r>
      <w:r w:rsidRPr="005B6DE9">
        <w:rPr>
          <w:b/>
          <w:bCs w:val="0"/>
        </w:rPr>
        <w:t>ANTAQ</w:t>
      </w:r>
      <w:r>
        <w:t>;</w:t>
      </w:r>
      <w:bookmarkEnd w:id="1255"/>
      <w:r>
        <w:t xml:space="preserve"> nas Normas Brasileiras de Contabilidade ITG 2000, aprovadas pela Resolução nº 1330</w:t>
      </w:r>
      <w:bookmarkStart w:name="_Hlk81996196" w:id="1256"/>
      <w:r>
        <w:t>,</w:t>
      </w:r>
      <w:bookmarkStart w:name="_Hlk81694627" w:id="1257"/>
      <w:r>
        <w:t xml:space="preserve"> de 18 de março de 2011, do Conselho Federal de Contabilidade – CFC</w:t>
      </w:r>
      <w:bookmarkEnd w:id="1257"/>
      <w:r>
        <w:t xml:space="preserve">, </w:t>
      </w:r>
      <w:bookmarkEnd w:id="1256"/>
      <w:r>
        <w:t>em especial em seus itens 20 a 25, ou nas normas contábeis que as sucederem.</w:t>
      </w:r>
    </w:p>
    <w:p w:rsidR="00B31CF6" w:rsidP="00E751BF" w:rsidRDefault="00B31CF6" w14:paraId="4A318220" w14:textId="77777777">
      <w:pPr>
        <w:pStyle w:val="MinutadeContrato"/>
      </w:pPr>
    </w:p>
    <w:p w:rsidR="00B31CF6" w:rsidP="00E751BF" w:rsidRDefault="00E751BF" w14:paraId="748119CE" w14:textId="4BCBF40C">
      <w:pPr>
        <w:pStyle w:val="MinutadeContrato"/>
        <w:numPr>
          <w:ilvl w:val="0"/>
          <w:numId w:val="2"/>
        </w:numPr>
        <w:outlineLvl w:val="0"/>
        <w:rPr>
          <w:b/>
        </w:rPr>
      </w:pPr>
      <w:bookmarkStart w:name="_Toc516653231" w:id="1258"/>
      <w:bookmarkStart w:name="_Toc508876316" w:id="1259"/>
      <w:bookmarkStart w:name="_Toc508098050" w:id="1260"/>
      <w:bookmarkStart w:name="_Toc506986414" w:id="1261"/>
      <w:bookmarkStart w:name="_Toc508101064" w:id="1262"/>
      <w:bookmarkStart w:name="_Toc516670509" w:id="1263"/>
      <w:bookmarkStart w:name="_Toc516653094" w:id="1264"/>
      <w:bookmarkStart w:name="_Toc516685290" w:id="1265"/>
      <w:bookmarkStart w:name="_Toc508011942" w:id="1266"/>
      <w:bookmarkStart w:name="_Toc508905847" w:id="1267"/>
      <w:bookmarkStart w:name="_Toc508906555" w:id="1268"/>
      <w:bookmarkStart w:name="_Toc511292821" w:id="1269"/>
      <w:bookmarkStart w:name="_Toc509418084" w:id="1270"/>
      <w:bookmarkStart w:name="_Toc511294293" w:id="1271"/>
      <w:bookmarkStart w:name="_Toc520129647" w:id="1272"/>
      <w:bookmarkStart w:name="_Toc529542948" w:id="1273"/>
      <w:bookmarkStart w:name="_Toc529543239" w:id="1274"/>
      <w:bookmarkStart w:name="_Toc520135214" w:id="1275"/>
      <w:bookmarkStart w:name="_Toc531161642" w:id="1276"/>
      <w:bookmarkStart w:name="_Toc5721037" w:id="1277"/>
      <w:bookmarkStart w:name="_Toc5779509" w:id="1278"/>
      <w:bookmarkStart w:name="_Toc26373517" w:id="1279"/>
      <w:bookmarkStart w:name="_Toc23416585" w:id="1280"/>
      <w:bookmarkStart w:name="_Toc216433099" w:id="1281"/>
      <w:bookmarkStart w:name="_Toc498342651" w:id="1282"/>
      <w:bookmarkStart w:name="_Toc497310018" w:id="1283"/>
      <w:bookmarkStart w:name="_Toc504641347" w:id="1284"/>
      <w:r>
        <w:rPr>
          <w:rFonts w:cstheme="minorBidi"/>
          <w:b/>
        </w:rPr>
        <w:t xml:space="preserve">Do </w:t>
      </w:r>
      <w:r w:rsidRPr="18FDD54D" w:rsidR="005F6644">
        <w:rPr>
          <w:rFonts w:cstheme="minorBidi"/>
          <w:b/>
        </w:rPr>
        <w:t>Capital Social Mínimo</w:t>
      </w:r>
      <w:bookmarkEnd w:id="1251"/>
      <w:bookmarkEnd w:id="1252"/>
      <w:bookmarkEnd w:id="1253"/>
      <w:bookmarkEnd w:id="1254"/>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r w:rsidRPr="18FDD54D" w:rsidR="005F6644">
        <w:rPr>
          <w:rFonts w:cstheme="minorBidi"/>
          <w:b/>
        </w:rPr>
        <w:t xml:space="preserve"> </w:t>
      </w:r>
    </w:p>
    <w:p w:rsidR="00B31CF6" w:rsidP="00E751BF" w:rsidRDefault="00B31CF6" w14:paraId="6859DC64" w14:textId="77777777">
      <w:pPr>
        <w:pStyle w:val="MinutadeContrato"/>
        <w:rPr>
          <w:b/>
        </w:rPr>
      </w:pPr>
    </w:p>
    <w:p w:rsidR="00B31CF6" w:rsidP="00E751BF" w:rsidRDefault="005F6644" w14:paraId="692B9B85" w14:textId="61A5FAD1">
      <w:pPr>
        <w:pStyle w:val="MinutadeContrato"/>
        <w:numPr>
          <w:ilvl w:val="1"/>
          <w:numId w:val="2"/>
        </w:numPr>
      </w:pPr>
      <w:bookmarkStart w:name="_Toc140250772" w:id="1285"/>
      <w:bookmarkStart w:name="_Toc140250881" w:id="1286"/>
      <w:bookmarkStart w:name="_Toc158801469" w:id="1287"/>
      <w:bookmarkStart w:name="_Toc161570527" w:id="1288"/>
      <w:bookmarkEnd w:id="1282"/>
      <w:bookmarkEnd w:id="1283"/>
      <w:bookmarkEnd w:id="1284"/>
      <w:r>
        <w:t xml:space="preserve">A </w:t>
      </w:r>
      <w:r w:rsidRPr="160BC4F4">
        <w:rPr>
          <w:b/>
        </w:rPr>
        <w:t>Arrendatária</w:t>
      </w:r>
      <w:r>
        <w:t xml:space="preserve"> constituída para a exploração do </w:t>
      </w:r>
      <w:r w:rsidRPr="160BC4F4">
        <w:rPr>
          <w:b/>
        </w:rPr>
        <w:t>Arrendamento</w:t>
      </w:r>
      <w:r>
        <w:t xml:space="preserve"> deverá possuir capital social mínimo no valor</w:t>
      </w:r>
      <w:r w:rsidR="005023AE">
        <w:t xml:space="preserve"> </w:t>
      </w:r>
      <w:r w:rsidRPr="005023AE" w:rsidR="005023AE">
        <w:t>R$ 1.290.980.6</w:t>
      </w:r>
      <w:r w:rsidR="005023AE">
        <w:t>00,00</w:t>
      </w:r>
      <w:r w:rsidRPr="005023AE" w:rsidR="005023AE">
        <w:t xml:space="preserve"> (um bilhão, duzentos e noventa milhões, novecentos e oitenta mil,</w:t>
      </w:r>
      <w:r w:rsidR="005023AE">
        <w:t xml:space="preserve"> e</w:t>
      </w:r>
      <w:r w:rsidRPr="005023AE" w:rsidR="005023AE">
        <w:t xml:space="preserve"> seiscentos reais</w:t>
      </w:r>
      <w:r>
        <w:t>), devidamente subscrito.</w:t>
      </w:r>
    </w:p>
    <w:p w:rsidR="00B31CF6" w:rsidP="00E751BF" w:rsidRDefault="00B31CF6" w14:paraId="5A68CF34" w14:textId="77777777">
      <w:pPr>
        <w:pStyle w:val="MinutadeContrato"/>
      </w:pPr>
    </w:p>
    <w:p w:rsidR="00B31CF6" w:rsidP="00E751BF" w:rsidRDefault="005F6644" w14:paraId="52A11342" w14:textId="0A7402A5">
      <w:pPr>
        <w:pStyle w:val="MinutadeContrato"/>
        <w:numPr>
          <w:ilvl w:val="2"/>
          <w:numId w:val="2"/>
        </w:numPr>
      </w:pPr>
      <w:r>
        <w:t xml:space="preserve">A celebração deste </w:t>
      </w:r>
      <w:r w:rsidRPr="008264BA" w:rsidR="008264BA">
        <w:rPr>
          <w:b/>
          <w:bCs w:val="0"/>
        </w:rPr>
        <w:t>C</w:t>
      </w:r>
      <w:r w:rsidRPr="008264BA">
        <w:rPr>
          <w:b/>
          <w:bCs w:val="0"/>
        </w:rPr>
        <w:t>ontrato</w:t>
      </w:r>
      <w:r>
        <w:t xml:space="preserve"> está condicionada à comprovação de integralização de, pelo menos, 50% (cinquenta por cento) do capital social mínimo em moeda nacional corrente.</w:t>
      </w:r>
    </w:p>
    <w:p w:rsidR="00B31CF6" w:rsidP="00E751BF" w:rsidRDefault="00B31CF6" w14:paraId="01E1E6CB" w14:textId="77777777">
      <w:pPr>
        <w:pStyle w:val="MinutadeContrato"/>
      </w:pPr>
    </w:p>
    <w:p w:rsidR="00B31CF6" w:rsidP="00E751BF" w:rsidRDefault="005F6644" w14:paraId="6A8E42D5" w14:textId="77777777">
      <w:pPr>
        <w:pStyle w:val="MinutadeContrato"/>
        <w:numPr>
          <w:ilvl w:val="2"/>
          <w:numId w:val="2"/>
        </w:numPr>
      </w:pPr>
      <w:r>
        <w:t xml:space="preserve">Até a assinatura do Termo de Aceitação Provisória e Permissão de Uso dos Ativos, a </w:t>
      </w:r>
      <w:r w:rsidRPr="160BC4F4">
        <w:rPr>
          <w:b/>
        </w:rPr>
        <w:t>Arrendatária</w:t>
      </w:r>
      <w:r>
        <w:t xml:space="preserve"> deverá integralizar 100% (cem por cento) do capital social inicial mínimo em moeda nacional corrente.</w:t>
      </w:r>
    </w:p>
    <w:p w:rsidR="00B31CF6" w:rsidP="00E751BF" w:rsidRDefault="00B31CF6" w14:paraId="525FB89C" w14:textId="77777777">
      <w:pPr>
        <w:pStyle w:val="MinutadeContrato"/>
      </w:pPr>
    </w:p>
    <w:p w:rsidR="00B31CF6" w:rsidP="00E751BF" w:rsidRDefault="005F6644" w14:paraId="77157E73" w14:textId="77777777">
      <w:pPr>
        <w:pStyle w:val="MinutadeContrato"/>
        <w:numPr>
          <w:ilvl w:val="2"/>
          <w:numId w:val="2"/>
        </w:numPr>
      </w:pPr>
      <w:r>
        <w:t xml:space="preserve">A </w:t>
      </w:r>
      <w:r w:rsidRPr="160BC4F4">
        <w:rPr>
          <w:b/>
        </w:rPr>
        <w:t>Arrendatária</w:t>
      </w:r>
      <w:r>
        <w:t xml:space="preserve"> não poderá, durante o período de vigência contratual, reduzir o seu capital social abaixo do valor mínimo especificado acima, sem prévia e expressa autorização do </w:t>
      </w:r>
      <w:r w:rsidRPr="160BC4F4">
        <w:rPr>
          <w:b/>
        </w:rPr>
        <w:t>Poder Concedente</w:t>
      </w:r>
      <w:r>
        <w:t>.</w:t>
      </w:r>
    </w:p>
    <w:p w:rsidR="00B31CF6" w:rsidP="00E751BF" w:rsidRDefault="00B31CF6" w14:paraId="3D3A21B9" w14:textId="77777777">
      <w:pPr>
        <w:pStyle w:val="MinutadeContrato"/>
      </w:pPr>
    </w:p>
    <w:p w:rsidR="00B31CF6" w:rsidP="00E751BF" w:rsidRDefault="00E751BF" w14:paraId="771671D6" w14:textId="44621873">
      <w:pPr>
        <w:pStyle w:val="MinutadeContrato"/>
        <w:numPr>
          <w:ilvl w:val="0"/>
          <w:numId w:val="2"/>
        </w:numPr>
        <w:outlineLvl w:val="0"/>
        <w:rPr>
          <w:b/>
        </w:rPr>
      </w:pPr>
      <w:bookmarkStart w:name="_DV_M590" w:id="1289"/>
      <w:bookmarkStart w:name="_Toc344451313" w:id="1290"/>
      <w:bookmarkStart w:name="_Toc367195630" w:id="1291"/>
      <w:bookmarkStart w:name="_Toc468105442" w:id="1292"/>
      <w:bookmarkStart w:name="_Toc497310019" w:id="1293"/>
      <w:bookmarkStart w:name="_Toc506983789" w:id="1294"/>
      <w:bookmarkStart w:name="_Toc505936370" w:id="1295"/>
      <w:bookmarkStart w:name="_Toc479169599" w:id="1296"/>
      <w:bookmarkStart w:name="_Toc516653232" w:id="1297"/>
      <w:bookmarkStart w:name="_Toc508876317" w:id="1298"/>
      <w:bookmarkStart w:name="_Toc498342652" w:id="1299"/>
      <w:bookmarkStart w:name="_Toc508098051" w:id="1300"/>
      <w:bookmarkStart w:name="_Toc504641348" w:id="1301"/>
      <w:bookmarkStart w:name="_Toc506986415" w:id="1302"/>
      <w:bookmarkStart w:name="_Toc498417177" w:id="1303"/>
      <w:bookmarkStart w:name="_Toc508101065" w:id="1304"/>
      <w:bookmarkStart w:name="_Toc516670510" w:id="1305"/>
      <w:bookmarkStart w:name="_Toc516653095" w:id="1306"/>
      <w:bookmarkStart w:name="_Toc516685291" w:id="1307"/>
      <w:bookmarkStart w:name="_Toc508011943" w:id="1308"/>
      <w:bookmarkStart w:name="_Toc509418085" w:id="1309"/>
      <w:bookmarkStart w:name="_Toc511294294" w:id="1310"/>
      <w:bookmarkStart w:name="_Toc511292822" w:id="1311"/>
      <w:bookmarkStart w:name="_Toc508906556" w:id="1312"/>
      <w:bookmarkStart w:name="_Toc508905848" w:id="1313"/>
      <w:bookmarkStart w:name="_Toc520129648" w:id="1314"/>
      <w:bookmarkStart w:name="_Toc529542949" w:id="1315"/>
      <w:bookmarkStart w:name="_Toc529543240" w:id="1316"/>
      <w:bookmarkStart w:name="_Toc520135215" w:id="1317"/>
      <w:bookmarkStart w:name="_Toc531161643" w:id="1318"/>
      <w:bookmarkStart w:name="_Toc5721038" w:id="1319"/>
      <w:bookmarkStart w:name="_Toc5779510" w:id="1320"/>
      <w:bookmarkStart w:name="_Toc26373518" w:id="1321"/>
      <w:bookmarkStart w:name="_Toc23416586" w:id="1322"/>
      <w:bookmarkStart w:name="_Toc216433100" w:id="1323"/>
      <w:bookmarkStart w:name="_Toc140250773" w:id="1324"/>
      <w:bookmarkStart w:name="_Toc140250882" w:id="1325"/>
      <w:bookmarkStart w:name="_Toc158801470" w:id="1326"/>
      <w:bookmarkStart w:name="_Toc161570528" w:id="1327"/>
      <w:bookmarkEnd w:id="1285"/>
      <w:bookmarkEnd w:id="1286"/>
      <w:bookmarkEnd w:id="1287"/>
      <w:bookmarkEnd w:id="1288"/>
      <w:bookmarkEnd w:id="1289"/>
      <w:r>
        <w:rPr>
          <w:rFonts w:cstheme="minorBidi"/>
          <w:b/>
        </w:rPr>
        <w:t xml:space="preserve">Do </w:t>
      </w:r>
      <w:r w:rsidRPr="18FDD54D" w:rsidR="005F6644">
        <w:rPr>
          <w:rFonts w:cstheme="minorBidi"/>
          <w:b/>
        </w:rPr>
        <w:t>Financiamento</w:t>
      </w:r>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p>
    <w:p w:rsidR="00B31CF6" w:rsidP="00E751BF" w:rsidRDefault="00B31CF6" w14:paraId="7A2C9A02" w14:textId="77777777">
      <w:pPr>
        <w:pStyle w:val="MinutadeContrato"/>
        <w:rPr>
          <w:b/>
        </w:rPr>
      </w:pPr>
    </w:p>
    <w:p w:rsidR="00B31CF6" w:rsidP="00E751BF" w:rsidRDefault="005F6644" w14:paraId="39C22C48" w14:textId="77777777">
      <w:pPr>
        <w:pStyle w:val="MinutadeContrato"/>
        <w:numPr>
          <w:ilvl w:val="1"/>
          <w:numId w:val="2"/>
        </w:numPr>
      </w:pPr>
      <w:r>
        <w:t xml:space="preserve">A </w:t>
      </w:r>
      <w:r w:rsidRPr="160BC4F4">
        <w:rPr>
          <w:b/>
        </w:rPr>
        <w:t>Arrendatária</w:t>
      </w:r>
      <w:r>
        <w:t xml:space="preserve"> é a única e exclusiva responsável pela obtenção dos financiamentos necessários à exploração do </w:t>
      </w:r>
      <w:r w:rsidRPr="160BC4F4">
        <w:rPr>
          <w:b/>
        </w:rPr>
        <w:t>Arrendamento</w:t>
      </w:r>
      <w:r>
        <w:t xml:space="preserve">, conforme previsto neste </w:t>
      </w:r>
      <w:r w:rsidRPr="160BC4F4">
        <w:rPr>
          <w:b/>
        </w:rPr>
        <w:t>Contrato</w:t>
      </w:r>
      <w:r>
        <w:t xml:space="preserve">, de modo a cumprir, cabal e tempestivamente, com todas as obrigações assumidas no </w:t>
      </w:r>
      <w:r w:rsidRPr="160BC4F4">
        <w:rPr>
          <w:b/>
        </w:rPr>
        <w:t>Contrato</w:t>
      </w:r>
      <w:r>
        <w:t>.</w:t>
      </w:r>
    </w:p>
    <w:p w:rsidR="00B31CF6" w:rsidP="00E751BF" w:rsidRDefault="00B31CF6" w14:paraId="1C1D3CD5" w14:textId="77777777">
      <w:pPr>
        <w:pStyle w:val="MinutadeContrato"/>
      </w:pPr>
    </w:p>
    <w:p w:rsidR="00B31CF6" w:rsidP="00E751BF" w:rsidRDefault="005F6644" w14:paraId="23FE75B9" w14:textId="77777777">
      <w:pPr>
        <w:pStyle w:val="MinutadeContrato"/>
        <w:numPr>
          <w:ilvl w:val="1"/>
          <w:numId w:val="2"/>
        </w:numPr>
      </w:pPr>
      <w:r>
        <w:t xml:space="preserve">A </w:t>
      </w:r>
      <w:r w:rsidRPr="160BC4F4">
        <w:rPr>
          <w:b/>
        </w:rPr>
        <w:t>Arrendatária</w:t>
      </w:r>
      <w:r>
        <w:t xml:space="preserve"> deverá apresentar à </w:t>
      </w:r>
      <w:r w:rsidRPr="160BC4F4">
        <w:rPr>
          <w:b/>
        </w:rPr>
        <w:t>ANTAQ</w:t>
      </w:r>
      <w:r>
        <w:t xml:space="preserve"> cópia autenticada dos contratos de financiamento e de garantia que venha a celebrar e de documentos representativos dos títulos e valores mobiliários que venha a emitir, bem como quaisquer alterações a esses instrumentos, no prazo de 10 (dez) dias úteis da data de sua assinatura e emissão, conforme o caso.</w:t>
      </w:r>
    </w:p>
    <w:p w:rsidR="00B31CF6" w:rsidP="00E751BF" w:rsidRDefault="00B31CF6" w14:paraId="28B385D5" w14:textId="77777777">
      <w:pPr>
        <w:pStyle w:val="MinutadeContrato"/>
      </w:pPr>
    </w:p>
    <w:p w:rsidR="00B31CF6" w:rsidP="00E751BF" w:rsidRDefault="005F6644" w14:paraId="50E7388C" w14:textId="77777777">
      <w:pPr>
        <w:pStyle w:val="MinutadeContrato"/>
        <w:numPr>
          <w:ilvl w:val="1"/>
          <w:numId w:val="2"/>
        </w:numPr>
      </w:pPr>
      <w:r>
        <w:t xml:space="preserve">A </w:t>
      </w:r>
      <w:r w:rsidRPr="160BC4F4">
        <w:rPr>
          <w:b/>
        </w:rPr>
        <w:t>Arrendatária</w:t>
      </w:r>
      <w:r>
        <w:t xml:space="preserve"> não poderá invocar qualquer disposição, Cláusula ou condição dos contratos de financiamento, ou qualquer atraso no desembolso dos recursos, para se eximir, total ou parcialmente, das obrigações assumidas no </w:t>
      </w:r>
      <w:r w:rsidRPr="160BC4F4">
        <w:rPr>
          <w:b/>
        </w:rPr>
        <w:t>Contrato</w:t>
      </w:r>
      <w:r>
        <w:t>.</w:t>
      </w:r>
    </w:p>
    <w:p w:rsidR="00B31CF6" w:rsidP="00E751BF" w:rsidRDefault="00B31CF6" w14:paraId="0A21F6AD" w14:textId="77777777">
      <w:pPr>
        <w:pStyle w:val="MinutadeContrato"/>
      </w:pPr>
    </w:p>
    <w:p w:rsidR="00B31CF6" w:rsidP="00E751BF" w:rsidRDefault="005F6644" w14:paraId="43C2E606" w14:textId="77777777">
      <w:pPr>
        <w:pStyle w:val="MinutadeContrato"/>
        <w:numPr>
          <w:ilvl w:val="1"/>
          <w:numId w:val="2"/>
        </w:numPr>
      </w:pPr>
      <w:r>
        <w:t xml:space="preserve">A </w:t>
      </w:r>
      <w:r w:rsidRPr="160BC4F4">
        <w:rPr>
          <w:b/>
        </w:rPr>
        <w:t xml:space="preserve">Arrendatária </w:t>
      </w:r>
      <w:r>
        <w:t xml:space="preserve">poderá dar em garantia dos financiamentos contratados nos termos desta Cláusula, os direitos emergentes do </w:t>
      </w:r>
      <w:r w:rsidRPr="160BC4F4">
        <w:rPr>
          <w:b/>
        </w:rPr>
        <w:t>Arrendamento</w:t>
      </w:r>
      <w:r>
        <w:t xml:space="preserve">, tais como as receitas de exploração do </w:t>
      </w:r>
      <w:r w:rsidRPr="160BC4F4">
        <w:rPr>
          <w:b/>
        </w:rPr>
        <w:t>Arrendamento</w:t>
      </w:r>
      <w:r>
        <w:t>, observados os limites que não comprometam a regular execução do</w:t>
      </w:r>
      <w:r w:rsidRPr="160BC4F4">
        <w:rPr>
          <w:b/>
        </w:rPr>
        <w:t xml:space="preserve"> Contrato</w:t>
      </w:r>
      <w:r>
        <w:t>, bem como observado o disposto no artigo 28-A da Lei nº 8.987, de 1995.</w:t>
      </w:r>
    </w:p>
    <w:p w:rsidR="00B31CF6" w:rsidP="005541A4" w:rsidRDefault="00B31CF6" w14:paraId="54010A76" w14:textId="77777777">
      <w:pPr>
        <w:pStyle w:val="MinutadeContrato"/>
      </w:pPr>
    </w:p>
    <w:p w:rsidR="00B31CF6" w:rsidP="005541A4" w:rsidRDefault="005F6644" w14:paraId="30AF7573" w14:textId="77777777">
      <w:pPr>
        <w:pStyle w:val="MinutadeContrato"/>
        <w:numPr>
          <w:ilvl w:val="1"/>
          <w:numId w:val="2"/>
        </w:numPr>
      </w:pPr>
      <w:r>
        <w:t xml:space="preserve">É vedado à </w:t>
      </w:r>
      <w:r w:rsidRPr="160BC4F4">
        <w:rPr>
          <w:b/>
        </w:rPr>
        <w:t>Arrendatária</w:t>
      </w:r>
      <w:r>
        <w:t xml:space="preserve">: </w:t>
      </w:r>
    </w:p>
    <w:p w:rsidR="00B31CF6" w:rsidP="005541A4" w:rsidRDefault="00B31CF6" w14:paraId="46FB32E0" w14:textId="77777777">
      <w:pPr>
        <w:pStyle w:val="MinutadeContrato"/>
      </w:pPr>
    </w:p>
    <w:p w:rsidR="00B31CF6" w:rsidP="005541A4" w:rsidRDefault="005F6644" w14:paraId="5E0707E1" w14:textId="77777777">
      <w:pPr>
        <w:pStyle w:val="MinutadeContrato"/>
        <w:numPr>
          <w:ilvl w:val="2"/>
          <w:numId w:val="2"/>
        </w:numPr>
        <w:rPr>
          <w:lang w:eastAsia="ar-SA"/>
        </w:rPr>
      </w:pPr>
      <w:r w:rsidRPr="00186B76">
        <w:rPr>
          <w:lang w:eastAsia="ar-SA"/>
        </w:rPr>
        <w:t xml:space="preserve">Conceder empréstimos, financiamentos e/ou quaisquer outras formas de transferência de recursos para seus acionistas e/ou </w:t>
      </w:r>
      <w:r w:rsidRPr="00186B76">
        <w:rPr>
          <w:b/>
          <w:lang w:eastAsia="ar-SA"/>
        </w:rPr>
        <w:t>Partes Relacionadas</w:t>
      </w:r>
      <w:r w:rsidRPr="00186B76">
        <w:rPr>
          <w:lang w:eastAsia="ar-SA"/>
        </w:rPr>
        <w:t xml:space="preserve">, exceto transferências de recursos a título de distribuição de dividendos, pagamentos de juros sobre capital próprio e/ou pagamentos pela contratação de </w:t>
      </w:r>
      <w:r w:rsidRPr="00186B76">
        <w:rPr>
          <w:b/>
        </w:rPr>
        <w:t>Atividades,</w:t>
      </w:r>
      <w:r w:rsidRPr="00186B76">
        <w:rPr>
          <w:lang w:eastAsia="ar-SA"/>
        </w:rPr>
        <w:t xml:space="preserve"> celebrados em condições equitativas de mercado; e </w:t>
      </w:r>
    </w:p>
    <w:p w:rsidR="00B31CF6" w:rsidP="005541A4" w:rsidRDefault="00B31CF6" w14:paraId="2DDB8555" w14:textId="77777777">
      <w:pPr>
        <w:pStyle w:val="MinutadeContrato"/>
        <w:rPr>
          <w:lang w:eastAsia="ar-SA"/>
        </w:rPr>
      </w:pPr>
    </w:p>
    <w:p w:rsidR="00B31CF6" w:rsidP="005541A4" w:rsidRDefault="005F6644" w14:paraId="4950FFA8" w14:textId="77777777">
      <w:pPr>
        <w:pStyle w:val="MinutadeContrato"/>
        <w:numPr>
          <w:ilvl w:val="2"/>
          <w:numId w:val="2"/>
        </w:numPr>
        <w:rPr>
          <w:lang w:eastAsia="ar-SA"/>
        </w:rPr>
      </w:pPr>
      <w:r w:rsidRPr="00186B76">
        <w:rPr>
          <w:lang w:eastAsia="ar-SA"/>
        </w:rPr>
        <w:t xml:space="preserve">Prestar fiança, aval ou qualquer outra forma de garantia em favor de seus acionistas e/ou suas </w:t>
      </w:r>
      <w:r w:rsidRPr="00186B76">
        <w:rPr>
          <w:b/>
          <w:lang w:eastAsia="ar-SA"/>
        </w:rPr>
        <w:t>Partes Relacionadas</w:t>
      </w:r>
      <w:r w:rsidRPr="00186B76">
        <w:rPr>
          <w:lang w:eastAsia="ar-SA"/>
        </w:rPr>
        <w:t xml:space="preserve"> e/ou terceiros.</w:t>
      </w:r>
    </w:p>
    <w:p w:rsidR="00B31CF6" w:rsidP="005541A4" w:rsidRDefault="00B31CF6" w14:paraId="5996CC11" w14:textId="77777777">
      <w:pPr>
        <w:pStyle w:val="MinutadeContrato"/>
        <w:rPr>
          <w:lang w:eastAsia="ar-SA"/>
        </w:rPr>
      </w:pPr>
    </w:p>
    <w:p w:rsidR="00B31CF6" w:rsidP="005541A4" w:rsidRDefault="005541A4" w14:paraId="3F5865B4" w14:textId="65C0022A">
      <w:pPr>
        <w:pStyle w:val="MinutadeContrato"/>
        <w:numPr>
          <w:ilvl w:val="0"/>
          <w:numId w:val="2"/>
        </w:numPr>
        <w:outlineLvl w:val="0"/>
        <w:rPr>
          <w:b/>
        </w:rPr>
      </w:pPr>
      <w:bookmarkStart w:name="_Toc344451314" w:id="1328"/>
      <w:bookmarkStart w:name="_Toc367195631" w:id="1329"/>
      <w:bookmarkStart w:name="_Toc468105443" w:id="1330"/>
      <w:bookmarkStart w:name="_Toc497310020" w:id="1331"/>
      <w:bookmarkStart w:name="_Toc506983790" w:id="1332"/>
      <w:bookmarkStart w:name="_Toc505936371" w:id="1333"/>
      <w:bookmarkStart w:name="_Toc479169600" w:id="1334"/>
      <w:bookmarkStart w:name="_Toc516653233" w:id="1335"/>
      <w:bookmarkStart w:name="_Toc508876318" w:id="1336"/>
      <w:bookmarkStart w:name="_Toc498342653" w:id="1337"/>
      <w:bookmarkStart w:name="_Toc508098052" w:id="1338"/>
      <w:bookmarkStart w:name="_Toc504641349" w:id="1339"/>
      <w:bookmarkStart w:name="_Toc506986416" w:id="1340"/>
      <w:bookmarkStart w:name="_Toc498417178" w:id="1341"/>
      <w:bookmarkStart w:name="_Toc508101066" w:id="1342"/>
      <w:bookmarkStart w:name="_Toc516670511" w:id="1343"/>
      <w:bookmarkStart w:name="_Toc516653096" w:id="1344"/>
      <w:bookmarkStart w:name="_Toc516685292" w:id="1345"/>
      <w:bookmarkStart w:name="_Toc508011944" w:id="1346"/>
      <w:bookmarkStart w:name="_Toc508905849" w:id="1347"/>
      <w:bookmarkStart w:name="_Toc508906557" w:id="1348"/>
      <w:bookmarkStart w:name="_Toc511292823" w:id="1349"/>
      <w:bookmarkStart w:name="_Toc509418086" w:id="1350"/>
      <w:bookmarkStart w:name="_Toc511294295" w:id="1351"/>
      <w:bookmarkStart w:name="_Toc520129649" w:id="1352"/>
      <w:bookmarkStart w:name="_Toc529542950" w:id="1353"/>
      <w:bookmarkStart w:name="_Toc529543241" w:id="1354"/>
      <w:bookmarkStart w:name="_Toc520135216" w:id="1355"/>
      <w:bookmarkStart w:name="_Toc531161644" w:id="1356"/>
      <w:bookmarkStart w:name="_Toc5721039" w:id="1357"/>
      <w:bookmarkStart w:name="_Toc5779511" w:id="1358"/>
      <w:bookmarkStart w:name="_Toc26373519" w:id="1359"/>
      <w:bookmarkStart w:name="_Toc23416587" w:id="1360"/>
      <w:bookmarkStart w:name="_Toc216433101" w:id="1361"/>
      <w:r>
        <w:rPr>
          <w:rFonts w:cstheme="minorBidi"/>
          <w:b/>
        </w:rPr>
        <w:t xml:space="preserve">Da </w:t>
      </w:r>
      <w:r w:rsidRPr="18FDD54D" w:rsidR="005F6644">
        <w:rPr>
          <w:rFonts w:cstheme="minorBidi"/>
          <w:b/>
        </w:rPr>
        <w:t>Assunção do Controle ou Administração Temporária pelos Financiadores</w:t>
      </w:r>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rsidR="00B31CF6" w:rsidP="005541A4" w:rsidRDefault="00B31CF6" w14:paraId="091F9F3E" w14:textId="77777777">
      <w:pPr>
        <w:pStyle w:val="MinutadeContrato"/>
        <w:rPr>
          <w:b/>
        </w:rPr>
      </w:pPr>
    </w:p>
    <w:p w:rsidR="00B31CF6" w:rsidP="005541A4" w:rsidRDefault="005F6644" w14:paraId="06C12784" w14:textId="77777777">
      <w:pPr>
        <w:pStyle w:val="MinutadeContrato"/>
        <w:numPr>
          <w:ilvl w:val="1"/>
          <w:numId w:val="2"/>
        </w:numPr>
      </w:pPr>
      <w:r>
        <w:t>O</w:t>
      </w:r>
      <w:r w:rsidRPr="160BC4F4">
        <w:rPr>
          <w:b/>
        </w:rPr>
        <w:t xml:space="preserve"> Poder Concedente</w:t>
      </w:r>
      <w:r>
        <w:t xml:space="preserve"> poderá autorizar, mediante análise prévia da </w:t>
      </w:r>
      <w:r w:rsidRPr="160BC4F4">
        <w:rPr>
          <w:b/>
        </w:rPr>
        <w:t>ANTAQ,</w:t>
      </w:r>
      <w:r>
        <w:t xml:space="preserve"> a assunção do controle ou administração temporária da </w:t>
      </w:r>
      <w:r w:rsidRPr="160BC4F4">
        <w:rPr>
          <w:b/>
        </w:rPr>
        <w:t>Arrendatária</w:t>
      </w:r>
      <w:r>
        <w:t xml:space="preserve"> por seus </w:t>
      </w:r>
      <w:r w:rsidRPr="160BC4F4">
        <w:rPr>
          <w:b/>
        </w:rPr>
        <w:t>Financiadores</w:t>
      </w:r>
      <w:r>
        <w:t xml:space="preserve"> e </w:t>
      </w:r>
      <w:r w:rsidRPr="160BC4F4">
        <w:rPr>
          <w:b/>
        </w:rPr>
        <w:t>Garantidores</w:t>
      </w:r>
      <w:r>
        <w:t xml:space="preserve">, no caso de inadimplemento dos contratos de financiamento e para promover a sua reestruturação financeira e assegurar a continuidade das </w:t>
      </w:r>
      <w:r w:rsidRPr="160BC4F4">
        <w:rPr>
          <w:b/>
        </w:rPr>
        <w:t>Atividades</w:t>
      </w:r>
      <w:r>
        <w:t>, observado ainda o disposto no artigo 27-A da Lei nº 8.987, de 1995.</w:t>
      </w:r>
    </w:p>
    <w:p w:rsidR="00B31CF6" w:rsidP="005541A4" w:rsidRDefault="00B31CF6" w14:paraId="1D2CB2B1" w14:textId="77777777">
      <w:pPr>
        <w:pStyle w:val="MinutadeContrato"/>
      </w:pPr>
    </w:p>
    <w:p w:rsidR="00B31CF6" w:rsidP="005541A4" w:rsidRDefault="005F6644" w14:paraId="30ED87F2" w14:textId="77777777">
      <w:pPr>
        <w:pStyle w:val="MinutadeContrato"/>
        <w:numPr>
          <w:ilvl w:val="2"/>
          <w:numId w:val="2"/>
        </w:numPr>
      </w:pPr>
      <w:r>
        <w:t xml:space="preserve">A assunção do controle e administração temporária referida na Subcláusula anterior poderá ocorrer nos casos em que o inadimplemento às obrigações contratuais, por parte da </w:t>
      </w:r>
      <w:r w:rsidRPr="160BC4F4">
        <w:rPr>
          <w:b/>
        </w:rPr>
        <w:t>Arrendatária,</w:t>
      </w:r>
      <w:r>
        <w:t xml:space="preserve"> inviabilize ou coloque em risco a continuidade de exploração do </w:t>
      </w:r>
      <w:r w:rsidRPr="160BC4F4">
        <w:rPr>
          <w:b/>
        </w:rPr>
        <w:t>Arrendamento</w:t>
      </w:r>
      <w:r>
        <w:t xml:space="preserve">. </w:t>
      </w:r>
    </w:p>
    <w:p w:rsidR="00B31CF6" w:rsidP="005541A4" w:rsidRDefault="00B31CF6" w14:paraId="56CFE75F" w14:textId="77777777">
      <w:pPr>
        <w:pStyle w:val="MinutadeContrato"/>
      </w:pPr>
    </w:p>
    <w:p w:rsidR="00B31CF6" w:rsidP="005541A4" w:rsidRDefault="005F6644" w14:paraId="3BAC364A" w14:textId="77777777">
      <w:pPr>
        <w:pStyle w:val="MinutadeContrato"/>
        <w:numPr>
          <w:ilvl w:val="2"/>
          <w:numId w:val="2"/>
        </w:numPr>
      </w:pPr>
      <w:r>
        <w:t xml:space="preserve">Após a realização regular do correspondente processo administrativo, mediante solicitação, o </w:t>
      </w:r>
      <w:r w:rsidRPr="160BC4F4">
        <w:rPr>
          <w:b/>
        </w:rPr>
        <w:t>Poder Concedente</w:t>
      </w:r>
      <w:r>
        <w:t xml:space="preserve"> autorizará a assunção do controle ou administração temporária da </w:t>
      </w:r>
      <w:r w:rsidRPr="160BC4F4">
        <w:rPr>
          <w:b/>
        </w:rPr>
        <w:t>Arrendatária</w:t>
      </w:r>
      <w:r>
        <w:t xml:space="preserve"> por seus </w:t>
      </w:r>
      <w:r w:rsidRPr="160BC4F4">
        <w:rPr>
          <w:b/>
        </w:rPr>
        <w:t xml:space="preserve">Financiadores </w:t>
      </w:r>
      <w:r>
        <w:t xml:space="preserve">e </w:t>
      </w:r>
      <w:r w:rsidRPr="160BC4F4">
        <w:rPr>
          <w:b/>
        </w:rPr>
        <w:t>Garantidores</w:t>
      </w:r>
      <w:r>
        <w:t xml:space="preserve"> com o objetivo de promover a reestruturação financeira da </w:t>
      </w:r>
      <w:r w:rsidRPr="160BC4F4">
        <w:rPr>
          <w:b/>
        </w:rPr>
        <w:t>Arrendatária</w:t>
      </w:r>
      <w:r>
        <w:t xml:space="preserve"> e assegurar a continuidade da exploração do </w:t>
      </w:r>
      <w:r w:rsidRPr="160BC4F4">
        <w:rPr>
          <w:b/>
        </w:rPr>
        <w:t>Arrendamento</w:t>
      </w:r>
      <w:r>
        <w:t xml:space="preserve">. </w:t>
      </w:r>
    </w:p>
    <w:p w:rsidR="00B31CF6" w:rsidP="005541A4" w:rsidRDefault="00B31CF6" w14:paraId="00EC14C3" w14:textId="77777777">
      <w:pPr>
        <w:pStyle w:val="MinutadeContrato"/>
      </w:pPr>
    </w:p>
    <w:p w:rsidR="00B31CF6" w:rsidP="005541A4" w:rsidRDefault="005F6644" w14:paraId="3D53B825" w14:textId="7D8B292A">
      <w:pPr>
        <w:pStyle w:val="MinutadeContrato"/>
        <w:numPr>
          <w:ilvl w:val="1"/>
          <w:numId w:val="2"/>
        </w:numPr>
        <w:rPr>
          <w:b/>
        </w:rPr>
      </w:pPr>
      <w:r>
        <w:t xml:space="preserve">Em caso de assunção do controle pelos </w:t>
      </w:r>
      <w:r w:rsidRPr="160BC4F4">
        <w:rPr>
          <w:b/>
        </w:rPr>
        <w:t xml:space="preserve">Financiadores </w:t>
      </w:r>
      <w:r>
        <w:t xml:space="preserve">e </w:t>
      </w:r>
      <w:r w:rsidRPr="160BC4F4">
        <w:rPr>
          <w:b/>
        </w:rPr>
        <w:t>Garantidores</w:t>
      </w:r>
      <w:r>
        <w:t xml:space="preserve">, a execução das </w:t>
      </w:r>
      <w:r w:rsidRPr="00A06554" w:rsidR="00A06554">
        <w:rPr>
          <w:b/>
          <w:bCs w:val="0"/>
        </w:rPr>
        <w:t>A</w:t>
      </w:r>
      <w:r w:rsidRPr="00A06554">
        <w:rPr>
          <w:b/>
          <w:bCs w:val="0"/>
        </w:rPr>
        <w:t>tividades</w:t>
      </w:r>
      <w:r>
        <w:t xml:space="preserve"> poderá ocorrer mediante a contratação de terceiros pré-qualificados para tanto na forma deste </w:t>
      </w:r>
      <w:r w:rsidRPr="160BC4F4">
        <w:rPr>
          <w:b/>
        </w:rPr>
        <w:t>Contrato.</w:t>
      </w:r>
    </w:p>
    <w:p w:rsidR="00B31CF6" w:rsidP="00632924" w:rsidRDefault="00B31CF6" w14:paraId="7BE529DE" w14:textId="77777777">
      <w:pPr>
        <w:pStyle w:val="MinutadeContrato"/>
        <w:rPr>
          <w:b/>
        </w:rPr>
      </w:pPr>
    </w:p>
    <w:p w:rsidR="00B31CF6" w:rsidP="00632924" w:rsidRDefault="005F6644" w14:paraId="5282D815" w14:textId="77777777">
      <w:pPr>
        <w:pStyle w:val="MinutadeContrato"/>
        <w:numPr>
          <w:ilvl w:val="1"/>
          <w:numId w:val="2"/>
        </w:numPr>
      </w:pPr>
      <w:r>
        <w:t xml:space="preserve">A autorização somente será outorgada mediante comprovação por parte dos </w:t>
      </w:r>
      <w:r w:rsidRPr="160BC4F4">
        <w:rPr>
          <w:b/>
        </w:rPr>
        <w:t xml:space="preserve">Financiadores </w:t>
      </w:r>
      <w:r>
        <w:t xml:space="preserve">e </w:t>
      </w:r>
      <w:r w:rsidRPr="160BC4F4">
        <w:rPr>
          <w:b/>
        </w:rPr>
        <w:t>Garantidores</w:t>
      </w:r>
      <w:r>
        <w:t xml:space="preserve"> de que atendem aos requisitos de regularidade jurídica e fiscal previstos no </w:t>
      </w:r>
      <w:r w:rsidRPr="00B46CE6">
        <w:rPr>
          <w:b/>
          <w:bCs w:val="0"/>
        </w:rPr>
        <w:t>Edital</w:t>
      </w:r>
      <w:r>
        <w:t>, bem como as exigências operacionais previstas nos regulamentos e normas aplicáveis.</w:t>
      </w:r>
    </w:p>
    <w:p w:rsidR="00632924" w:rsidP="00632924" w:rsidRDefault="00632924" w14:paraId="70CDAEEA" w14:textId="77777777">
      <w:pPr>
        <w:pStyle w:val="MinutadeContrato"/>
      </w:pPr>
    </w:p>
    <w:p w:rsidR="00B31CF6" w:rsidP="00632924" w:rsidRDefault="005F6644" w14:paraId="1BA38FDD" w14:textId="77777777">
      <w:pPr>
        <w:pStyle w:val="MinutadeContrato"/>
        <w:numPr>
          <w:ilvl w:val="1"/>
          <w:numId w:val="2"/>
        </w:numPr>
        <w:rPr>
          <w:strike/>
        </w:rPr>
      </w:pPr>
      <w:r>
        <w:t xml:space="preserve">A assunção do controle da </w:t>
      </w:r>
      <w:r w:rsidRPr="160BC4F4">
        <w:rPr>
          <w:b/>
        </w:rPr>
        <w:t>Arrendatária</w:t>
      </w:r>
      <w:r>
        <w:t xml:space="preserve"> nos termos desta Cláusula não alterará as obrigações da </w:t>
      </w:r>
      <w:r w:rsidRPr="160BC4F4">
        <w:rPr>
          <w:b/>
        </w:rPr>
        <w:t>Arrendatária</w:t>
      </w:r>
      <w:r>
        <w:t xml:space="preserve"> e dos </w:t>
      </w:r>
      <w:r w:rsidRPr="160BC4F4">
        <w:rPr>
          <w:b/>
        </w:rPr>
        <w:t>Financiadores</w:t>
      </w:r>
      <w:r>
        <w:t xml:space="preserve"> controladores e </w:t>
      </w:r>
      <w:r w:rsidRPr="160BC4F4">
        <w:rPr>
          <w:b/>
        </w:rPr>
        <w:t>Garantidores</w:t>
      </w:r>
      <w:r>
        <w:t xml:space="preserve"> perante o </w:t>
      </w:r>
      <w:r w:rsidRPr="160BC4F4">
        <w:rPr>
          <w:b/>
        </w:rPr>
        <w:t>Poder Concedente</w:t>
      </w:r>
      <w:r>
        <w:t xml:space="preserve">. </w:t>
      </w:r>
    </w:p>
    <w:p w:rsidR="00B31CF6" w:rsidP="00632924" w:rsidRDefault="00B31CF6" w14:paraId="673AC269" w14:textId="77777777">
      <w:pPr>
        <w:pStyle w:val="MinutadeContrato"/>
        <w:rPr>
          <w:strike/>
        </w:rPr>
      </w:pPr>
    </w:p>
    <w:p w:rsidR="00B31CF6" w:rsidP="00632924" w:rsidRDefault="00632924" w14:paraId="627F4811" w14:textId="4476AA8D">
      <w:pPr>
        <w:pStyle w:val="MinutadeContrato"/>
        <w:numPr>
          <w:ilvl w:val="0"/>
          <w:numId w:val="2"/>
        </w:numPr>
        <w:outlineLvl w:val="0"/>
        <w:rPr>
          <w:b/>
        </w:rPr>
      </w:pPr>
      <w:bookmarkStart w:name="_Toc140250774" w:id="1362"/>
      <w:bookmarkStart w:name="_Toc140250883" w:id="1363"/>
      <w:bookmarkStart w:name="_Toc158801471" w:id="1364"/>
      <w:bookmarkStart w:name="_Toc161570529" w:id="1365"/>
      <w:bookmarkStart w:name="_Toc344451315" w:id="1366"/>
      <w:bookmarkStart w:name="_Toc367195632" w:id="1367"/>
      <w:bookmarkStart w:name="_Toc468105444" w:id="1368"/>
      <w:bookmarkStart w:name="_Toc497310021" w:id="1369"/>
      <w:bookmarkStart w:name="_Toc506983791" w:id="1370"/>
      <w:bookmarkStart w:name="_Toc505936372" w:id="1371"/>
      <w:bookmarkStart w:name="_Toc479169601" w:id="1372"/>
      <w:bookmarkStart w:name="_Toc516653234" w:id="1373"/>
      <w:bookmarkStart w:name="_Toc508876319" w:id="1374"/>
      <w:bookmarkStart w:name="_Toc498342654" w:id="1375"/>
      <w:bookmarkStart w:name="_Toc508098053" w:id="1376"/>
      <w:bookmarkStart w:name="_Toc504641350" w:id="1377"/>
      <w:bookmarkStart w:name="_Toc506986417" w:id="1378"/>
      <w:bookmarkStart w:name="_Toc498417179" w:id="1379"/>
      <w:bookmarkStart w:name="_Toc508101067" w:id="1380"/>
      <w:bookmarkStart w:name="_Toc516670512" w:id="1381"/>
      <w:bookmarkStart w:name="_Toc516653097" w:id="1382"/>
      <w:bookmarkStart w:name="_Toc516685293" w:id="1383"/>
      <w:bookmarkStart w:name="_Toc508011945" w:id="1384"/>
      <w:bookmarkStart w:name="_Toc511294296" w:id="1385"/>
      <w:bookmarkStart w:name="_Toc509418087" w:id="1386"/>
      <w:bookmarkStart w:name="_Toc511292824" w:id="1387"/>
      <w:bookmarkStart w:name="_Toc508906558" w:id="1388"/>
      <w:bookmarkStart w:name="_Toc508905850" w:id="1389"/>
      <w:bookmarkStart w:name="_Toc520129650" w:id="1390"/>
      <w:bookmarkStart w:name="_Toc529542951" w:id="1391"/>
      <w:bookmarkStart w:name="_Toc529543242" w:id="1392"/>
      <w:bookmarkStart w:name="_Toc520135217" w:id="1393"/>
      <w:bookmarkStart w:name="_Toc531161645" w:id="1394"/>
      <w:bookmarkStart w:name="_Toc5721040" w:id="1395"/>
      <w:bookmarkStart w:name="_Toc5779512" w:id="1396"/>
      <w:bookmarkStart w:name="_Toc26373520" w:id="1397"/>
      <w:bookmarkStart w:name="_Toc23416588" w:id="1398"/>
      <w:bookmarkStart w:name="_Toc216433102" w:id="1399"/>
      <w:r>
        <w:rPr>
          <w:rFonts w:cstheme="minorBidi"/>
          <w:b/>
        </w:rPr>
        <w:t xml:space="preserve">Da </w:t>
      </w:r>
      <w:r w:rsidRPr="18FDD54D" w:rsidR="005F6644">
        <w:rPr>
          <w:rFonts w:cstheme="minorBidi"/>
          <w:b/>
        </w:rPr>
        <w:t>Intervenção do Poder Concedente</w:t>
      </w:r>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p>
    <w:p w:rsidR="00B31CF6" w:rsidP="00632924" w:rsidRDefault="00B31CF6" w14:paraId="54412FD4" w14:textId="77777777">
      <w:pPr>
        <w:pStyle w:val="MinutadeContrato"/>
        <w:rPr>
          <w:b/>
        </w:rPr>
      </w:pPr>
    </w:p>
    <w:p w:rsidR="00B31CF6" w:rsidP="00440058" w:rsidRDefault="005F6644" w14:paraId="1BB95ED3" w14:textId="77777777">
      <w:pPr>
        <w:pStyle w:val="MinutadeContrato"/>
        <w:numPr>
          <w:ilvl w:val="1"/>
          <w:numId w:val="2"/>
        </w:numPr>
      </w:pPr>
      <w:r w:rsidRPr="00186B76">
        <w:t xml:space="preserve">O </w:t>
      </w:r>
      <w:r w:rsidRPr="160BC4F4">
        <w:rPr>
          <w:b/>
        </w:rPr>
        <w:t>Poder Concedente</w:t>
      </w:r>
      <w:r w:rsidRPr="00186B76">
        <w:t xml:space="preserve"> poderá intervir no </w:t>
      </w:r>
      <w:r w:rsidRPr="160BC4F4">
        <w:rPr>
          <w:b/>
        </w:rPr>
        <w:t>Arrendamento</w:t>
      </w:r>
      <w:r w:rsidRPr="00186B76">
        <w:t xml:space="preserve"> com o fim de assegurar a adequação na prestação das </w:t>
      </w:r>
      <w:r w:rsidRPr="160BC4F4">
        <w:rPr>
          <w:b/>
        </w:rPr>
        <w:t>Atividades</w:t>
      </w:r>
      <w:r w:rsidRPr="00186B76">
        <w:t>, bem como o fiel cumprimento das normas contratuais, regulamentares e legais pertinentes.</w:t>
      </w:r>
    </w:p>
    <w:p w:rsidR="00B31CF6" w:rsidP="00440058" w:rsidRDefault="00B31CF6" w14:paraId="63D4B141" w14:textId="77777777">
      <w:pPr>
        <w:pStyle w:val="MinutadeContrato"/>
      </w:pPr>
    </w:p>
    <w:p w:rsidR="00B31CF6" w:rsidP="00440058" w:rsidRDefault="005F6644" w14:paraId="4C9BC330" w14:textId="77777777">
      <w:pPr>
        <w:pStyle w:val="MinutadeContrato"/>
        <w:numPr>
          <w:ilvl w:val="1"/>
          <w:numId w:val="2"/>
        </w:numPr>
      </w:pPr>
      <w:r>
        <w:t xml:space="preserve">A intervenção se fará por decreto do </w:t>
      </w:r>
      <w:r w:rsidRPr="160BC4F4">
        <w:rPr>
          <w:b/>
        </w:rPr>
        <w:t>Poder Concedente</w:t>
      </w:r>
      <w:r>
        <w:t xml:space="preserve">, devidamente publicado no </w:t>
      </w:r>
      <w:r w:rsidRPr="160BC4F4">
        <w:rPr>
          <w:b/>
        </w:rPr>
        <w:t>DOU</w:t>
      </w:r>
      <w:r>
        <w:t>, que conterá a designação do interventor, o prazo da intervenção, os objetivos e os limites da medida.</w:t>
      </w:r>
    </w:p>
    <w:p w:rsidR="00B31CF6" w:rsidP="00440058" w:rsidRDefault="00B31CF6" w14:paraId="71A0F143" w14:textId="77777777">
      <w:pPr>
        <w:pStyle w:val="MinutadeContrato"/>
      </w:pPr>
    </w:p>
    <w:p w:rsidR="00937AF3" w:rsidP="00937AF3" w:rsidRDefault="00937AF3" w14:paraId="04D9BFEF" w14:textId="77777777">
      <w:pPr>
        <w:pStyle w:val="MinutadeContrato"/>
        <w:numPr>
          <w:ilvl w:val="1"/>
          <w:numId w:val="2"/>
        </w:numPr>
      </w:pPr>
      <w:r w:rsidRPr="00186B76">
        <w:t xml:space="preserve">A </w:t>
      </w:r>
      <w:r w:rsidRPr="00937AF3">
        <w:rPr>
          <w:b/>
        </w:rPr>
        <w:t>Arrendatária</w:t>
      </w:r>
      <w:r w:rsidRPr="00186B76">
        <w:t xml:space="preserve"> se obriga a disponibilizar ao </w:t>
      </w:r>
      <w:r w:rsidRPr="00937AF3">
        <w:rPr>
          <w:b/>
        </w:rPr>
        <w:t xml:space="preserve">Poder Concedente </w:t>
      </w:r>
      <w:r w:rsidRPr="00186B76">
        <w:t xml:space="preserve">o </w:t>
      </w:r>
      <w:r w:rsidRPr="00937AF3">
        <w:rPr>
          <w:b/>
        </w:rPr>
        <w:t>Arrendamento</w:t>
      </w:r>
      <w:r w:rsidRPr="00186B76">
        <w:t xml:space="preserve"> e os demais </w:t>
      </w:r>
      <w:r w:rsidRPr="00937AF3">
        <w:rPr>
          <w:b/>
        </w:rPr>
        <w:t>Bens do Arrendamento</w:t>
      </w:r>
      <w:r w:rsidRPr="00186B76">
        <w:t xml:space="preserve"> imediatamente após a decretação da intervenção.</w:t>
      </w:r>
    </w:p>
    <w:p w:rsidR="00937AF3" w:rsidP="00440058" w:rsidRDefault="00937AF3" w14:paraId="7D280F23" w14:textId="77777777">
      <w:pPr>
        <w:pStyle w:val="MinutadeContrato"/>
      </w:pPr>
    </w:p>
    <w:p w:rsidR="00B31CF6" w:rsidP="00440058" w:rsidRDefault="005F6644" w14:paraId="39025BD7" w14:textId="77777777">
      <w:pPr>
        <w:pStyle w:val="MinutadeContrato"/>
        <w:numPr>
          <w:ilvl w:val="1"/>
          <w:numId w:val="2"/>
        </w:numPr>
      </w:pPr>
      <w:r w:rsidRPr="00186B76">
        <w:t xml:space="preserve">Decretada a intervenção, o </w:t>
      </w:r>
      <w:r w:rsidRPr="160BC4F4">
        <w:rPr>
          <w:b/>
        </w:rPr>
        <w:t>Poder Concedente</w:t>
      </w:r>
      <w:r w:rsidRPr="00186B76">
        <w:t xml:space="preserve">, no prazo de 30 (trinta) dias, instaurará processo administrativo que deverá estar concluído no prazo máximo de 180 (cento e oitenta) dias, para comprovar as causas determinantes da intervenção e apurar as respectivas responsabilidades, assegurado à </w:t>
      </w:r>
      <w:r w:rsidRPr="160BC4F4">
        <w:rPr>
          <w:b/>
        </w:rPr>
        <w:t>Arrendatária</w:t>
      </w:r>
      <w:r w:rsidRPr="00186B76">
        <w:t xml:space="preserve"> direito à ampla defesa.</w:t>
      </w:r>
    </w:p>
    <w:p w:rsidR="00937AF3" w:rsidP="00937AF3" w:rsidRDefault="00937AF3" w14:paraId="2D85CF0B" w14:textId="77777777">
      <w:pPr>
        <w:pStyle w:val="MinutadeContrato"/>
      </w:pPr>
    </w:p>
    <w:p w:rsidR="00937AF3" w:rsidP="00937AF3" w:rsidRDefault="00937AF3" w14:paraId="01649E75" w14:textId="77777777">
      <w:pPr>
        <w:pStyle w:val="MinutadeContrato"/>
        <w:numPr>
          <w:ilvl w:val="1"/>
          <w:numId w:val="2"/>
        </w:numPr>
      </w:pPr>
      <w:r>
        <w:t xml:space="preserve">As receitas obtidas durante o período da intervenção serão utilizadas para a cobertura dos investimentos, custos e despesas necessários para restabelecer o normal funcionamento das </w:t>
      </w:r>
      <w:r w:rsidRPr="160BC4F4">
        <w:rPr>
          <w:b/>
        </w:rPr>
        <w:t>Atividades</w:t>
      </w:r>
      <w:r>
        <w:t xml:space="preserve"> do </w:t>
      </w:r>
      <w:r w:rsidRPr="160BC4F4">
        <w:rPr>
          <w:b/>
        </w:rPr>
        <w:t>Arrendamento</w:t>
      </w:r>
      <w:r>
        <w:t xml:space="preserve">. </w:t>
      </w:r>
    </w:p>
    <w:p w:rsidR="00B31CF6" w:rsidP="00937AF3" w:rsidRDefault="00B31CF6" w14:paraId="465491B3" w14:textId="77777777">
      <w:pPr>
        <w:pStyle w:val="MinutadeContrato"/>
      </w:pPr>
    </w:p>
    <w:p w:rsidR="00B31CF6" w:rsidP="00937AF3" w:rsidRDefault="005F6644" w14:paraId="30E5C9DF" w14:textId="77777777">
      <w:pPr>
        <w:pStyle w:val="MinutadeContrato"/>
        <w:numPr>
          <w:ilvl w:val="1"/>
          <w:numId w:val="2"/>
        </w:numPr>
      </w:pPr>
      <w:r>
        <w:t xml:space="preserve">Cessada a intervenção, se não for extinto o </w:t>
      </w:r>
      <w:r w:rsidRPr="160BC4F4">
        <w:rPr>
          <w:b/>
        </w:rPr>
        <w:t>Arrendamento</w:t>
      </w:r>
      <w:r>
        <w:t xml:space="preserve">, as </w:t>
      </w:r>
      <w:r w:rsidRPr="160BC4F4">
        <w:rPr>
          <w:b/>
        </w:rPr>
        <w:t>Atividades</w:t>
      </w:r>
      <w:r>
        <w:t xml:space="preserve"> objeto do </w:t>
      </w:r>
      <w:r w:rsidRPr="160BC4F4">
        <w:rPr>
          <w:b/>
        </w:rPr>
        <w:t xml:space="preserve">Contrato </w:t>
      </w:r>
      <w:r>
        <w:t xml:space="preserve">voltarão à responsabilidade da </w:t>
      </w:r>
      <w:r w:rsidRPr="160BC4F4">
        <w:rPr>
          <w:b/>
        </w:rPr>
        <w:t>Arrendatária</w:t>
      </w:r>
      <w:r>
        <w:t>, devendo o interventor prestar contas de seus atos.</w:t>
      </w:r>
    </w:p>
    <w:p w:rsidR="00B31CF6" w:rsidP="00937AF3" w:rsidRDefault="00B31CF6" w14:paraId="24CFC364" w14:textId="77777777">
      <w:pPr>
        <w:pStyle w:val="MinutadeContrato"/>
      </w:pPr>
    </w:p>
    <w:p w:rsidR="00B31CF6" w:rsidP="00937AF3" w:rsidRDefault="002D78CB" w14:paraId="1EDF1CB2" w14:textId="4AB231EF">
      <w:pPr>
        <w:pStyle w:val="MinutadeContrato"/>
        <w:numPr>
          <w:ilvl w:val="0"/>
          <w:numId w:val="2"/>
        </w:numPr>
        <w:outlineLvl w:val="0"/>
        <w:rPr>
          <w:b/>
        </w:rPr>
      </w:pPr>
      <w:bookmarkStart w:name="_Toc125283086" w:id="1400"/>
      <w:bookmarkStart w:name="_Toc140250775" w:id="1401"/>
      <w:bookmarkStart w:name="_Toc140250884" w:id="1402"/>
      <w:bookmarkStart w:name="_Toc158801472" w:id="1403"/>
      <w:bookmarkStart w:name="_Toc161570530" w:id="1404"/>
      <w:bookmarkStart w:name="_Toc344451316" w:id="1405"/>
      <w:bookmarkStart w:name="_Toc367195633" w:id="1406"/>
      <w:bookmarkStart w:name="_Toc468105445" w:id="1407"/>
      <w:bookmarkStart w:name="_Toc497310022" w:id="1408"/>
      <w:bookmarkStart w:name="_Toc506983792" w:id="1409"/>
      <w:bookmarkStart w:name="_Toc505936373" w:id="1410"/>
      <w:bookmarkStart w:name="_Toc479169602" w:id="1411"/>
      <w:bookmarkStart w:name="_Toc516653235" w:id="1412"/>
      <w:bookmarkStart w:name="_Toc508876320" w:id="1413"/>
      <w:bookmarkStart w:name="_Toc498342655" w:id="1414"/>
      <w:bookmarkStart w:name="_Toc508098054" w:id="1415"/>
      <w:bookmarkStart w:name="_Toc504641351" w:id="1416"/>
      <w:bookmarkStart w:name="_Toc506986418" w:id="1417"/>
      <w:bookmarkStart w:name="_Toc498417180" w:id="1418"/>
      <w:bookmarkStart w:name="_Toc508101068" w:id="1419"/>
      <w:bookmarkStart w:name="_Toc516670513" w:id="1420"/>
      <w:bookmarkStart w:name="_Toc516653098" w:id="1421"/>
      <w:bookmarkStart w:name="_Toc516685294" w:id="1422"/>
      <w:bookmarkStart w:name="_Toc508011946" w:id="1423"/>
      <w:bookmarkStart w:name="_Toc511294297" w:id="1424"/>
      <w:bookmarkStart w:name="_Toc508905851" w:id="1425"/>
      <w:bookmarkStart w:name="_Toc508906559" w:id="1426"/>
      <w:bookmarkStart w:name="_Toc511292825" w:id="1427"/>
      <w:bookmarkStart w:name="_Toc509418088" w:id="1428"/>
      <w:bookmarkStart w:name="_Toc520129651" w:id="1429"/>
      <w:bookmarkStart w:name="_Toc529542952" w:id="1430"/>
      <w:bookmarkStart w:name="_Toc529543243" w:id="1431"/>
      <w:bookmarkStart w:name="_Toc520135218" w:id="1432"/>
      <w:bookmarkStart w:name="_Toc531161646" w:id="1433"/>
      <w:bookmarkStart w:name="_Toc5721041" w:id="1434"/>
      <w:bookmarkStart w:name="_Toc5779513" w:id="1435"/>
      <w:bookmarkStart w:name="_Toc26373521" w:id="1436"/>
      <w:bookmarkStart w:name="_Toc23416589" w:id="1437"/>
      <w:bookmarkStart w:name="_Toc216433103" w:id="1438"/>
      <w:r>
        <w:rPr>
          <w:rFonts w:cstheme="minorBidi"/>
          <w:b/>
        </w:rPr>
        <w:t>Da</w:t>
      </w:r>
      <w:r w:rsidRPr="160BC4F4" w:rsidR="005F6644">
        <w:rPr>
          <w:rFonts w:cstheme="minorBidi"/>
          <w:b/>
        </w:rPr>
        <w:t xml:space="preserve"> Extinção</w:t>
      </w:r>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r w:rsidRPr="003A238C" w:rsidR="005F6644">
        <w:rPr>
          <w:rFonts w:cstheme="minorBidi"/>
          <w:b/>
        </w:rPr>
        <w:t xml:space="preserve"> </w:t>
      </w:r>
    </w:p>
    <w:p w:rsidR="00B31CF6" w:rsidP="002D78CB" w:rsidRDefault="00B31CF6" w14:paraId="5187A599" w14:textId="77777777">
      <w:pPr>
        <w:pStyle w:val="MinutadeContrato"/>
        <w:rPr>
          <w:b/>
        </w:rPr>
      </w:pPr>
    </w:p>
    <w:p w:rsidRPr="00CA5FBF" w:rsidR="002D78CB" w:rsidP="005E09F8" w:rsidRDefault="002D78CB" w14:paraId="1019912B" w14:textId="098EFF42">
      <w:pPr>
        <w:pStyle w:val="MinutadeContrato"/>
        <w:numPr>
          <w:ilvl w:val="1"/>
          <w:numId w:val="2"/>
        </w:numPr>
        <w:rPr>
          <w:bCs w:val="0"/>
          <w:highlight w:val="red"/>
        </w:rPr>
      </w:pPr>
      <w:bookmarkStart w:name="_Toc214366609" w:id="1439"/>
      <w:r w:rsidRPr="00CA5FBF">
        <w:rPr>
          <w:bCs w:val="0"/>
          <w:highlight w:val="red"/>
        </w:rPr>
        <w:t xml:space="preserve">Das hipóteses de </w:t>
      </w:r>
      <w:r w:rsidRPr="00CA5FBF">
        <w:rPr>
          <w:highlight w:val="red"/>
        </w:rPr>
        <w:t>extinção</w:t>
      </w:r>
      <w:bookmarkEnd w:id="1439"/>
    </w:p>
    <w:p w:rsidR="002D78CB" w:rsidP="002D78CB" w:rsidRDefault="002D78CB" w14:paraId="7B3E3F47" w14:textId="77777777">
      <w:pPr>
        <w:pStyle w:val="MinutadeContrato"/>
        <w:rPr>
          <w:b/>
        </w:rPr>
      </w:pPr>
    </w:p>
    <w:p w:rsidR="00B31CF6" w:rsidP="002D78CB" w:rsidRDefault="005F6644" w14:paraId="53736ECE" w14:textId="77777777">
      <w:pPr>
        <w:pStyle w:val="MinutadeContrato"/>
        <w:numPr>
          <w:ilvl w:val="2"/>
          <w:numId w:val="2"/>
        </w:numPr>
      </w:pPr>
      <w:r>
        <w:t xml:space="preserve">O </w:t>
      </w:r>
      <w:r w:rsidRPr="160BC4F4">
        <w:rPr>
          <w:b/>
        </w:rPr>
        <w:t>Arrendamento</w:t>
      </w:r>
      <w:r>
        <w:t xml:space="preserve"> se extinguirá por:</w:t>
      </w:r>
    </w:p>
    <w:p w:rsidR="00B31CF6" w:rsidP="002D78CB" w:rsidRDefault="00B31CF6" w14:paraId="5BE8C95A" w14:textId="77777777">
      <w:pPr>
        <w:pStyle w:val="MinutadeContrato"/>
      </w:pPr>
    </w:p>
    <w:p w:rsidR="00B31CF6" w:rsidP="002D78CB" w:rsidRDefault="005F6644" w14:paraId="6F2B1702" w14:textId="77777777">
      <w:pPr>
        <w:pStyle w:val="MinutadeContrato"/>
        <w:numPr>
          <w:ilvl w:val="3"/>
          <w:numId w:val="2"/>
        </w:numPr>
      </w:pPr>
      <w:r w:rsidRPr="00186B76">
        <w:t>Advento do termo contratual;</w:t>
      </w:r>
    </w:p>
    <w:p w:rsidR="00B31CF6" w:rsidP="002D78CB" w:rsidRDefault="00B31CF6" w14:paraId="0C817BAF" w14:textId="77777777">
      <w:pPr>
        <w:pStyle w:val="MinutadeContrato"/>
      </w:pPr>
    </w:p>
    <w:p w:rsidR="00B31CF6" w:rsidP="002D78CB" w:rsidRDefault="005F6644" w14:paraId="739F5D0C" w14:textId="77777777">
      <w:pPr>
        <w:pStyle w:val="MinutadeContrato"/>
        <w:numPr>
          <w:ilvl w:val="3"/>
          <w:numId w:val="2"/>
        </w:numPr>
      </w:pPr>
      <w:r w:rsidRPr="00186B76">
        <w:t xml:space="preserve">Extinção antecipada do </w:t>
      </w:r>
      <w:r w:rsidRPr="00186B76">
        <w:rPr>
          <w:b/>
        </w:rPr>
        <w:t>Contrato</w:t>
      </w:r>
      <w:r w:rsidRPr="00186B76">
        <w:t xml:space="preserve"> por interesse público;</w:t>
      </w:r>
    </w:p>
    <w:p w:rsidR="00B31CF6" w:rsidP="002D78CB" w:rsidRDefault="00B31CF6" w14:paraId="5E7290F6" w14:textId="77777777">
      <w:pPr>
        <w:pStyle w:val="MinutadeContrato"/>
      </w:pPr>
    </w:p>
    <w:p w:rsidR="00B31CF6" w:rsidP="002D78CB" w:rsidRDefault="005F6644" w14:paraId="0CEB7B5E" w14:textId="77777777">
      <w:pPr>
        <w:pStyle w:val="MinutadeContrato"/>
        <w:numPr>
          <w:ilvl w:val="3"/>
          <w:numId w:val="2"/>
        </w:numPr>
      </w:pPr>
      <w:r w:rsidRPr="00186B76">
        <w:t xml:space="preserve">Rescisão do </w:t>
      </w:r>
      <w:r w:rsidRPr="00186B76">
        <w:rPr>
          <w:b/>
        </w:rPr>
        <w:t>Contrato</w:t>
      </w:r>
      <w:r w:rsidRPr="00186B76">
        <w:t xml:space="preserve"> por culpa da </w:t>
      </w:r>
      <w:r w:rsidRPr="00186B76">
        <w:rPr>
          <w:b/>
        </w:rPr>
        <w:t>Arrendatária</w:t>
      </w:r>
      <w:r w:rsidRPr="00186B76">
        <w:t>;</w:t>
      </w:r>
    </w:p>
    <w:p w:rsidR="00B31CF6" w:rsidP="002D78CB" w:rsidRDefault="00B31CF6" w14:paraId="6C300388" w14:textId="77777777">
      <w:pPr>
        <w:pStyle w:val="MinutadeContrato"/>
      </w:pPr>
    </w:p>
    <w:p w:rsidR="00B31CF6" w:rsidP="002D78CB" w:rsidRDefault="005F6644" w14:paraId="509ECF97" w14:textId="77777777">
      <w:pPr>
        <w:pStyle w:val="MinutadeContrato"/>
        <w:numPr>
          <w:ilvl w:val="3"/>
          <w:numId w:val="2"/>
        </w:numPr>
      </w:pPr>
      <w:r w:rsidRPr="00186B76">
        <w:t xml:space="preserve">Rescisão do </w:t>
      </w:r>
      <w:r w:rsidRPr="00186B76">
        <w:rPr>
          <w:b/>
        </w:rPr>
        <w:t>Contrato</w:t>
      </w:r>
      <w:r w:rsidRPr="00186B76">
        <w:t xml:space="preserve"> por culpa do </w:t>
      </w:r>
      <w:r w:rsidRPr="00186B76">
        <w:rPr>
          <w:b/>
        </w:rPr>
        <w:t>Poder Concedente</w:t>
      </w:r>
      <w:r w:rsidRPr="00186B76">
        <w:t xml:space="preserve">; </w:t>
      </w:r>
    </w:p>
    <w:p w:rsidR="00B31CF6" w:rsidP="002D78CB" w:rsidRDefault="00B31CF6" w14:paraId="09047444" w14:textId="77777777">
      <w:pPr>
        <w:pStyle w:val="MinutadeContrato"/>
      </w:pPr>
    </w:p>
    <w:p w:rsidR="00B31CF6" w:rsidP="002D78CB" w:rsidRDefault="005F6644" w14:paraId="36A158BD" w14:textId="77777777">
      <w:pPr>
        <w:pStyle w:val="MinutadeContrato"/>
        <w:numPr>
          <w:ilvl w:val="3"/>
          <w:numId w:val="2"/>
        </w:numPr>
      </w:pPr>
      <w:r w:rsidRPr="00186B76">
        <w:t>Anulação; ou</w:t>
      </w:r>
    </w:p>
    <w:p w:rsidR="00B31CF6" w:rsidP="002D78CB" w:rsidRDefault="00B31CF6" w14:paraId="0AED11EC" w14:textId="77777777">
      <w:pPr>
        <w:pStyle w:val="MinutadeContrato"/>
      </w:pPr>
    </w:p>
    <w:p w:rsidR="00B31CF6" w:rsidP="002D78CB" w:rsidRDefault="005F6644" w14:paraId="3E9A5927" w14:textId="31BDA8D7">
      <w:pPr>
        <w:pStyle w:val="MinutadeContrato"/>
        <w:numPr>
          <w:ilvl w:val="3"/>
          <w:numId w:val="2"/>
        </w:numPr>
      </w:pPr>
      <w:r w:rsidRPr="00186B76">
        <w:t xml:space="preserve">Falência e outras causas de dissolução da </w:t>
      </w:r>
      <w:r w:rsidRPr="00A06554" w:rsidR="00A06554">
        <w:rPr>
          <w:b/>
          <w:bCs w:val="0"/>
        </w:rPr>
        <w:t>A</w:t>
      </w:r>
      <w:r w:rsidRPr="00A06554">
        <w:rPr>
          <w:b/>
          <w:bCs w:val="0"/>
        </w:rPr>
        <w:t>rrendatária</w:t>
      </w:r>
      <w:r w:rsidRPr="00186B76">
        <w:t>.</w:t>
      </w:r>
    </w:p>
    <w:p w:rsidR="00B31CF6" w:rsidP="002D78CB" w:rsidRDefault="00B31CF6" w14:paraId="43D54D92" w14:textId="77777777">
      <w:pPr>
        <w:pStyle w:val="MinutadeContrato"/>
      </w:pPr>
    </w:p>
    <w:p w:rsidR="00B31CF6" w:rsidP="002D78CB" w:rsidRDefault="005F6644" w14:paraId="250B1625" w14:textId="77777777">
      <w:pPr>
        <w:pStyle w:val="MinutadeContrato"/>
        <w:numPr>
          <w:ilvl w:val="2"/>
          <w:numId w:val="2"/>
        </w:numPr>
      </w:pPr>
      <w:bookmarkStart w:name="_Toc125283087" w:id="1440"/>
      <w:r>
        <w:t xml:space="preserve">Extinto o </w:t>
      </w:r>
      <w:r w:rsidRPr="160BC4F4">
        <w:rPr>
          <w:b/>
        </w:rPr>
        <w:t>Arrendamento</w:t>
      </w:r>
      <w:r>
        <w:t xml:space="preserve">, serão revertidos, automaticamente, à </w:t>
      </w:r>
      <w:r w:rsidRPr="160BC4F4">
        <w:rPr>
          <w:b/>
        </w:rPr>
        <w:t>União</w:t>
      </w:r>
      <w:r>
        <w:t xml:space="preserve"> todos os </w:t>
      </w:r>
      <w:r w:rsidRPr="160BC4F4">
        <w:rPr>
          <w:b/>
        </w:rPr>
        <w:t>Bens do Arrendamento</w:t>
      </w:r>
      <w:r>
        <w:t xml:space="preserve">, livres e desembaraçados de quaisquer ônus ou encargos, e cessarão, para a </w:t>
      </w:r>
      <w:r w:rsidRPr="160BC4F4">
        <w:rPr>
          <w:b/>
        </w:rPr>
        <w:t>Arrendatária</w:t>
      </w:r>
      <w:r>
        <w:t xml:space="preserve">, todos os direitos emergentes do </w:t>
      </w:r>
      <w:r w:rsidRPr="160BC4F4">
        <w:rPr>
          <w:b/>
        </w:rPr>
        <w:t>Contrato</w:t>
      </w:r>
      <w:r>
        <w:t>.</w:t>
      </w:r>
    </w:p>
    <w:p w:rsidR="00B31CF6" w:rsidP="002D78CB" w:rsidRDefault="00B31CF6" w14:paraId="690DB4C6" w14:textId="77777777">
      <w:pPr>
        <w:pStyle w:val="MinutadeContrato"/>
      </w:pPr>
    </w:p>
    <w:p w:rsidR="00B31CF6" w:rsidP="002D78CB" w:rsidRDefault="005F6644" w14:paraId="5C0CCE20" w14:textId="5601370C">
      <w:pPr>
        <w:pStyle w:val="MinutadeContrato"/>
        <w:numPr>
          <w:ilvl w:val="2"/>
          <w:numId w:val="2"/>
        </w:numPr>
      </w:pPr>
      <w:r>
        <w:t xml:space="preserve">Na extinção do </w:t>
      </w:r>
      <w:r w:rsidRPr="160BC4F4">
        <w:rPr>
          <w:b/>
        </w:rPr>
        <w:t>Arrendamento</w:t>
      </w:r>
      <w:r>
        <w:t xml:space="preserve">, haverá imediata assunção das </w:t>
      </w:r>
      <w:r w:rsidRPr="160BC4F4">
        <w:rPr>
          <w:b/>
        </w:rPr>
        <w:t>Atividades</w:t>
      </w:r>
      <w:r>
        <w:t xml:space="preserve"> relacionadas ao </w:t>
      </w:r>
      <w:r w:rsidRPr="160BC4F4">
        <w:rPr>
          <w:b/>
        </w:rPr>
        <w:t>Arrendamento</w:t>
      </w:r>
      <w:r>
        <w:t xml:space="preserve"> pelo </w:t>
      </w:r>
      <w:r w:rsidRPr="160BC4F4">
        <w:rPr>
          <w:b/>
        </w:rPr>
        <w:t>Poder Concedente</w:t>
      </w:r>
      <w:r w:rsidR="00CA5FBF">
        <w:rPr>
          <w:b/>
        </w:rPr>
        <w:t xml:space="preserve"> </w:t>
      </w:r>
      <w:r w:rsidRPr="00CA5FBF" w:rsidR="00CA5FBF">
        <w:rPr>
          <w:bCs w:val="0"/>
          <w:highlight w:val="green"/>
        </w:rPr>
        <w:t xml:space="preserve">ou </w:t>
      </w:r>
      <w:ins w:author="Isabela Alves Pereira Oliveira" w:date="2025-12-12T12:09:00Z" w16du:dateUtc="2025-12-12T15:09:00Z" w:id="1441">
        <w:r w:rsidR="009F0F29">
          <w:rPr>
            <w:b/>
          </w:rPr>
          <w:t>Autoridade Portuária</w:t>
        </w:r>
      </w:ins>
      <w:del w:author="Isabela Alves Pereira Oliveira" w:date="2025-12-12T12:09:00Z" w16du:dateUtc="2025-12-12T15:09:00Z" w:id="1442">
        <w:r w:rsidRPr="00CA5FBF" w:rsidDel="009F0F29" w:rsidR="00CA5FBF">
          <w:rPr>
            <w:b/>
            <w:highlight w:val="green"/>
          </w:rPr>
          <w:delText>Administração do Porto</w:delText>
        </w:r>
      </w:del>
      <w:r>
        <w:t>, que ficar</w:t>
      </w:r>
      <w:r w:rsidR="00CA5FBF">
        <w:t>ão</w:t>
      </w:r>
      <w:r>
        <w:t xml:space="preserve"> autorizado</w:t>
      </w:r>
      <w:r w:rsidR="00CA5FBF">
        <w:t>s</w:t>
      </w:r>
      <w:r>
        <w:t xml:space="preserve"> a ocupar</w:t>
      </w:r>
      <w:r w:rsidR="00CA5FBF">
        <w:t>em</w:t>
      </w:r>
      <w:r>
        <w:t xml:space="preserve"> as instalações e a utilizar</w:t>
      </w:r>
      <w:r w:rsidR="00CA5FBF">
        <w:t>em</w:t>
      </w:r>
      <w:r>
        <w:t xml:space="preserve"> todos os </w:t>
      </w:r>
      <w:r w:rsidRPr="160BC4F4">
        <w:rPr>
          <w:b/>
        </w:rPr>
        <w:t>Bens do Arrendamento</w:t>
      </w:r>
      <w:r>
        <w:t xml:space="preserve">, sem prejuízo da manutenção das obrigações da </w:t>
      </w:r>
      <w:r w:rsidRPr="160BC4F4">
        <w:rPr>
          <w:b/>
        </w:rPr>
        <w:t>Arrendatária</w:t>
      </w:r>
      <w:r>
        <w:t xml:space="preserve"> assumidas perante terceiros ou seus empregados.</w:t>
      </w:r>
    </w:p>
    <w:p w:rsidR="00B31CF6" w:rsidP="002D78CB" w:rsidRDefault="00B31CF6" w14:paraId="4DDD0EDC" w14:textId="77777777">
      <w:pPr>
        <w:pStyle w:val="MinutadeContrato"/>
      </w:pPr>
    </w:p>
    <w:p w:rsidR="00B31CF6" w:rsidP="005E09F8" w:rsidRDefault="002D78CB" w14:paraId="1F9886FC" w14:textId="35255C7D">
      <w:pPr>
        <w:pStyle w:val="MinutadeContrato"/>
        <w:numPr>
          <w:ilvl w:val="1"/>
          <w:numId w:val="2"/>
        </w:numPr>
      </w:pPr>
      <w:bookmarkStart w:name="_Toc140250776" w:id="1443"/>
      <w:bookmarkStart w:name="_Toc140250885" w:id="1444"/>
      <w:bookmarkStart w:name="_Toc158801473" w:id="1445"/>
      <w:bookmarkStart w:name="_Toc161570531" w:id="1446"/>
      <w:bookmarkStart w:name="_Toc344451317" w:id="1447"/>
      <w:bookmarkStart w:name="_Toc214366610" w:id="1448"/>
      <w:r>
        <w:t xml:space="preserve">Do </w:t>
      </w:r>
      <w:r w:rsidR="005F6644">
        <w:t>Advento do Termo Contratual</w:t>
      </w:r>
      <w:bookmarkEnd w:id="1440"/>
      <w:bookmarkEnd w:id="1443"/>
      <w:bookmarkEnd w:id="1444"/>
      <w:bookmarkEnd w:id="1445"/>
      <w:bookmarkEnd w:id="1446"/>
      <w:bookmarkEnd w:id="1447"/>
      <w:bookmarkEnd w:id="1448"/>
    </w:p>
    <w:p w:rsidR="00B31CF6" w:rsidP="002D78CB" w:rsidRDefault="00B31CF6" w14:paraId="348FDC39" w14:textId="77777777">
      <w:pPr>
        <w:pStyle w:val="MinutadeContrato"/>
      </w:pPr>
    </w:p>
    <w:p w:rsidR="00B31CF6" w:rsidP="002D78CB" w:rsidRDefault="005F6644" w14:paraId="40950819" w14:textId="77777777">
      <w:pPr>
        <w:pStyle w:val="MinutadeContrato"/>
        <w:numPr>
          <w:ilvl w:val="2"/>
          <w:numId w:val="2"/>
        </w:numPr>
      </w:pPr>
      <w:r>
        <w:t xml:space="preserve">Encerrado o período de vigência contratual, a </w:t>
      </w:r>
      <w:r w:rsidRPr="160BC4F4">
        <w:rPr>
          <w:b/>
        </w:rPr>
        <w:t>Arrendatária</w:t>
      </w:r>
      <w:r>
        <w:t xml:space="preserve"> será responsável pelo encerramento de quaisquer contratos inerentes ao </w:t>
      </w:r>
      <w:r w:rsidRPr="160BC4F4">
        <w:rPr>
          <w:b/>
        </w:rPr>
        <w:t>Arrendamento</w:t>
      </w:r>
      <w:r>
        <w:t xml:space="preserve"> celebrados com terceiros, assumindo todos os encargos, responsabilidades e ônus daí resultantes.</w:t>
      </w:r>
    </w:p>
    <w:p w:rsidR="00B31CF6" w:rsidP="002D78CB" w:rsidRDefault="00B31CF6" w14:paraId="0E00496E" w14:textId="77777777">
      <w:pPr>
        <w:pStyle w:val="MinutadeContrato"/>
      </w:pPr>
    </w:p>
    <w:p w:rsidR="00B31CF6" w:rsidP="00D26E09" w:rsidRDefault="005F6644" w14:paraId="5D52460D" w14:textId="77777777">
      <w:pPr>
        <w:pStyle w:val="MinutadeContrato"/>
        <w:numPr>
          <w:ilvl w:val="2"/>
          <w:numId w:val="2"/>
        </w:numPr>
      </w:pPr>
      <w:r>
        <w:t xml:space="preserve">A </w:t>
      </w:r>
      <w:r w:rsidRPr="160BC4F4">
        <w:rPr>
          <w:b/>
        </w:rPr>
        <w:t>Arrendatária</w:t>
      </w:r>
      <w:r>
        <w:t xml:space="preserve"> deverá tomar todas as medidas razoáveis e cooperar plenamente com o </w:t>
      </w:r>
      <w:r w:rsidRPr="160BC4F4">
        <w:rPr>
          <w:b/>
        </w:rPr>
        <w:t>Poder Concedente</w:t>
      </w:r>
      <w:r>
        <w:t xml:space="preserve"> para que as </w:t>
      </w:r>
      <w:r w:rsidRPr="160BC4F4">
        <w:rPr>
          <w:b/>
        </w:rPr>
        <w:t>Atividades</w:t>
      </w:r>
      <w:r>
        <w:t xml:space="preserve"> objeto do </w:t>
      </w:r>
      <w:r w:rsidRPr="160BC4F4">
        <w:rPr>
          <w:b/>
        </w:rPr>
        <w:t>Arrendamento</w:t>
      </w:r>
      <w:r>
        <w:t xml:space="preserve"> continuem a ser prestadas de acordo com este </w:t>
      </w:r>
      <w:r w:rsidRPr="008264BA">
        <w:rPr>
          <w:b/>
          <w:bCs w:val="0"/>
        </w:rPr>
        <w:t>Contrato</w:t>
      </w:r>
      <w:r>
        <w:t xml:space="preserve">, sem que haja interrupção das </w:t>
      </w:r>
      <w:r w:rsidRPr="160BC4F4">
        <w:rPr>
          <w:b/>
        </w:rPr>
        <w:t>Atividades</w:t>
      </w:r>
      <w:r>
        <w:t xml:space="preserve"> objeto do </w:t>
      </w:r>
      <w:r w:rsidRPr="160BC4F4">
        <w:rPr>
          <w:b/>
        </w:rPr>
        <w:t>Arrendamento</w:t>
      </w:r>
      <w:r>
        <w:t xml:space="preserve">, bem como prevenindo e mitigando qualquer inconveniência ou risco à saúde ou segurança dos </w:t>
      </w:r>
      <w:r w:rsidRPr="160BC4F4">
        <w:rPr>
          <w:b/>
        </w:rPr>
        <w:t>Usuários</w:t>
      </w:r>
      <w:r>
        <w:t xml:space="preserve"> e dos servidores do </w:t>
      </w:r>
      <w:r w:rsidRPr="160BC4F4">
        <w:rPr>
          <w:b/>
        </w:rPr>
        <w:t xml:space="preserve">Poder Concedente </w:t>
      </w:r>
      <w:r w:rsidRPr="005B6DE9">
        <w:rPr>
          <w:bCs w:val="0"/>
        </w:rPr>
        <w:t xml:space="preserve">e da </w:t>
      </w:r>
      <w:r w:rsidRPr="160BC4F4">
        <w:rPr>
          <w:b/>
        </w:rPr>
        <w:t>ANTAQ</w:t>
      </w:r>
      <w:r>
        <w:t>.</w:t>
      </w:r>
    </w:p>
    <w:p w:rsidR="00B31CF6" w:rsidP="0036615C" w:rsidRDefault="00B31CF6" w14:paraId="3C0DC8D1" w14:textId="77777777">
      <w:pPr>
        <w:pStyle w:val="MinutadeContrato"/>
      </w:pPr>
    </w:p>
    <w:p w:rsidR="00B31CF6" w:rsidP="001B5B3C" w:rsidRDefault="005F6644" w14:paraId="4949CE6F" w14:textId="77777777">
      <w:pPr>
        <w:pStyle w:val="MinutadeContrato"/>
        <w:numPr>
          <w:ilvl w:val="2"/>
          <w:numId w:val="2"/>
        </w:numPr>
      </w:pPr>
      <w:r>
        <w:t xml:space="preserve">A </w:t>
      </w:r>
      <w:r w:rsidRPr="160BC4F4">
        <w:rPr>
          <w:b/>
        </w:rPr>
        <w:t>Arrendatária</w:t>
      </w:r>
      <w:r>
        <w:t xml:space="preserve"> não fará jus a qualquer indenização relativa a investimentos vinculados aos </w:t>
      </w:r>
      <w:r w:rsidRPr="160BC4F4">
        <w:rPr>
          <w:b/>
        </w:rPr>
        <w:t>Bens do Arrendamento</w:t>
      </w:r>
      <w:r>
        <w:t xml:space="preserve"> em decorrência do término do </w:t>
      </w:r>
      <w:r w:rsidRPr="160BC4F4">
        <w:rPr>
          <w:b/>
        </w:rPr>
        <w:t>Contrato.</w:t>
      </w:r>
    </w:p>
    <w:p w:rsidR="00B31CF6" w:rsidP="00AF1D33" w:rsidRDefault="00B31CF6" w14:paraId="77DDDB2E" w14:textId="77777777">
      <w:pPr>
        <w:pStyle w:val="MinutadeContrato"/>
      </w:pPr>
    </w:p>
    <w:p w:rsidR="00B31CF6" w:rsidP="005E09F8" w:rsidRDefault="00AF1D33" w14:paraId="78313D83" w14:textId="3F0914E0">
      <w:pPr>
        <w:pStyle w:val="MinutadeContrato"/>
        <w:numPr>
          <w:ilvl w:val="1"/>
          <w:numId w:val="2"/>
        </w:numPr>
      </w:pPr>
      <w:bookmarkStart w:name="_Toc214366611" w:id="1449"/>
      <w:r>
        <w:t>Da e</w:t>
      </w:r>
      <w:r w:rsidR="005F6644">
        <w:t xml:space="preserve">xtinção antecipada do </w:t>
      </w:r>
      <w:r w:rsidRPr="008264BA" w:rsidR="008264BA">
        <w:rPr>
          <w:b/>
          <w:bCs w:val="0"/>
        </w:rPr>
        <w:t>C</w:t>
      </w:r>
      <w:r w:rsidRPr="008264BA" w:rsidR="005F6644">
        <w:rPr>
          <w:b/>
          <w:bCs w:val="0"/>
        </w:rPr>
        <w:t>ontrato</w:t>
      </w:r>
      <w:r w:rsidR="005F6644">
        <w:t xml:space="preserve"> por interesse público</w:t>
      </w:r>
      <w:bookmarkEnd w:id="1449"/>
    </w:p>
    <w:p w:rsidR="00B31CF6" w:rsidP="00AF1D33" w:rsidRDefault="00B31CF6" w14:paraId="152E6B13" w14:textId="77777777">
      <w:pPr>
        <w:pStyle w:val="MinutadeContrato"/>
      </w:pPr>
    </w:p>
    <w:p w:rsidR="00B31CF6" w:rsidP="00AF1D33" w:rsidRDefault="005F6644" w14:paraId="4FC5DE63" w14:textId="17CB9465">
      <w:pPr>
        <w:pStyle w:val="MinutadeContrato"/>
        <w:numPr>
          <w:ilvl w:val="2"/>
          <w:numId w:val="2"/>
        </w:numPr>
      </w:pPr>
      <w:r>
        <w:t xml:space="preserve">O </w:t>
      </w:r>
      <w:r w:rsidRPr="160BC4F4">
        <w:rPr>
          <w:b/>
        </w:rPr>
        <w:t>Poder Concedente</w:t>
      </w:r>
      <w:r>
        <w:t xml:space="preserve"> poderá, a qualquer tempo, nos termos da legislação vigente, extinguir o </w:t>
      </w:r>
      <w:r w:rsidRPr="160BC4F4">
        <w:rPr>
          <w:b/>
        </w:rPr>
        <w:t>Contrato</w:t>
      </w:r>
      <w:r>
        <w:t xml:space="preserve"> por interesse público devidamente justificado, mediante prévio pagamento de indenização, a ser calculada nos termos da </w:t>
      </w:r>
      <w:r w:rsidRPr="00EC0D5C">
        <w:rPr>
          <w:highlight w:val="yellow"/>
        </w:rPr>
        <w:t xml:space="preserve">Subcláusula </w:t>
      </w:r>
      <w:r w:rsidRPr="00EC0D5C" w:rsidR="00AF1D33">
        <w:rPr>
          <w:highlight w:val="yellow"/>
        </w:rPr>
        <w:fldChar w:fldCharType="begin"/>
      </w:r>
      <w:r w:rsidRPr="00EC0D5C" w:rsidR="00AF1D33">
        <w:rPr>
          <w:highlight w:val="yellow"/>
        </w:rPr>
        <w:instrText xml:space="preserve"> REF _Ref24040741 \r \h </w:instrText>
      </w:r>
      <w:r w:rsidR="00EC0D5C">
        <w:rPr>
          <w:highlight w:val="yellow"/>
        </w:rPr>
        <w:instrText xml:space="preserve"> \* MERGEFORMAT </w:instrText>
      </w:r>
      <w:r w:rsidRPr="00EC0D5C" w:rsidR="00AF1D33">
        <w:rPr>
          <w:highlight w:val="yellow"/>
        </w:rPr>
      </w:r>
      <w:r w:rsidRPr="00EC0D5C" w:rsidR="00AF1D33">
        <w:rPr>
          <w:highlight w:val="yellow"/>
        </w:rPr>
        <w:fldChar w:fldCharType="separate"/>
      </w:r>
      <w:r w:rsidR="00C55F81">
        <w:rPr>
          <w:highlight w:val="yellow"/>
        </w:rPr>
        <w:t>24.3.2</w:t>
      </w:r>
      <w:r w:rsidRPr="00EC0D5C" w:rsidR="00AF1D33">
        <w:rPr>
          <w:highlight w:val="yellow"/>
        </w:rPr>
        <w:fldChar w:fldCharType="end"/>
      </w:r>
      <w:r>
        <w:t>.</w:t>
      </w:r>
    </w:p>
    <w:p w:rsidR="00B31CF6" w:rsidP="00AF1D33" w:rsidRDefault="00B31CF6" w14:paraId="30CE7904" w14:textId="77777777">
      <w:pPr>
        <w:pStyle w:val="MinutadeContrato"/>
      </w:pPr>
    </w:p>
    <w:p w:rsidR="00B31CF6" w:rsidP="00AF1D33" w:rsidRDefault="005F6644" w14:paraId="46968354" w14:textId="77777777">
      <w:pPr>
        <w:pStyle w:val="MinutadeContrato"/>
        <w:numPr>
          <w:ilvl w:val="2"/>
          <w:numId w:val="2"/>
        </w:numPr>
      </w:pPr>
      <w:bookmarkStart w:name="_Ref24040741" w:id="1450"/>
      <w:bookmarkStart w:name="_Ref348959348" w:id="1451"/>
      <w:r>
        <w:t xml:space="preserve">A indenização devida à </w:t>
      </w:r>
      <w:r w:rsidRPr="160BC4F4">
        <w:rPr>
          <w:b/>
        </w:rPr>
        <w:t>Arrendatária</w:t>
      </w:r>
      <w:r>
        <w:t xml:space="preserve"> cobrirá:</w:t>
      </w:r>
      <w:bookmarkEnd w:id="1450"/>
      <w:r w:rsidRPr="160BC4F4">
        <w:rPr>
          <w:b/>
        </w:rPr>
        <w:t xml:space="preserve"> </w:t>
      </w:r>
    </w:p>
    <w:p w:rsidR="00B31CF6" w:rsidP="00AF1D33" w:rsidRDefault="00B31CF6" w14:paraId="7C05625F" w14:textId="77777777">
      <w:pPr>
        <w:pStyle w:val="MinutadeContrato"/>
      </w:pPr>
    </w:p>
    <w:bookmarkEnd w:id="1451"/>
    <w:p w:rsidR="00B31CF6" w:rsidP="00AF1D33" w:rsidRDefault="005F6644" w14:paraId="222150B9" w14:textId="1A240778">
      <w:pPr>
        <w:pStyle w:val="MinutadeContrato"/>
        <w:numPr>
          <w:ilvl w:val="3"/>
          <w:numId w:val="2"/>
        </w:numPr>
        <w:rPr>
          <w:b/>
        </w:rPr>
      </w:pPr>
      <w:r w:rsidRPr="00186B76">
        <w:t xml:space="preserve">As parcelas dos investimentos realizados, inclusive em </w:t>
      </w:r>
      <w:r w:rsidRPr="00AF1D33" w:rsidR="00AF1D33">
        <w:rPr>
          <w:bCs w:val="0"/>
        </w:rPr>
        <w:t>a</w:t>
      </w:r>
      <w:r w:rsidRPr="00AF1D33">
        <w:rPr>
          <w:bCs w:val="0"/>
        </w:rPr>
        <w:t xml:space="preserve">tividades </w:t>
      </w:r>
      <w:r w:rsidRPr="00186B76">
        <w:t xml:space="preserve">de manutenção, bens e instalações, ainda não amortizados ou depreciados, que tenham sido realizados para o cumprimento deste </w:t>
      </w:r>
      <w:r w:rsidRPr="00186B76">
        <w:rPr>
          <w:b/>
        </w:rPr>
        <w:t>Contrato</w:t>
      </w:r>
      <w:r w:rsidRPr="00186B76">
        <w:t xml:space="preserve">, desde que devidamente autorizados pelo </w:t>
      </w:r>
      <w:r w:rsidRPr="00186B76">
        <w:rPr>
          <w:b/>
        </w:rPr>
        <w:t>Poder Concedente</w:t>
      </w:r>
      <w:r w:rsidRPr="00186B76">
        <w:t>, deduzidos os ônus financeiros remanescentes;</w:t>
      </w:r>
    </w:p>
    <w:p w:rsidR="00B31CF6" w:rsidP="00AF1D33" w:rsidRDefault="00B31CF6" w14:paraId="759BC122" w14:textId="77777777">
      <w:pPr>
        <w:pStyle w:val="MinutadeContrato"/>
        <w:rPr>
          <w:b/>
        </w:rPr>
      </w:pPr>
    </w:p>
    <w:p w:rsidR="00B31CF6" w:rsidP="00AF1D33" w:rsidRDefault="005F6644" w14:paraId="3A4F3AB8" w14:textId="77777777">
      <w:pPr>
        <w:pStyle w:val="MinutadeContrato"/>
        <w:numPr>
          <w:ilvl w:val="3"/>
          <w:numId w:val="2"/>
        </w:numPr>
      </w:pPr>
      <w:bookmarkStart w:name="_Ref174615713" w:id="1452"/>
      <w:r w:rsidRPr="00186B76">
        <w:t xml:space="preserve">A desoneração da </w:t>
      </w:r>
      <w:r w:rsidRPr="00186B76">
        <w:rPr>
          <w:b/>
        </w:rPr>
        <w:t>Arrendatária</w:t>
      </w:r>
      <w:r w:rsidRPr="00186B76">
        <w:t xml:space="preserve"> em relação às obrigações decorrentes de contratos de financiamentos por esta contraídas e comprovadamente utilizados com vistas ao cumprimento deste </w:t>
      </w:r>
      <w:r w:rsidRPr="00186B76">
        <w:rPr>
          <w:b/>
        </w:rPr>
        <w:t>Contrato</w:t>
      </w:r>
      <w:r w:rsidRPr="00186B76">
        <w:t>, desde que relacionados a investimentos ainda não integralmente amortizados.</w:t>
      </w:r>
      <w:bookmarkEnd w:id="1452"/>
    </w:p>
    <w:p w:rsidR="00B31CF6" w:rsidP="00AF1D33" w:rsidRDefault="00B31CF6" w14:paraId="734D2178" w14:textId="77777777">
      <w:pPr>
        <w:pStyle w:val="MinutadeContrato"/>
      </w:pPr>
    </w:p>
    <w:p w:rsidR="00B31CF6" w:rsidP="000D3FF6" w:rsidRDefault="005F6644" w14:paraId="5252AA26" w14:textId="77777777">
      <w:pPr>
        <w:pStyle w:val="MinutadeContrato"/>
        <w:numPr>
          <w:ilvl w:val="3"/>
          <w:numId w:val="2"/>
        </w:numPr>
      </w:pPr>
      <w:bookmarkStart w:name="_Ref348959732" w:id="1453"/>
      <w:r w:rsidRPr="00186B76">
        <w:t xml:space="preserve"> Os encargos e ônus decorrentes de multas, rescisões e indenizações que se fizerem devidas a custos de desmobilização, a fornecedores, contratados e terceiros em geral, inclusive honorários advocatícios, em decorrência do consequente rompimento dos respectivos vínculos contratuais celebrados e desde que comprovadamente utilizados no cumprimento deste </w:t>
      </w:r>
      <w:r w:rsidRPr="00186B76">
        <w:rPr>
          <w:b/>
        </w:rPr>
        <w:t>Contrato</w:t>
      </w:r>
      <w:r w:rsidRPr="00186B76">
        <w:t xml:space="preserve">. </w:t>
      </w:r>
      <w:bookmarkEnd w:id="1453"/>
    </w:p>
    <w:p w:rsidR="00B31CF6" w:rsidP="00AF1D33" w:rsidRDefault="00B31CF6" w14:paraId="7109FCFD" w14:textId="77777777">
      <w:pPr>
        <w:pStyle w:val="MinutadeContrato"/>
      </w:pPr>
    </w:p>
    <w:p w:rsidR="00B31CF6" w:rsidP="000D3FF6" w:rsidRDefault="005F6644" w14:paraId="05CA7ADD" w14:textId="7D908F78">
      <w:pPr>
        <w:pStyle w:val="MinutadeContrato"/>
        <w:numPr>
          <w:ilvl w:val="2"/>
          <w:numId w:val="2"/>
        </w:numPr>
      </w:pPr>
      <w:r>
        <w:t xml:space="preserve">A parte da indenização devida à </w:t>
      </w:r>
      <w:r w:rsidRPr="7727BF3A">
        <w:rPr>
          <w:b/>
        </w:rPr>
        <w:t>Arrendatária,</w:t>
      </w:r>
      <w:r>
        <w:t xml:space="preserve"> correspondente ao saldo devedor dos financiamentos referidos n</w:t>
      </w:r>
      <w:r w:rsidR="000D3FF6">
        <w:t xml:space="preserve">a </w:t>
      </w:r>
      <w:r w:rsidRPr="00EC0D5C" w:rsidR="000D3FF6">
        <w:rPr>
          <w:highlight w:val="yellow"/>
        </w:rPr>
        <w:t xml:space="preserve">Subcláusula </w:t>
      </w:r>
      <w:r w:rsidRPr="00EC0D5C" w:rsidR="000D3FF6">
        <w:rPr>
          <w:highlight w:val="yellow"/>
        </w:rPr>
        <w:fldChar w:fldCharType="begin"/>
      </w:r>
      <w:r w:rsidRPr="00EC0D5C" w:rsidR="000D3FF6">
        <w:rPr>
          <w:highlight w:val="yellow"/>
        </w:rPr>
        <w:instrText xml:space="preserve"> REF _Ref174615713 \r \h </w:instrText>
      </w:r>
      <w:r w:rsidR="00EC0D5C">
        <w:rPr>
          <w:highlight w:val="yellow"/>
        </w:rPr>
        <w:instrText xml:space="preserve"> \* MERGEFORMAT </w:instrText>
      </w:r>
      <w:r w:rsidRPr="00EC0D5C" w:rsidR="000D3FF6">
        <w:rPr>
          <w:highlight w:val="yellow"/>
        </w:rPr>
      </w:r>
      <w:r w:rsidRPr="00EC0D5C" w:rsidR="000D3FF6">
        <w:rPr>
          <w:highlight w:val="yellow"/>
        </w:rPr>
        <w:fldChar w:fldCharType="separate"/>
      </w:r>
      <w:r w:rsidR="00C55F81">
        <w:rPr>
          <w:highlight w:val="yellow"/>
        </w:rPr>
        <w:t>24.3.2.2</w:t>
      </w:r>
      <w:r w:rsidRPr="00EC0D5C" w:rsidR="000D3FF6">
        <w:rPr>
          <w:highlight w:val="yellow"/>
        </w:rPr>
        <w:fldChar w:fldCharType="end"/>
      </w:r>
      <w:r>
        <w:t xml:space="preserve">, poderá ser paga diretamente aos </w:t>
      </w:r>
      <w:r w:rsidRPr="7727BF3A">
        <w:rPr>
          <w:b/>
        </w:rPr>
        <w:t>Financiadores</w:t>
      </w:r>
      <w:r>
        <w:t xml:space="preserve">, podendo o remanescente ser pago diretamente à </w:t>
      </w:r>
      <w:r w:rsidRPr="7727BF3A">
        <w:rPr>
          <w:b/>
        </w:rPr>
        <w:t>Arrendatária.</w:t>
      </w:r>
    </w:p>
    <w:p w:rsidR="00B31CF6" w:rsidP="000D3FF6" w:rsidRDefault="00B31CF6" w14:paraId="273B749E" w14:textId="77777777">
      <w:pPr>
        <w:pStyle w:val="MinutadeContrato"/>
      </w:pPr>
    </w:p>
    <w:p w:rsidR="00B31CF6" w:rsidP="000D3FF6" w:rsidRDefault="005F6644" w14:paraId="50A2E572" w14:textId="77777777">
      <w:pPr>
        <w:pStyle w:val="MinutadeContrato"/>
        <w:numPr>
          <w:ilvl w:val="2"/>
          <w:numId w:val="2"/>
        </w:numPr>
      </w:pPr>
      <w:r>
        <w:t xml:space="preserve">As multas, indenizações, valores recebidos a título de cobertura de seguros relacionados aos eventos ou circunstâncias que ensejaram a extinção e quaisquer outros valores devidos pela </w:t>
      </w:r>
      <w:r w:rsidRPr="160BC4F4">
        <w:rPr>
          <w:b/>
        </w:rPr>
        <w:t>Arrendatária</w:t>
      </w:r>
      <w:r>
        <w:t xml:space="preserve"> serão descontados da indenização prevista para este caso.</w:t>
      </w:r>
    </w:p>
    <w:p w:rsidR="00B31CF6" w:rsidP="000D3FF6" w:rsidRDefault="00B31CF6" w14:paraId="2EF58ADF" w14:textId="77777777">
      <w:pPr>
        <w:pStyle w:val="MinutadeContrato"/>
      </w:pPr>
    </w:p>
    <w:p w:rsidR="00B31CF6" w:rsidP="005E09F8" w:rsidRDefault="000D3FF6" w14:paraId="1E8FD45B" w14:textId="7B4A5914">
      <w:pPr>
        <w:pStyle w:val="MinutadeContrato"/>
        <w:numPr>
          <w:ilvl w:val="1"/>
          <w:numId w:val="2"/>
        </w:numPr>
      </w:pPr>
      <w:bookmarkStart w:name="_Ref367202456" w:id="1454"/>
      <w:bookmarkStart w:name="_Toc214366612" w:id="1455"/>
      <w:r>
        <w:t xml:space="preserve">Da </w:t>
      </w:r>
      <w:r w:rsidR="005F6644">
        <w:t xml:space="preserve">Rescisão do </w:t>
      </w:r>
      <w:r w:rsidRPr="008264BA" w:rsidR="008264BA">
        <w:rPr>
          <w:b/>
          <w:bCs w:val="0"/>
        </w:rPr>
        <w:t>C</w:t>
      </w:r>
      <w:r w:rsidRPr="008264BA" w:rsidR="005F6644">
        <w:rPr>
          <w:b/>
          <w:bCs w:val="0"/>
        </w:rPr>
        <w:t>ontrato</w:t>
      </w:r>
      <w:r w:rsidR="005F6644">
        <w:t xml:space="preserve"> por culpa da </w:t>
      </w:r>
      <w:r w:rsidRPr="00A06554" w:rsidR="005F6644">
        <w:rPr>
          <w:b/>
          <w:bCs w:val="0"/>
        </w:rPr>
        <w:t>Arrendatária</w:t>
      </w:r>
      <w:bookmarkEnd w:id="1454"/>
      <w:bookmarkEnd w:id="1455"/>
    </w:p>
    <w:p w:rsidR="00B31CF6" w:rsidP="000D3FF6" w:rsidRDefault="00B31CF6" w14:paraId="1CDD4CB4" w14:textId="77777777">
      <w:pPr>
        <w:pStyle w:val="MinutadeContrato"/>
      </w:pPr>
    </w:p>
    <w:p w:rsidR="00EC0D5C" w:rsidP="00EC0D5C" w:rsidRDefault="005F6644" w14:paraId="548E8A8A" w14:textId="77777777">
      <w:pPr>
        <w:pStyle w:val="MinutadeContrato"/>
        <w:numPr>
          <w:ilvl w:val="2"/>
          <w:numId w:val="2"/>
        </w:numPr>
      </w:pPr>
      <w:r>
        <w:t xml:space="preserve">O </w:t>
      </w:r>
      <w:r w:rsidRPr="160BC4F4">
        <w:rPr>
          <w:b/>
        </w:rPr>
        <w:t>Poder Concedente</w:t>
      </w:r>
      <w:r>
        <w:t xml:space="preserve"> poderá declarar a rescisão do </w:t>
      </w:r>
      <w:r w:rsidRPr="160BC4F4">
        <w:rPr>
          <w:b/>
        </w:rPr>
        <w:t>Contrato</w:t>
      </w:r>
      <w:r>
        <w:t xml:space="preserve"> por culpa da </w:t>
      </w:r>
      <w:r w:rsidRPr="160BC4F4">
        <w:rPr>
          <w:b/>
        </w:rPr>
        <w:t>Arrendatária</w:t>
      </w:r>
      <w:r>
        <w:t xml:space="preserve"> na hipótese de inexecução total ou parcial do </w:t>
      </w:r>
      <w:r w:rsidRPr="160BC4F4">
        <w:rPr>
          <w:b/>
        </w:rPr>
        <w:t>Contrato</w:t>
      </w:r>
      <w:r>
        <w:t xml:space="preserve">, observado o disposto nas normas regulamentares e legais pertinentes, e especialmente quando a </w:t>
      </w:r>
      <w:r w:rsidRPr="160BC4F4">
        <w:rPr>
          <w:b/>
        </w:rPr>
        <w:t>Arrendatária</w:t>
      </w:r>
      <w:r>
        <w:t>:</w:t>
      </w:r>
    </w:p>
    <w:p w:rsidR="00EC0D5C" w:rsidP="00EC0D5C" w:rsidRDefault="00EC0D5C" w14:paraId="08670DEA" w14:textId="77777777">
      <w:pPr>
        <w:pStyle w:val="MinutadeContrato"/>
      </w:pPr>
    </w:p>
    <w:p w:rsidR="00B31CF6" w:rsidP="00EC0D5C" w:rsidRDefault="005F6644" w14:paraId="1831DBE4" w14:textId="16C9BE19">
      <w:pPr>
        <w:pStyle w:val="MinutadeContrato"/>
        <w:numPr>
          <w:ilvl w:val="3"/>
          <w:numId w:val="2"/>
        </w:numPr>
      </w:pPr>
      <w:r w:rsidRPr="00186B76">
        <w:t xml:space="preserve">Tiver o </w:t>
      </w:r>
      <w:r w:rsidRPr="00EC0D5C">
        <w:rPr>
          <w:b/>
        </w:rPr>
        <w:t>PBI</w:t>
      </w:r>
      <w:r w:rsidRPr="00186B76">
        <w:t xml:space="preserve"> rejeitado pelo não atendimento aos requisitos do </w:t>
      </w:r>
      <w:r w:rsidRPr="00EC0D5C">
        <w:rPr>
          <w:b/>
        </w:rPr>
        <w:t xml:space="preserve">Contrato e Anexos, </w:t>
      </w:r>
      <w:r w:rsidRPr="00186B76">
        <w:t xml:space="preserve">observada a </w:t>
      </w:r>
      <w:r w:rsidRPr="00EC0D5C">
        <w:rPr>
          <w:highlight w:val="yellow"/>
        </w:rPr>
        <w:t>Cláusula 4</w:t>
      </w:r>
      <w:r w:rsidRPr="00186B76">
        <w:t xml:space="preserve"> e suas respectivas Subcláusulas;</w:t>
      </w:r>
    </w:p>
    <w:p w:rsidR="00EC0D5C" w:rsidP="00EC0D5C" w:rsidRDefault="00EC0D5C" w14:paraId="53D8C773" w14:textId="77777777">
      <w:pPr>
        <w:pStyle w:val="MinutadeContrato"/>
      </w:pPr>
    </w:p>
    <w:p w:rsidR="00B31CF6" w:rsidP="00EC0D5C" w:rsidRDefault="005F6644" w14:paraId="550E5E69" w14:textId="77777777">
      <w:pPr>
        <w:pStyle w:val="MinutadeContrato"/>
        <w:numPr>
          <w:ilvl w:val="3"/>
          <w:numId w:val="2"/>
        </w:numPr>
      </w:pPr>
      <w:r w:rsidRPr="00186B76">
        <w:t xml:space="preserve">Prestar as </w:t>
      </w:r>
      <w:r w:rsidRPr="00EC0D5C">
        <w:rPr>
          <w:b/>
        </w:rPr>
        <w:t>Atividades</w:t>
      </w:r>
      <w:r w:rsidRPr="00186B76">
        <w:t xml:space="preserve"> objeto deste </w:t>
      </w:r>
      <w:r w:rsidRPr="00EC0D5C">
        <w:rPr>
          <w:b/>
        </w:rPr>
        <w:t>Contrato</w:t>
      </w:r>
      <w:r w:rsidRPr="00186B76">
        <w:t xml:space="preserve"> de forma inadequada ou deficiente, tendo por base os </w:t>
      </w:r>
      <w:r w:rsidRPr="00EC0D5C">
        <w:rPr>
          <w:b/>
        </w:rPr>
        <w:t xml:space="preserve">Parâmetros </w:t>
      </w:r>
      <w:r w:rsidRPr="00EC0D5C">
        <w:rPr>
          <w:rFonts w:eastAsia="Spranq eco sans"/>
          <w:b/>
        </w:rPr>
        <w:t>do Arrendamento</w:t>
      </w:r>
      <w:r w:rsidRPr="00186B76">
        <w:t xml:space="preserve">; </w:t>
      </w:r>
    </w:p>
    <w:p w:rsidR="00EC0D5C" w:rsidP="00EC0D5C" w:rsidRDefault="00EC0D5C" w14:paraId="460D1689" w14:textId="77777777">
      <w:pPr>
        <w:pStyle w:val="MinutadeContrato"/>
      </w:pPr>
    </w:p>
    <w:p w:rsidR="00B31CF6" w:rsidP="00EC0D5C" w:rsidRDefault="005F6644" w14:paraId="575A999B" w14:textId="77777777">
      <w:pPr>
        <w:pStyle w:val="MinutadeContrato"/>
        <w:numPr>
          <w:ilvl w:val="3"/>
          <w:numId w:val="2"/>
        </w:numPr>
      </w:pPr>
      <w:r w:rsidRPr="00186B76">
        <w:t xml:space="preserve">Descumprir os prazos para implantação e operacionalização das </w:t>
      </w:r>
      <w:r w:rsidRPr="00EC0D5C">
        <w:rPr>
          <w:b/>
        </w:rPr>
        <w:t>Atividades</w:t>
      </w:r>
      <w:r w:rsidRPr="00186B76">
        <w:t>;</w:t>
      </w:r>
    </w:p>
    <w:p w:rsidR="00B31CF6" w:rsidP="00EC0D5C" w:rsidRDefault="005F6644" w14:paraId="288B1238" w14:textId="77777777">
      <w:pPr>
        <w:pStyle w:val="MinutadeContrato"/>
        <w:numPr>
          <w:ilvl w:val="3"/>
          <w:numId w:val="2"/>
        </w:numPr>
      </w:pPr>
      <w:r w:rsidRPr="00186B76">
        <w:t xml:space="preserve">Descumprir Cláusulas contratuais ou disposições legais e regulamentares concernentes ao </w:t>
      </w:r>
      <w:r w:rsidRPr="00EC0D5C">
        <w:rPr>
          <w:b/>
        </w:rPr>
        <w:t>Arrendamento</w:t>
      </w:r>
      <w:r w:rsidRPr="00186B76">
        <w:t xml:space="preserve">; </w:t>
      </w:r>
    </w:p>
    <w:p w:rsidR="00EC0D5C" w:rsidP="00EC0D5C" w:rsidRDefault="00EC0D5C" w14:paraId="44841599" w14:textId="77777777">
      <w:pPr>
        <w:pStyle w:val="MinutadeContrato"/>
      </w:pPr>
    </w:p>
    <w:p w:rsidR="00B31CF6" w:rsidP="00EC0D5C" w:rsidRDefault="005F6644" w14:paraId="3C8EFEE0" w14:textId="77777777">
      <w:pPr>
        <w:pStyle w:val="MinutadeContrato"/>
        <w:numPr>
          <w:ilvl w:val="3"/>
          <w:numId w:val="2"/>
        </w:numPr>
      </w:pPr>
      <w:r w:rsidRPr="00186B76">
        <w:t xml:space="preserve">Paralisar a </w:t>
      </w:r>
      <w:r w:rsidRPr="00EC0D5C">
        <w:rPr>
          <w:b/>
        </w:rPr>
        <w:t>Atividade</w:t>
      </w:r>
      <w:r w:rsidRPr="00186B76">
        <w:t xml:space="preserve"> ou concorrer para tanto, ressalvadas as hipóteses decorrentes de caso fortuito ou força maior, e aquelas autorizadas pela </w:t>
      </w:r>
      <w:r w:rsidRPr="00EC0D5C">
        <w:rPr>
          <w:b/>
        </w:rPr>
        <w:t>ANTAQ</w:t>
      </w:r>
      <w:r w:rsidRPr="00186B76">
        <w:t xml:space="preserve"> ou pelo </w:t>
      </w:r>
      <w:r w:rsidRPr="00EC0D5C">
        <w:rPr>
          <w:b/>
        </w:rPr>
        <w:t>Poder Concedente</w:t>
      </w:r>
      <w:r w:rsidRPr="00186B76">
        <w:t xml:space="preserve">, nos termos da legislação aplicável; </w:t>
      </w:r>
    </w:p>
    <w:p w:rsidR="00EC0D5C" w:rsidP="00EC0D5C" w:rsidRDefault="00EC0D5C" w14:paraId="3EEA7F48" w14:textId="77777777">
      <w:pPr>
        <w:pStyle w:val="MinutadeContrato"/>
      </w:pPr>
    </w:p>
    <w:p w:rsidR="00B31CF6" w:rsidP="00EC0D5C" w:rsidRDefault="005F6644" w14:paraId="10D9A709" w14:textId="77777777">
      <w:pPr>
        <w:pStyle w:val="MinutadeContrato"/>
        <w:numPr>
          <w:ilvl w:val="3"/>
          <w:numId w:val="2"/>
        </w:numPr>
      </w:pPr>
      <w:r w:rsidRPr="00186B76">
        <w:t xml:space="preserve">Perder as condições econômicas, técnicas ou operacionais para manter a adequada prestação da </w:t>
      </w:r>
      <w:r w:rsidRPr="00EC0D5C">
        <w:rPr>
          <w:b/>
        </w:rPr>
        <w:t>Atividade</w:t>
      </w:r>
      <w:r w:rsidRPr="00186B76">
        <w:t xml:space="preserve"> objeto do </w:t>
      </w:r>
      <w:r w:rsidRPr="00EC0D5C">
        <w:rPr>
          <w:b/>
        </w:rPr>
        <w:t>Arrendamento</w:t>
      </w:r>
      <w:r w:rsidRPr="00186B76">
        <w:t xml:space="preserve">; </w:t>
      </w:r>
    </w:p>
    <w:p w:rsidR="00EC0D5C" w:rsidP="00EC0D5C" w:rsidRDefault="00EC0D5C" w14:paraId="43C02012" w14:textId="77777777">
      <w:pPr>
        <w:pStyle w:val="MinutadeContrato"/>
      </w:pPr>
    </w:p>
    <w:p w:rsidR="00B31CF6" w:rsidP="00EC0D5C" w:rsidRDefault="005F6644" w14:paraId="3A3209FB" w14:textId="77777777">
      <w:pPr>
        <w:pStyle w:val="MinutadeContrato"/>
        <w:numPr>
          <w:ilvl w:val="3"/>
          <w:numId w:val="2"/>
        </w:numPr>
      </w:pPr>
      <w:r w:rsidRPr="00186B76">
        <w:t>Não cumprir as penalidades impostas, nos devidos prazos;</w:t>
      </w:r>
    </w:p>
    <w:p w:rsidR="00EC0D5C" w:rsidP="00EC0D5C" w:rsidRDefault="00EC0D5C" w14:paraId="63F0FB12" w14:textId="77777777">
      <w:pPr>
        <w:pStyle w:val="MinutadeContrato"/>
      </w:pPr>
    </w:p>
    <w:p w:rsidR="00B31CF6" w:rsidP="00EC0D5C" w:rsidRDefault="005F6644" w14:paraId="5A06E759" w14:textId="77777777">
      <w:pPr>
        <w:pStyle w:val="MinutadeContrato"/>
        <w:numPr>
          <w:ilvl w:val="3"/>
          <w:numId w:val="2"/>
        </w:numPr>
      </w:pPr>
      <w:r w:rsidRPr="00186B76">
        <w:t xml:space="preserve">Incorrer em desvio do objeto contratual ou alteração social ou modificação do objeto social ou estrutura da sociedade que impeça ou prejudique a execução do </w:t>
      </w:r>
      <w:r w:rsidRPr="00EC0D5C">
        <w:rPr>
          <w:b/>
        </w:rPr>
        <w:t>Contrato</w:t>
      </w:r>
      <w:r w:rsidRPr="00186B76">
        <w:t>;</w:t>
      </w:r>
    </w:p>
    <w:p w:rsidR="00EC0D5C" w:rsidP="00EC0D5C" w:rsidRDefault="00EC0D5C" w14:paraId="4F309DE8" w14:textId="77777777">
      <w:pPr>
        <w:pStyle w:val="MinutadeContrato"/>
      </w:pPr>
    </w:p>
    <w:p w:rsidR="00B31CF6" w:rsidP="00EC0D5C" w:rsidRDefault="005F6644" w14:paraId="54A0C47E" w14:textId="77777777">
      <w:pPr>
        <w:pStyle w:val="MinutadeContrato"/>
        <w:numPr>
          <w:ilvl w:val="3"/>
          <w:numId w:val="2"/>
        </w:numPr>
      </w:pPr>
      <w:r w:rsidRPr="00186B76">
        <w:t xml:space="preserve">Realizar, sem prévia e expressa autorização, operação de transferência de controle societário ou de titularidade do </w:t>
      </w:r>
      <w:r w:rsidRPr="00EC0D5C">
        <w:rPr>
          <w:b/>
        </w:rPr>
        <w:t>Arrendamento</w:t>
      </w:r>
      <w:r w:rsidRPr="00186B76">
        <w:t>, ou o subarrendamento total ou parcial;</w:t>
      </w:r>
    </w:p>
    <w:p w:rsidR="00EC0D5C" w:rsidP="00EC0D5C" w:rsidRDefault="00EC0D5C" w14:paraId="3EEC38B2" w14:textId="77777777">
      <w:pPr>
        <w:pStyle w:val="MinutadeContrato"/>
      </w:pPr>
    </w:p>
    <w:p w:rsidR="00B31CF6" w:rsidP="00EC0D5C" w:rsidRDefault="005F6644" w14:paraId="07BDE12E" w14:textId="60CB2A2B">
      <w:pPr>
        <w:pStyle w:val="MinutadeContrato"/>
        <w:numPr>
          <w:ilvl w:val="3"/>
          <w:numId w:val="2"/>
        </w:numPr>
      </w:pPr>
      <w:r w:rsidRPr="00186B76">
        <w:t xml:space="preserve">Faltar com o pagamento de encargos contratuais à </w:t>
      </w:r>
      <w:ins w:author="Isabela Alves Pereira Oliveira" w:date="2025-12-12T12:09:00Z" w16du:dateUtc="2025-12-12T15:09:00Z" w:id="1456">
        <w:r w:rsidR="009F0F29">
          <w:rPr>
            <w:b/>
          </w:rPr>
          <w:t>Autoridade Portuária</w:t>
        </w:r>
      </w:ins>
      <w:ins w:author="Isabela Alves Pereira Oliveira" w:date="2025-12-12T13:45:00Z" w16du:dateUtc="2025-12-12T16:45:00Z" w:id="1457">
        <w:r w:rsidR="00C02935">
          <w:rPr>
            <w:b/>
          </w:rPr>
          <w:t xml:space="preserve"> </w:t>
        </w:r>
      </w:ins>
      <w:del w:author="Isabela Alves Pereira Oliveira" w:date="2025-12-12T12:09:00Z" w16du:dateUtc="2025-12-12T15:09:00Z" w:id="1458">
        <w:r w:rsidRPr="00EC0D5C" w:rsidDel="009F0F29" w:rsidR="00E23F2C">
          <w:rPr>
            <w:b/>
          </w:rPr>
          <w:delText>A</w:delText>
        </w:r>
        <w:r w:rsidDel="009F0F29" w:rsidR="00EC0D5C">
          <w:rPr>
            <w:b/>
          </w:rPr>
          <w:delText>dministração do Porto</w:delText>
        </w:r>
        <w:r w:rsidRPr="00186B76" w:rsidDel="009F0F29">
          <w:delText xml:space="preserve"> </w:delText>
        </w:r>
      </w:del>
      <w:r w:rsidRPr="00186B76">
        <w:t>por mais de 4 (quatro) meses;</w:t>
      </w:r>
    </w:p>
    <w:p w:rsidR="00EC0D5C" w:rsidP="00EC0D5C" w:rsidRDefault="00EC0D5C" w14:paraId="3F396F17" w14:textId="77777777">
      <w:pPr>
        <w:pStyle w:val="MinutadeContrato"/>
      </w:pPr>
    </w:p>
    <w:p w:rsidR="00EC0D5C" w:rsidP="00EC0D5C" w:rsidRDefault="005F6644" w14:paraId="01406FFF" w14:textId="518C7ED1">
      <w:pPr>
        <w:pStyle w:val="MinutadeContrato"/>
        <w:numPr>
          <w:ilvl w:val="3"/>
          <w:numId w:val="2"/>
        </w:numPr>
      </w:pPr>
      <w:r w:rsidRPr="00186B76">
        <w:t xml:space="preserve">Não atender a intimação do </w:t>
      </w:r>
      <w:r w:rsidRPr="00EC0D5C">
        <w:rPr>
          <w:b/>
        </w:rPr>
        <w:t xml:space="preserve">Poder Concedente </w:t>
      </w:r>
      <w:r w:rsidRPr="00186B76">
        <w:t>ou da</w:t>
      </w:r>
      <w:r w:rsidRPr="00EC0D5C">
        <w:rPr>
          <w:b/>
        </w:rPr>
        <w:t xml:space="preserve"> ANTAQ,</w:t>
      </w:r>
      <w:r w:rsidRPr="00186B76">
        <w:t xml:space="preserve"> no sentido de regularizar a prestação da </w:t>
      </w:r>
      <w:r w:rsidRPr="00EC0D5C">
        <w:rPr>
          <w:b/>
        </w:rPr>
        <w:t>Atividade</w:t>
      </w:r>
      <w:r w:rsidRPr="00186B76">
        <w:t>;</w:t>
      </w:r>
    </w:p>
    <w:p w:rsidR="005E09F8" w:rsidP="005E09F8" w:rsidRDefault="005E09F8" w14:paraId="49C1CB53" w14:textId="77777777">
      <w:pPr>
        <w:pStyle w:val="MinutadeContrato"/>
      </w:pPr>
    </w:p>
    <w:p w:rsidR="00B31CF6" w:rsidP="00EC0D5C" w:rsidRDefault="005F6644" w14:paraId="098DAD25" w14:textId="77777777">
      <w:pPr>
        <w:pStyle w:val="MinutadeContrato"/>
        <w:numPr>
          <w:ilvl w:val="3"/>
          <w:numId w:val="2"/>
        </w:numPr>
      </w:pPr>
      <w:r w:rsidRPr="00186B76">
        <w:t>For condenada em sentença transitada em julgado por sonegação de tributos, inclusive contribuições sociais; ou</w:t>
      </w:r>
    </w:p>
    <w:p w:rsidR="00EC0D5C" w:rsidP="00EC0D5C" w:rsidRDefault="00EC0D5C" w14:paraId="77FD833D" w14:textId="77777777">
      <w:pPr>
        <w:pStyle w:val="MinutadeContrato"/>
      </w:pPr>
    </w:p>
    <w:p w:rsidR="00B31CF6" w:rsidP="00EC0D5C" w:rsidRDefault="005F6644" w14:paraId="426B29B8" w14:textId="19375090">
      <w:pPr>
        <w:pStyle w:val="MinutadeContrato"/>
        <w:numPr>
          <w:ilvl w:val="3"/>
          <w:numId w:val="2"/>
        </w:numPr>
      </w:pPr>
      <w:r w:rsidRPr="00186B76">
        <w:t>For condenada judicialmente por atos de que trata a Lei</w:t>
      </w:r>
      <w:r>
        <w:t xml:space="preserve"> </w:t>
      </w:r>
      <w:ins w:author="Isabela Alves Pereira Oliveira" w:date="2025-12-12T11:13:00Z" w16du:dateUtc="2025-12-12T14:13:00Z" w:id="1459">
        <w:r w:rsidR="004754B9">
          <w:t xml:space="preserve">nº </w:t>
        </w:r>
      </w:ins>
      <w:r w:rsidRPr="00186B76">
        <w:t>12.846</w:t>
      </w:r>
      <w:bookmarkStart w:name="_Hlk81996603" w:id="1460"/>
      <w:r>
        <w:t xml:space="preserve">, de 1º de agosto de </w:t>
      </w:r>
      <w:r w:rsidRPr="00186B76">
        <w:t>2013</w:t>
      </w:r>
      <w:bookmarkEnd w:id="1460"/>
      <w:r w:rsidRPr="00186B76">
        <w:t>, especialmente quando aplicadas as penalidades previstas nos incisos II e III do art. 19 da referida Lei.</w:t>
      </w:r>
    </w:p>
    <w:p w:rsidR="00EC0D5C" w:rsidP="00391BB4" w:rsidRDefault="00EC0D5C" w14:paraId="3DD8ADAD" w14:textId="77777777">
      <w:pPr>
        <w:pStyle w:val="MinutadeContrato"/>
      </w:pPr>
    </w:p>
    <w:p w:rsidR="00B31CF6" w:rsidP="00EC0D5C" w:rsidRDefault="005F6644" w14:paraId="0713B915" w14:textId="77777777">
      <w:pPr>
        <w:pStyle w:val="MinutadeContrato"/>
        <w:numPr>
          <w:ilvl w:val="2"/>
          <w:numId w:val="2"/>
        </w:numPr>
      </w:pPr>
      <w:r>
        <w:t xml:space="preserve">O </w:t>
      </w:r>
      <w:r w:rsidRPr="00EC0D5C">
        <w:rPr>
          <w:b/>
        </w:rPr>
        <w:t>Poder Concedente</w:t>
      </w:r>
      <w:r>
        <w:t xml:space="preserve"> não poderá declarar a rescisão do </w:t>
      </w:r>
      <w:r w:rsidRPr="00EC0D5C">
        <w:rPr>
          <w:b/>
        </w:rPr>
        <w:t>Contrato</w:t>
      </w:r>
      <w:r>
        <w:t xml:space="preserve"> por culpa da </w:t>
      </w:r>
      <w:r w:rsidRPr="00EC0D5C">
        <w:rPr>
          <w:b/>
        </w:rPr>
        <w:t>Arrendatária</w:t>
      </w:r>
      <w:r>
        <w:t xml:space="preserve"> nos casos de ocorrência de caso fortuito ou força maior não seguráveis.</w:t>
      </w:r>
    </w:p>
    <w:p w:rsidR="00391BB4" w:rsidP="00391BB4" w:rsidRDefault="00391BB4" w14:paraId="7543EA9B" w14:textId="77777777">
      <w:pPr>
        <w:pStyle w:val="MinutadeContrato"/>
      </w:pPr>
    </w:p>
    <w:p w:rsidR="00B31CF6" w:rsidP="00391BB4" w:rsidRDefault="005F6644" w14:paraId="7069B7FE" w14:textId="6F8442F2">
      <w:pPr>
        <w:pStyle w:val="MinutadeContrato"/>
        <w:numPr>
          <w:ilvl w:val="2"/>
          <w:numId w:val="2"/>
        </w:numPr>
      </w:pPr>
      <w:r>
        <w:t xml:space="preserve">A rescisão do </w:t>
      </w:r>
      <w:r w:rsidRPr="00391BB4" w:rsidR="008264BA">
        <w:rPr>
          <w:b/>
          <w:bCs w:val="0"/>
        </w:rPr>
        <w:t>C</w:t>
      </w:r>
      <w:r w:rsidRPr="00391BB4">
        <w:rPr>
          <w:b/>
          <w:bCs w:val="0"/>
        </w:rPr>
        <w:t>ontrato</w:t>
      </w:r>
      <w:r>
        <w:t xml:space="preserve"> por culpa da </w:t>
      </w:r>
      <w:r w:rsidRPr="00391BB4">
        <w:rPr>
          <w:b/>
        </w:rPr>
        <w:t>Arrendatária</w:t>
      </w:r>
      <w:r>
        <w:t xml:space="preserve"> deverá ser precedida da verificação do inadimplemento contratual da </w:t>
      </w:r>
      <w:r w:rsidRPr="00391BB4">
        <w:rPr>
          <w:b/>
        </w:rPr>
        <w:t>Arrendatária</w:t>
      </w:r>
      <w:r>
        <w:t xml:space="preserve"> em processo administrativo, assegurado o direito de ampla defesa.</w:t>
      </w:r>
    </w:p>
    <w:p w:rsidR="00391BB4" w:rsidP="00391BB4" w:rsidRDefault="00391BB4" w14:paraId="3EDB4989" w14:textId="77777777">
      <w:pPr>
        <w:pStyle w:val="MinutadeContrato"/>
      </w:pPr>
    </w:p>
    <w:p w:rsidR="00B31CF6" w:rsidP="00391BB4" w:rsidRDefault="005F6644" w14:paraId="784C31CA" w14:textId="77777777">
      <w:pPr>
        <w:pStyle w:val="MinutadeContrato"/>
        <w:numPr>
          <w:ilvl w:val="2"/>
          <w:numId w:val="2"/>
        </w:numPr>
      </w:pPr>
      <w:r>
        <w:t xml:space="preserve">Não será instaurado processo administrativo para esse fim sem prévia notificação à </w:t>
      </w:r>
      <w:r w:rsidRPr="00391BB4">
        <w:rPr>
          <w:b/>
        </w:rPr>
        <w:t>Arrendatária</w:t>
      </w:r>
      <w:r>
        <w:t>, sendo-lhe dado, em cada caso, prazo para corrigir as falhas e transgressões apontadas e para o enquadramento nos termos contratuais.</w:t>
      </w:r>
    </w:p>
    <w:p w:rsidR="00391BB4" w:rsidP="00391BB4" w:rsidRDefault="00391BB4" w14:paraId="30DC73AB" w14:textId="77777777">
      <w:pPr>
        <w:pStyle w:val="MinutadeContrato"/>
      </w:pPr>
    </w:p>
    <w:p w:rsidR="00B31CF6" w:rsidP="00391BB4" w:rsidRDefault="005F6644" w14:paraId="774654E9" w14:textId="10A7CF83">
      <w:pPr>
        <w:pStyle w:val="MinutadeContrato"/>
        <w:numPr>
          <w:ilvl w:val="2"/>
          <w:numId w:val="2"/>
        </w:numPr>
      </w:pPr>
      <w:r>
        <w:t xml:space="preserve">Instaurado o processo administrativo e comprovado o inadimplemento, a rescisão será declarada pelo </w:t>
      </w:r>
      <w:r w:rsidRPr="00391BB4">
        <w:rPr>
          <w:b/>
        </w:rPr>
        <w:t>Poder Concedente</w:t>
      </w:r>
      <w:r>
        <w:t xml:space="preserve">, independentemente do pagamento de indenização prévia, que será calculada no decurso do processo e de acordo com a </w:t>
      </w:r>
      <w:r w:rsidRPr="00391BB4">
        <w:rPr>
          <w:highlight w:val="yellow"/>
        </w:rPr>
        <w:t xml:space="preserve">Subcláusula </w:t>
      </w:r>
      <w:r w:rsidRPr="00391BB4">
        <w:rPr>
          <w:highlight w:val="yellow"/>
        </w:rPr>
        <w:fldChar w:fldCharType="begin"/>
      </w:r>
      <w:r w:rsidRPr="00391BB4">
        <w:rPr>
          <w:highlight w:val="yellow"/>
        </w:rPr>
        <w:instrText xml:space="preserve"> REF _Ref348959384 \r \h  \* MERGEFORMAT </w:instrText>
      </w:r>
      <w:r w:rsidRPr="00391BB4">
        <w:rPr>
          <w:highlight w:val="yellow"/>
        </w:rPr>
      </w:r>
      <w:r w:rsidRPr="00391BB4">
        <w:rPr>
          <w:highlight w:val="yellow"/>
        </w:rPr>
        <w:fldChar w:fldCharType="separate"/>
      </w:r>
      <w:ins w:author="Isabela Alves Pereira Oliveira" w:date="2025-12-12T11:57:00Z" w16du:dateUtc="2025-12-12T14:57:00Z" w:id="1461">
        <w:r w:rsidR="00C55F81">
          <w:rPr>
            <w:highlight w:val="yellow"/>
          </w:rPr>
          <w:t>24.4.7</w:t>
        </w:r>
      </w:ins>
      <w:r w:rsidRPr="00391BB4">
        <w:rPr>
          <w:highlight w:val="yellow"/>
        </w:rPr>
        <w:fldChar w:fldCharType="end"/>
      </w:r>
      <w:r w:rsidRPr="00391BB4">
        <w:rPr>
          <w:highlight w:val="yellow"/>
        </w:rPr>
        <w:t>24.4.7</w:t>
      </w:r>
      <w:r>
        <w:t>.</w:t>
      </w:r>
    </w:p>
    <w:p w:rsidR="00391BB4" w:rsidP="00391BB4" w:rsidRDefault="00391BB4" w14:paraId="254DE937" w14:textId="77777777">
      <w:pPr>
        <w:pStyle w:val="MinutadeContrato"/>
      </w:pPr>
    </w:p>
    <w:p w:rsidR="00B31CF6" w:rsidP="00391BB4" w:rsidRDefault="005F6644" w14:paraId="7E87061F" w14:textId="77777777">
      <w:pPr>
        <w:pStyle w:val="MinutadeContrato"/>
        <w:numPr>
          <w:ilvl w:val="2"/>
          <w:numId w:val="2"/>
        </w:numPr>
      </w:pPr>
      <w:r>
        <w:t xml:space="preserve">Rescindido o </w:t>
      </w:r>
      <w:r w:rsidRPr="00391BB4">
        <w:rPr>
          <w:b/>
          <w:bCs w:val="0"/>
        </w:rPr>
        <w:t>Contrato</w:t>
      </w:r>
      <w:r>
        <w:t xml:space="preserve"> e paga a respectiva indenização, não resultará para o </w:t>
      </w:r>
      <w:r w:rsidRPr="00391BB4">
        <w:rPr>
          <w:b/>
        </w:rPr>
        <w:t>Poder Concedente</w:t>
      </w:r>
      <w:r>
        <w:t xml:space="preserve"> qualquer espécie de responsabilidade em relação aos encargos, ônus, obrigações ou compromissos com terceiros ou com empregados da </w:t>
      </w:r>
      <w:r w:rsidRPr="00391BB4">
        <w:rPr>
          <w:b/>
        </w:rPr>
        <w:t>Arrendatária</w:t>
      </w:r>
      <w:r>
        <w:t>.</w:t>
      </w:r>
    </w:p>
    <w:p w:rsidR="00391BB4" w:rsidP="00391BB4" w:rsidRDefault="00391BB4" w14:paraId="2096EA56" w14:textId="77777777">
      <w:pPr>
        <w:pStyle w:val="MinutadeContrato"/>
      </w:pPr>
    </w:p>
    <w:p w:rsidR="00B31CF6" w:rsidP="00391BB4" w:rsidRDefault="005F6644" w14:paraId="49D0F2E4" w14:textId="77777777">
      <w:pPr>
        <w:pStyle w:val="MinutadeContrato"/>
        <w:numPr>
          <w:ilvl w:val="2"/>
          <w:numId w:val="2"/>
        </w:numPr>
      </w:pPr>
      <w:bookmarkStart w:name="_Ref348959384" w:id="1462"/>
      <w:r>
        <w:t>Indenização</w:t>
      </w:r>
      <w:bookmarkEnd w:id="1462"/>
    </w:p>
    <w:p w:rsidR="00391BB4" w:rsidP="00391BB4" w:rsidRDefault="00391BB4" w14:paraId="4CCB155C" w14:textId="77777777">
      <w:pPr>
        <w:pStyle w:val="MinutadeContrato"/>
      </w:pPr>
    </w:p>
    <w:p w:rsidR="00B31CF6" w:rsidP="00391BB4" w:rsidRDefault="005F6644" w14:paraId="20F0E2BD" w14:textId="77777777">
      <w:pPr>
        <w:pStyle w:val="MinutadeContrato"/>
        <w:numPr>
          <w:ilvl w:val="3"/>
          <w:numId w:val="2"/>
        </w:numPr>
      </w:pPr>
      <w:bookmarkStart w:name="_Ref348960019" w:id="1463"/>
      <w:r>
        <w:t xml:space="preserve">A indenização devida à </w:t>
      </w:r>
      <w:r w:rsidRPr="00391BB4">
        <w:rPr>
          <w:b/>
        </w:rPr>
        <w:t>Arrendatária</w:t>
      </w:r>
      <w:r>
        <w:t xml:space="preserve"> em caso de rescisão do </w:t>
      </w:r>
      <w:r w:rsidRPr="00391BB4">
        <w:rPr>
          <w:b/>
        </w:rPr>
        <w:t xml:space="preserve">Contrato </w:t>
      </w:r>
      <w:r>
        <w:t xml:space="preserve">por culpa da </w:t>
      </w:r>
      <w:r w:rsidRPr="00391BB4">
        <w:rPr>
          <w:b/>
        </w:rPr>
        <w:t>Arrendatária</w:t>
      </w:r>
      <w:r>
        <w:t xml:space="preserve"> se restringirá ao valor dos investimentos, aprovados pelo </w:t>
      </w:r>
      <w:r w:rsidRPr="00391BB4">
        <w:rPr>
          <w:b/>
        </w:rPr>
        <w:t>Poder Concedente,</w:t>
      </w:r>
      <w:r>
        <w:t xml:space="preserve"> vinculados a </w:t>
      </w:r>
      <w:r w:rsidRPr="00391BB4">
        <w:rPr>
          <w:b/>
        </w:rPr>
        <w:t>Bens do Arrendamento</w:t>
      </w:r>
      <w:r>
        <w:t xml:space="preserve"> ainda não amortizados.</w:t>
      </w:r>
      <w:bookmarkEnd w:id="1463"/>
    </w:p>
    <w:p w:rsidR="00391BB4" w:rsidP="00391BB4" w:rsidRDefault="00391BB4" w14:paraId="7BB2A869" w14:textId="77777777">
      <w:pPr>
        <w:pStyle w:val="MinutadeContrato"/>
      </w:pPr>
    </w:p>
    <w:p w:rsidR="00B31CF6" w:rsidP="00391BB4" w:rsidRDefault="005F6644" w14:paraId="4290EE49" w14:textId="77777777">
      <w:pPr>
        <w:pStyle w:val="MinutadeContrato"/>
        <w:numPr>
          <w:ilvl w:val="3"/>
          <w:numId w:val="2"/>
        </w:numPr>
      </w:pPr>
      <w:r>
        <w:t>Do montante previsto na Subcláusula anterior serão descontados:</w:t>
      </w:r>
    </w:p>
    <w:p w:rsidR="00391BB4" w:rsidP="00391BB4" w:rsidRDefault="00391BB4" w14:paraId="1734DBE2" w14:textId="77777777">
      <w:pPr>
        <w:pStyle w:val="MinutadeContrato"/>
      </w:pPr>
    </w:p>
    <w:p w:rsidR="00B31CF6" w:rsidP="00391BB4" w:rsidRDefault="005F6644" w14:paraId="29BD57B4" w14:textId="77777777">
      <w:pPr>
        <w:pStyle w:val="MinutadeContrato"/>
        <w:numPr>
          <w:ilvl w:val="4"/>
          <w:numId w:val="2"/>
        </w:numPr>
      </w:pPr>
      <w:r w:rsidRPr="00186B76">
        <w:t xml:space="preserve">Os prejuízos causados pela </w:t>
      </w:r>
      <w:r w:rsidRPr="00391BB4">
        <w:rPr>
          <w:b/>
        </w:rPr>
        <w:t>Arrendatária</w:t>
      </w:r>
      <w:r w:rsidRPr="00186B76">
        <w:t xml:space="preserve"> ao </w:t>
      </w:r>
      <w:r w:rsidRPr="00391BB4">
        <w:rPr>
          <w:b/>
        </w:rPr>
        <w:t xml:space="preserve">Poder Concedente </w:t>
      </w:r>
      <w:r w:rsidRPr="00186B76">
        <w:t>e à sociedade, calculados mediante processo administrativo;</w:t>
      </w:r>
    </w:p>
    <w:p w:rsidR="00391BB4" w:rsidP="00391BB4" w:rsidRDefault="00391BB4" w14:paraId="0C23CCCC" w14:textId="77777777">
      <w:pPr>
        <w:pStyle w:val="MinutadeContrato"/>
      </w:pPr>
    </w:p>
    <w:p w:rsidR="00B31CF6" w:rsidP="00391BB4" w:rsidRDefault="005F6644" w14:paraId="3F9EFC2C" w14:textId="77777777">
      <w:pPr>
        <w:pStyle w:val="MinutadeContrato"/>
        <w:numPr>
          <w:ilvl w:val="4"/>
          <w:numId w:val="2"/>
        </w:numPr>
      </w:pPr>
      <w:r w:rsidRPr="00186B76">
        <w:t xml:space="preserve">As multas contratuais e regulamentares aplicadas à </w:t>
      </w:r>
      <w:r w:rsidRPr="00391BB4">
        <w:rPr>
          <w:b/>
        </w:rPr>
        <w:t>Arrendatária</w:t>
      </w:r>
      <w:r w:rsidRPr="00186B76">
        <w:t xml:space="preserve"> que não estiverem quitadas; e</w:t>
      </w:r>
    </w:p>
    <w:p w:rsidR="00391BB4" w:rsidP="00391BB4" w:rsidRDefault="00391BB4" w14:paraId="12996918" w14:textId="77777777">
      <w:pPr>
        <w:pStyle w:val="MinutadeContrato"/>
      </w:pPr>
    </w:p>
    <w:p w:rsidR="00B31CF6" w:rsidP="00391BB4" w:rsidRDefault="005F6644" w14:paraId="6F4F78ED" w14:textId="77777777">
      <w:pPr>
        <w:pStyle w:val="MinutadeContrato"/>
        <w:numPr>
          <w:ilvl w:val="4"/>
          <w:numId w:val="2"/>
        </w:numPr>
      </w:pPr>
      <w:r w:rsidRPr="00186B76">
        <w:t xml:space="preserve">Quaisquer valores recebidos pela </w:t>
      </w:r>
      <w:r w:rsidRPr="00391BB4">
        <w:rPr>
          <w:b/>
        </w:rPr>
        <w:t>Arrendatária</w:t>
      </w:r>
      <w:r w:rsidRPr="00186B76">
        <w:t xml:space="preserve"> a título de cobertura de seguros relacionados aos eventos ou circunstâncias que ensejaram a declaração de </w:t>
      </w:r>
      <w:r w:rsidRPr="00636378">
        <w:t xml:space="preserve">extinção do </w:t>
      </w:r>
      <w:r w:rsidRPr="00391BB4">
        <w:rPr>
          <w:b/>
        </w:rPr>
        <w:t>Contrato</w:t>
      </w:r>
      <w:r w:rsidRPr="00636378">
        <w:t xml:space="preserve"> por culpa da </w:t>
      </w:r>
      <w:r w:rsidRPr="00391BB4">
        <w:rPr>
          <w:b/>
        </w:rPr>
        <w:t>Arrendatária</w:t>
      </w:r>
      <w:r w:rsidRPr="00186B76">
        <w:t>.</w:t>
      </w:r>
    </w:p>
    <w:p w:rsidR="00391BB4" w:rsidP="00391BB4" w:rsidRDefault="00391BB4" w14:paraId="39C8FDA4" w14:textId="77777777">
      <w:pPr>
        <w:pStyle w:val="MinutadeContrato"/>
      </w:pPr>
    </w:p>
    <w:p w:rsidR="00B31CF6" w:rsidP="00391BB4" w:rsidRDefault="005F6644" w14:paraId="658A048B" w14:textId="77777777">
      <w:pPr>
        <w:pStyle w:val="MinutadeContrato"/>
        <w:numPr>
          <w:ilvl w:val="3"/>
          <w:numId w:val="2"/>
        </w:numPr>
      </w:pPr>
      <w:r>
        <w:t xml:space="preserve">A parte da indenização devida à </w:t>
      </w:r>
      <w:r w:rsidRPr="00391BB4">
        <w:rPr>
          <w:b/>
        </w:rPr>
        <w:t>Arrendatária</w:t>
      </w:r>
      <w:r>
        <w:t xml:space="preserve">, correspondente ao saldo devedor dos financiamentos efetivamente aplicados em investimentos, poderá ser paga diretamente aos </w:t>
      </w:r>
      <w:r w:rsidRPr="00391BB4">
        <w:rPr>
          <w:b/>
        </w:rPr>
        <w:t>Financiadores</w:t>
      </w:r>
      <w:r>
        <w:t xml:space="preserve">, a critério do </w:t>
      </w:r>
      <w:r w:rsidRPr="00391BB4">
        <w:rPr>
          <w:b/>
        </w:rPr>
        <w:t xml:space="preserve">Poder Concedente, </w:t>
      </w:r>
      <w:r>
        <w:t xml:space="preserve">sendo o valor remanescente pago diretamente à </w:t>
      </w:r>
      <w:r w:rsidRPr="00391BB4">
        <w:rPr>
          <w:b/>
        </w:rPr>
        <w:t>Arrendatária</w:t>
      </w:r>
      <w:r>
        <w:t>.</w:t>
      </w:r>
    </w:p>
    <w:p w:rsidR="00391BB4" w:rsidP="00391BB4" w:rsidRDefault="00391BB4" w14:paraId="56333390" w14:textId="77777777">
      <w:pPr>
        <w:pStyle w:val="MinutadeContrato"/>
      </w:pPr>
    </w:p>
    <w:p w:rsidR="00B31CF6" w:rsidP="00391BB4" w:rsidRDefault="005F6644" w14:paraId="62921332" w14:textId="77777777">
      <w:pPr>
        <w:pStyle w:val="MinutadeContrato"/>
        <w:numPr>
          <w:ilvl w:val="2"/>
          <w:numId w:val="2"/>
        </w:numPr>
      </w:pPr>
      <w:r>
        <w:t xml:space="preserve">A declaração de extinção do </w:t>
      </w:r>
      <w:r w:rsidRPr="00391BB4">
        <w:rPr>
          <w:b/>
        </w:rPr>
        <w:t>Contrato</w:t>
      </w:r>
      <w:r>
        <w:t xml:space="preserve"> por culpa da </w:t>
      </w:r>
      <w:r w:rsidRPr="00391BB4">
        <w:rPr>
          <w:b/>
        </w:rPr>
        <w:t>Arrendatária</w:t>
      </w:r>
      <w:r>
        <w:t xml:space="preserve"> acarretará, ainda, a retenção de eventuais créditos decorrentes do </w:t>
      </w:r>
      <w:r w:rsidRPr="00391BB4">
        <w:rPr>
          <w:b/>
          <w:bCs w:val="0"/>
        </w:rPr>
        <w:t>Contrato</w:t>
      </w:r>
      <w:r>
        <w:t xml:space="preserve"> até o limite dos prejuízos causados ao </w:t>
      </w:r>
      <w:r w:rsidRPr="00391BB4">
        <w:rPr>
          <w:b/>
          <w:bCs w:val="0"/>
        </w:rPr>
        <w:t>Poder Concedente</w:t>
      </w:r>
      <w:r>
        <w:t xml:space="preserve">. </w:t>
      </w:r>
    </w:p>
    <w:p w:rsidR="00391BB4" w:rsidP="00391BB4" w:rsidRDefault="00391BB4" w14:paraId="6C59FA3A" w14:textId="77777777">
      <w:pPr>
        <w:pStyle w:val="MinutadeContrato"/>
      </w:pPr>
    </w:p>
    <w:p w:rsidRPr="00885E30" w:rsidR="00885E30" w:rsidP="00885E30" w:rsidRDefault="00885E30" w14:paraId="2FB6965E" w14:textId="4D5DB927">
      <w:pPr>
        <w:pStyle w:val="MinutadeContrato"/>
        <w:numPr>
          <w:ilvl w:val="1"/>
          <w:numId w:val="2"/>
        </w:numPr>
      </w:pPr>
      <w:bookmarkStart w:name="_Toc140250779" w:id="1464"/>
      <w:bookmarkStart w:name="_Toc140250888" w:id="1465"/>
      <w:bookmarkStart w:name="_Toc158801476" w:id="1466"/>
      <w:bookmarkStart w:name="_Toc161570534" w:id="1467"/>
      <w:bookmarkStart w:name="_Toc344451320" w:id="1468"/>
      <w:bookmarkStart w:name="_Toc125283090" w:id="1469"/>
      <w:r>
        <w:t xml:space="preserve">Da </w:t>
      </w:r>
      <w:r w:rsidR="005F6644">
        <w:t>Rescisão</w:t>
      </w:r>
      <w:bookmarkEnd w:id="1464"/>
      <w:bookmarkEnd w:id="1465"/>
      <w:bookmarkEnd w:id="1466"/>
      <w:bookmarkEnd w:id="1467"/>
      <w:bookmarkEnd w:id="1468"/>
      <w:r w:rsidR="005F6644">
        <w:t xml:space="preserve"> por culpa do </w:t>
      </w:r>
      <w:r w:rsidRPr="00391BB4" w:rsidR="005F6644">
        <w:rPr>
          <w:b/>
          <w:bCs w:val="0"/>
        </w:rPr>
        <w:t>Poder Concedente</w:t>
      </w:r>
    </w:p>
    <w:p w:rsidR="00885E30" w:rsidP="00885E30" w:rsidRDefault="00885E30" w14:paraId="4F9193AB" w14:textId="77777777">
      <w:pPr>
        <w:pStyle w:val="MinutadeContrato"/>
      </w:pPr>
    </w:p>
    <w:bookmarkEnd w:id="1469"/>
    <w:p w:rsidR="00B31CF6" w:rsidP="00885E30" w:rsidRDefault="005F6644" w14:paraId="5FF8B905" w14:textId="77777777">
      <w:pPr>
        <w:pStyle w:val="MinutadeContrato"/>
        <w:numPr>
          <w:ilvl w:val="2"/>
          <w:numId w:val="2"/>
        </w:numPr>
      </w:pPr>
      <w:r>
        <w:t xml:space="preserve">A </w:t>
      </w:r>
      <w:r w:rsidRPr="00885E30">
        <w:rPr>
          <w:b/>
        </w:rPr>
        <w:t>Arrendatária</w:t>
      </w:r>
      <w:r>
        <w:t xml:space="preserve"> deverá notificar o </w:t>
      </w:r>
      <w:r w:rsidRPr="00885E30">
        <w:rPr>
          <w:b/>
        </w:rPr>
        <w:t>Poder Concedente</w:t>
      </w:r>
      <w:r>
        <w:t xml:space="preserve"> de sua intenção de rescindir o </w:t>
      </w:r>
      <w:r w:rsidRPr="00885E30">
        <w:rPr>
          <w:b/>
        </w:rPr>
        <w:t>Contrato,</w:t>
      </w:r>
      <w:r>
        <w:t xml:space="preserve"> no caso de descumprimento das normas contratuais pelo </w:t>
      </w:r>
      <w:r w:rsidRPr="00885E30">
        <w:rPr>
          <w:b/>
        </w:rPr>
        <w:t>Poder Concedente</w:t>
      </w:r>
      <w:r>
        <w:t>, mediante ação judicial especialmente intentada para esse fim, nos termos previstos na legislação.</w:t>
      </w:r>
    </w:p>
    <w:p w:rsidR="00885E30" w:rsidP="00885E30" w:rsidRDefault="00885E30" w14:paraId="16F7F8BD" w14:textId="77777777">
      <w:pPr>
        <w:pStyle w:val="MinutadeContrato"/>
      </w:pPr>
    </w:p>
    <w:p w:rsidR="00885E30" w:rsidP="00885E30" w:rsidRDefault="005F6644" w14:paraId="121332F0" w14:textId="77777777">
      <w:pPr>
        <w:pStyle w:val="MinutadeContrato"/>
        <w:numPr>
          <w:ilvl w:val="2"/>
          <w:numId w:val="2"/>
        </w:numPr>
      </w:pPr>
      <w:r>
        <w:t xml:space="preserve">As </w:t>
      </w:r>
      <w:r w:rsidRPr="00885E30">
        <w:rPr>
          <w:b/>
        </w:rPr>
        <w:t>Atividades</w:t>
      </w:r>
      <w:r>
        <w:t xml:space="preserve"> prestadas pela </w:t>
      </w:r>
      <w:r w:rsidRPr="00885E30">
        <w:rPr>
          <w:b/>
        </w:rPr>
        <w:t>Arrendatária</w:t>
      </w:r>
      <w:r>
        <w:t xml:space="preserve"> somente poderão ser interrompidas ou paralisadas após o trânsito em julgado da sentença judicial que decretar a rescisão do </w:t>
      </w:r>
      <w:r w:rsidRPr="00885E30">
        <w:rPr>
          <w:b/>
        </w:rPr>
        <w:t>Contrato</w:t>
      </w:r>
      <w:r>
        <w:t>.</w:t>
      </w:r>
    </w:p>
    <w:p w:rsidR="00885E30" w:rsidP="00885E30" w:rsidRDefault="00885E30" w14:paraId="41D13CDE" w14:textId="77777777">
      <w:pPr>
        <w:pStyle w:val="MinutadeContrato"/>
      </w:pPr>
    </w:p>
    <w:p w:rsidR="00B31CF6" w:rsidP="00885E30" w:rsidRDefault="005F6644" w14:paraId="080D5C29" w14:textId="77777777">
      <w:pPr>
        <w:pStyle w:val="MinutadeContrato"/>
        <w:numPr>
          <w:ilvl w:val="2"/>
          <w:numId w:val="2"/>
        </w:numPr>
      </w:pPr>
      <w:r>
        <w:t>Indenização</w:t>
      </w:r>
    </w:p>
    <w:p w:rsidR="00885E30" w:rsidP="00885E30" w:rsidRDefault="00885E30" w14:paraId="233C5CC7" w14:textId="77777777">
      <w:pPr>
        <w:pStyle w:val="MinutadeContrato"/>
      </w:pPr>
    </w:p>
    <w:p w:rsidR="00B31CF6" w:rsidP="00885E30" w:rsidRDefault="005F6644" w14:paraId="5E746091" w14:textId="77777777">
      <w:pPr>
        <w:pStyle w:val="MinutadeContrato"/>
        <w:numPr>
          <w:ilvl w:val="3"/>
          <w:numId w:val="2"/>
        </w:numPr>
      </w:pPr>
      <w:r>
        <w:t xml:space="preserve"> </w:t>
      </w:r>
      <w:bookmarkStart w:name="_Ref348959786" w:id="1470"/>
      <w:r>
        <w:t xml:space="preserve">A indenização devida à </w:t>
      </w:r>
      <w:r w:rsidRPr="00885E30">
        <w:rPr>
          <w:b/>
          <w:bCs w:val="0"/>
        </w:rPr>
        <w:t>Arrendatária</w:t>
      </w:r>
      <w:r>
        <w:t xml:space="preserve"> no caso de rescisão por culpa do </w:t>
      </w:r>
      <w:r w:rsidRPr="00885E30">
        <w:rPr>
          <w:b/>
          <w:bCs w:val="0"/>
        </w:rPr>
        <w:t>Poder Concedente</w:t>
      </w:r>
      <w:r>
        <w:t xml:space="preserve"> será calculada de acordo com a </w:t>
      </w:r>
      <w:r w:rsidRPr="00885E30">
        <w:rPr>
          <w:highlight w:val="yellow"/>
        </w:rPr>
        <w:t>Subcláusula 24.3.2</w:t>
      </w:r>
      <w:r>
        <w:t>.</w:t>
      </w:r>
      <w:bookmarkEnd w:id="1470"/>
    </w:p>
    <w:p w:rsidR="00885E30" w:rsidP="00885E30" w:rsidRDefault="00885E30" w14:paraId="3807AC8D" w14:textId="77777777">
      <w:pPr>
        <w:pStyle w:val="MinutadeContrato"/>
      </w:pPr>
    </w:p>
    <w:p w:rsidR="00B31CF6" w:rsidP="00885E30" w:rsidRDefault="005F6644" w14:paraId="696E120C" w14:textId="01AC491D">
      <w:pPr>
        <w:pStyle w:val="MinutadeContrato"/>
        <w:numPr>
          <w:ilvl w:val="3"/>
          <w:numId w:val="2"/>
        </w:numPr>
      </w:pPr>
      <w:r>
        <w:t xml:space="preserve">Para fins do cálculo indicado no item anterior, considerar-se-ão os valores recebidos pela </w:t>
      </w:r>
      <w:r w:rsidRPr="00885E30">
        <w:rPr>
          <w:b/>
        </w:rPr>
        <w:t>Arrendatária</w:t>
      </w:r>
      <w:r>
        <w:t xml:space="preserve"> a título de cobertura de seguros relacionados aos eventos ou circunstâncias que ensejaram a rescisão.</w:t>
      </w:r>
    </w:p>
    <w:p w:rsidR="00885E30" w:rsidP="00885E30" w:rsidRDefault="00885E30" w14:paraId="4D1F720F" w14:textId="77777777">
      <w:pPr>
        <w:pStyle w:val="PargrafodaLista"/>
      </w:pPr>
    </w:p>
    <w:p w:rsidR="00885E30" w:rsidP="00885E30" w:rsidRDefault="00885E30" w14:paraId="48FE2339" w14:textId="4EC9C05D">
      <w:pPr>
        <w:pStyle w:val="MinutadeContrato"/>
        <w:numPr>
          <w:ilvl w:val="1"/>
          <w:numId w:val="2"/>
        </w:numPr>
      </w:pPr>
      <w:r>
        <w:t xml:space="preserve">Da </w:t>
      </w:r>
      <w:bookmarkStart w:name="_Toc140250780" w:id="1471"/>
      <w:bookmarkStart w:name="_Toc140250889" w:id="1472"/>
      <w:bookmarkStart w:name="_Toc158801477" w:id="1473"/>
      <w:bookmarkStart w:name="_Toc161570535" w:id="1474"/>
      <w:bookmarkStart w:name="_Toc344451321" w:id="1475"/>
      <w:r w:rsidR="005F6644">
        <w:t>Anulação</w:t>
      </w:r>
      <w:bookmarkEnd w:id="1471"/>
      <w:bookmarkEnd w:id="1472"/>
      <w:bookmarkEnd w:id="1473"/>
      <w:bookmarkEnd w:id="1474"/>
      <w:bookmarkEnd w:id="1475"/>
    </w:p>
    <w:p w:rsidR="00885E30" w:rsidP="00885E30" w:rsidRDefault="00885E30" w14:paraId="352C3D70" w14:textId="77777777">
      <w:pPr>
        <w:pStyle w:val="MinutadeContrato"/>
      </w:pPr>
    </w:p>
    <w:p w:rsidR="00B31CF6" w:rsidP="00885E30" w:rsidRDefault="005F6644" w14:paraId="09E89E4B" w14:textId="77777777">
      <w:pPr>
        <w:pStyle w:val="MinutadeContrato"/>
        <w:numPr>
          <w:ilvl w:val="2"/>
          <w:numId w:val="2"/>
        </w:numPr>
      </w:pPr>
      <w:bookmarkStart w:name="_Ref348959802" w:id="1476"/>
      <w:r>
        <w:t xml:space="preserve">O </w:t>
      </w:r>
      <w:r w:rsidRPr="00885E30">
        <w:rPr>
          <w:b/>
        </w:rPr>
        <w:t>Poder Concedente</w:t>
      </w:r>
      <w:r>
        <w:t xml:space="preserve"> deverá declarar a nulidade do </w:t>
      </w:r>
      <w:r w:rsidRPr="00885E30">
        <w:rPr>
          <w:b/>
        </w:rPr>
        <w:t>Contrato</w:t>
      </w:r>
      <w:r>
        <w:t xml:space="preserve">, impedindo os efeitos jurídicos que ordinariamente deveria produzir, além de desconstituir os já produzidos, se verificar ilegalidade em sua formalização ou no </w:t>
      </w:r>
      <w:r w:rsidRPr="00885E30">
        <w:rPr>
          <w:b/>
        </w:rPr>
        <w:t>Leilão</w:t>
      </w:r>
      <w:r>
        <w:t>.</w:t>
      </w:r>
      <w:bookmarkEnd w:id="1476"/>
    </w:p>
    <w:p w:rsidRPr="00885E30" w:rsidR="00885E30" w:rsidP="00885E30" w:rsidRDefault="00885E30" w14:paraId="51CC66A6" w14:textId="77777777">
      <w:pPr>
        <w:pStyle w:val="MinutadeContrato"/>
      </w:pPr>
    </w:p>
    <w:p w:rsidRPr="00885E30" w:rsidR="00B31CF6" w:rsidP="00885E30" w:rsidRDefault="005F6644" w14:paraId="7E793D36" w14:textId="2E50BFB3">
      <w:pPr>
        <w:pStyle w:val="MinutadeContrato"/>
        <w:numPr>
          <w:ilvl w:val="2"/>
          <w:numId w:val="2"/>
        </w:numPr>
      </w:pPr>
      <w:r>
        <w:t xml:space="preserve">Na hipótese descrita na </w:t>
      </w:r>
      <w:r w:rsidRPr="00885E30">
        <w:rPr>
          <w:highlight w:val="yellow"/>
        </w:rPr>
        <w:t xml:space="preserve">Subcláusula </w:t>
      </w:r>
      <w:r w:rsidRPr="00885E30">
        <w:rPr>
          <w:highlight w:val="yellow"/>
        </w:rPr>
        <w:fldChar w:fldCharType="begin"/>
      </w:r>
      <w:r w:rsidRPr="00885E30">
        <w:rPr>
          <w:highlight w:val="yellow"/>
        </w:rPr>
        <w:instrText xml:space="preserve"> REF _Ref348959802 \r \h  \* MERGEFORMAT </w:instrText>
      </w:r>
      <w:r w:rsidRPr="00885E30">
        <w:rPr>
          <w:highlight w:val="yellow"/>
        </w:rPr>
      </w:r>
      <w:r w:rsidRPr="00885E30">
        <w:rPr>
          <w:highlight w:val="yellow"/>
        </w:rPr>
        <w:fldChar w:fldCharType="separate"/>
      </w:r>
      <w:ins w:author="Isabela Alves Pereira Oliveira" w:date="2025-12-12T11:57:00Z" w16du:dateUtc="2025-12-12T14:57:00Z" w:id="1477">
        <w:r w:rsidR="00C55F81">
          <w:rPr>
            <w:highlight w:val="yellow"/>
          </w:rPr>
          <w:t>24.6.1</w:t>
        </w:r>
      </w:ins>
      <w:r w:rsidRPr="00885E30">
        <w:rPr>
          <w:highlight w:val="yellow"/>
        </w:rPr>
        <w:fldChar w:fldCharType="end"/>
      </w:r>
      <w:r w:rsidRPr="00885E30">
        <w:rPr>
          <w:highlight w:val="yellow"/>
        </w:rPr>
        <w:t>24.6.1</w:t>
      </w:r>
      <w:r>
        <w:t xml:space="preserve">, se a ilegalidade for imputável apenas ao </w:t>
      </w:r>
      <w:r w:rsidRPr="00885E30">
        <w:rPr>
          <w:b/>
        </w:rPr>
        <w:t>Poder Concedente</w:t>
      </w:r>
      <w:r>
        <w:t xml:space="preserve">, a </w:t>
      </w:r>
      <w:r w:rsidRPr="00885E30">
        <w:rPr>
          <w:b/>
        </w:rPr>
        <w:t>Arrendatária</w:t>
      </w:r>
      <w:r>
        <w:t xml:space="preserve"> será indenizada pelo que houver executado até a data em que a nulidade for declarada e por outros prejuízos regularmente comprovados, descontados, todavia, quaisquer valores recebidos pela </w:t>
      </w:r>
      <w:r w:rsidRPr="00885E30">
        <w:rPr>
          <w:b/>
        </w:rPr>
        <w:t>Arrendatária</w:t>
      </w:r>
      <w:r>
        <w:t xml:space="preserve"> a título de cobertura de seguros relacionados aos eventos ou circunstâncias que ensejaram a declaração da nulidade</w:t>
      </w:r>
      <w:r w:rsidRPr="00885E30">
        <w:rPr>
          <w:b/>
        </w:rPr>
        <w:t>.</w:t>
      </w:r>
    </w:p>
    <w:p w:rsidR="00885E30" w:rsidP="00885E30" w:rsidRDefault="00885E30" w14:paraId="293FC598" w14:textId="77777777">
      <w:pPr>
        <w:pStyle w:val="MinutadeContrato"/>
      </w:pPr>
    </w:p>
    <w:p w:rsidRPr="00004F56" w:rsidR="00B31CF6" w:rsidP="00885E30" w:rsidRDefault="00885E30" w14:paraId="33BB3F75" w14:textId="511FC40C">
      <w:pPr>
        <w:pStyle w:val="MinutadeContrato"/>
        <w:numPr>
          <w:ilvl w:val="1"/>
          <w:numId w:val="2"/>
        </w:numPr>
      </w:pPr>
      <w:r>
        <w:t xml:space="preserve">Da </w:t>
      </w:r>
      <w:bookmarkStart w:name="_Toc201596833" w:id="1478"/>
      <w:bookmarkStart w:name="_Toc201596835" w:id="1479"/>
      <w:bookmarkStart w:name="_Toc140250781" w:id="1480"/>
      <w:bookmarkStart w:name="_Toc140250890" w:id="1481"/>
      <w:bookmarkStart w:name="_Toc158801479" w:id="1482"/>
      <w:bookmarkStart w:name="_Toc161570537" w:id="1483"/>
      <w:bookmarkStart w:name="_Toc344451322" w:id="1484"/>
      <w:bookmarkEnd w:id="1478"/>
      <w:bookmarkEnd w:id="1479"/>
      <w:r w:rsidR="005F6644">
        <w:t xml:space="preserve">Falência e outras causas de dissolução da </w:t>
      </w:r>
      <w:r w:rsidRPr="00885E30" w:rsidR="005F6644">
        <w:rPr>
          <w:b/>
        </w:rPr>
        <w:t>Arrendatária</w:t>
      </w:r>
    </w:p>
    <w:p w:rsidRPr="00885E30" w:rsidR="00004F56" w:rsidP="00004F56" w:rsidRDefault="00004F56" w14:paraId="6FAC214E" w14:textId="77777777">
      <w:pPr>
        <w:pStyle w:val="MinutadeContrato"/>
      </w:pPr>
    </w:p>
    <w:p w:rsidR="00B31CF6" w:rsidP="00885E30" w:rsidRDefault="005F6644" w14:paraId="11432E2A" w14:textId="77777777">
      <w:pPr>
        <w:pStyle w:val="MinutadeContrato"/>
        <w:numPr>
          <w:ilvl w:val="2"/>
          <w:numId w:val="2"/>
        </w:numPr>
      </w:pPr>
      <w:r>
        <w:t xml:space="preserve">O </w:t>
      </w:r>
      <w:r w:rsidRPr="00885E30">
        <w:rPr>
          <w:b/>
        </w:rPr>
        <w:t>Arrendamento</w:t>
      </w:r>
      <w:r>
        <w:t xml:space="preserve"> será extinto caso a </w:t>
      </w:r>
      <w:r w:rsidRPr="00885E30">
        <w:rPr>
          <w:b/>
        </w:rPr>
        <w:t>Arrendatária</w:t>
      </w:r>
      <w:r>
        <w:t xml:space="preserve"> tenha sua falência decretada, por sentença transitada em julgado, ou no caso de recuperação judicial que impossibilite a execução deste </w:t>
      </w:r>
      <w:r w:rsidRPr="00885E30">
        <w:rPr>
          <w:b/>
        </w:rPr>
        <w:t>Contrato</w:t>
      </w:r>
      <w:r>
        <w:t xml:space="preserve"> ou por qualquer outro tipo de dissolução prevista nos artigos 1033, 1034 e 1035 do Código Civil.</w:t>
      </w:r>
    </w:p>
    <w:p w:rsidR="00885E30" w:rsidP="00885E30" w:rsidRDefault="00885E30" w14:paraId="0C90A1EB" w14:textId="77777777">
      <w:pPr>
        <w:pStyle w:val="MinutadeContrato"/>
      </w:pPr>
    </w:p>
    <w:p w:rsidR="00B31CF6" w:rsidP="00885E30" w:rsidRDefault="005F6644" w14:paraId="68001A3C" w14:textId="77777777">
      <w:pPr>
        <w:pStyle w:val="MinutadeContrato"/>
        <w:numPr>
          <w:ilvl w:val="2"/>
          <w:numId w:val="2"/>
        </w:numPr>
      </w:pPr>
      <w:r>
        <w:t xml:space="preserve">Na hipótese de extinção da </w:t>
      </w:r>
      <w:r w:rsidRPr="00885E30">
        <w:rPr>
          <w:b/>
        </w:rPr>
        <w:t>Arrendatária</w:t>
      </w:r>
      <w:r>
        <w:t xml:space="preserve"> por decretação de falência fraudulenta ou dissolução da </w:t>
      </w:r>
      <w:r w:rsidRPr="00885E30">
        <w:rPr>
          <w:b/>
        </w:rPr>
        <w:t>Arrendatária</w:t>
      </w:r>
      <w:r>
        <w:t xml:space="preserve"> por deliberação de seus acionistas será instaurado processo administrativo para apuração do efetivo prejuízo e determinação das sanções aplicáveis.</w:t>
      </w:r>
    </w:p>
    <w:p w:rsidR="00885E30" w:rsidP="00885E30" w:rsidRDefault="00885E30" w14:paraId="5C01BE66" w14:textId="77777777">
      <w:pPr>
        <w:pStyle w:val="MinutadeContrato"/>
      </w:pPr>
    </w:p>
    <w:p w:rsidR="00B31CF6" w:rsidP="00885E30" w:rsidRDefault="005F6644" w14:paraId="4EF2B8CF" w14:textId="77777777">
      <w:pPr>
        <w:pStyle w:val="MinutadeContrato"/>
        <w:numPr>
          <w:ilvl w:val="2"/>
          <w:numId w:val="2"/>
        </w:numPr>
      </w:pPr>
      <w:r>
        <w:t xml:space="preserve">Não será realizada partilha do eventual acervo líquido da </w:t>
      </w:r>
      <w:r w:rsidRPr="00885E30">
        <w:rPr>
          <w:b/>
        </w:rPr>
        <w:t>Arrendatária</w:t>
      </w:r>
      <w:r>
        <w:t xml:space="preserve"> extinta entre seus acionistas, antes do pagamento de todas as obrigações perante o </w:t>
      </w:r>
      <w:r w:rsidRPr="00885E30">
        <w:rPr>
          <w:b/>
        </w:rPr>
        <w:t>Poder Concedente</w:t>
      </w:r>
      <w:r>
        <w:t xml:space="preserve">, e sem a emissão de auto de vistoria que ateste o estado em que se encontram os </w:t>
      </w:r>
      <w:r w:rsidRPr="00885E30">
        <w:rPr>
          <w:b/>
        </w:rPr>
        <w:t>Bens do Arrendamento</w:t>
      </w:r>
      <w:r>
        <w:t>.</w:t>
      </w:r>
    </w:p>
    <w:p w:rsidR="00885E30" w:rsidP="00885E30" w:rsidRDefault="00885E30" w14:paraId="648F6003" w14:textId="77777777">
      <w:pPr>
        <w:pStyle w:val="MinutadeContrato"/>
      </w:pPr>
    </w:p>
    <w:p w:rsidR="00B31CF6" w:rsidP="00885E30" w:rsidRDefault="005F6644" w14:paraId="6A5FE502" w14:textId="77777777">
      <w:pPr>
        <w:pStyle w:val="MinutadeContrato"/>
        <w:numPr>
          <w:ilvl w:val="2"/>
          <w:numId w:val="2"/>
        </w:numPr>
      </w:pPr>
      <w:r>
        <w:t>Indenização</w:t>
      </w:r>
    </w:p>
    <w:p w:rsidR="00885E30" w:rsidP="00885E30" w:rsidRDefault="00885E30" w14:paraId="7BEE200C" w14:textId="77777777">
      <w:pPr>
        <w:pStyle w:val="MinutadeContrato"/>
      </w:pPr>
    </w:p>
    <w:p w:rsidR="00885E30" w:rsidP="00885E30" w:rsidRDefault="005F6644" w14:paraId="12D1260A" w14:textId="08D91D9E">
      <w:pPr>
        <w:pStyle w:val="MinutadeContrato"/>
        <w:numPr>
          <w:ilvl w:val="3"/>
          <w:numId w:val="2"/>
        </w:numPr>
      </w:pPr>
      <w:r>
        <w:t xml:space="preserve">A indenização devida à </w:t>
      </w:r>
      <w:r w:rsidRPr="00885E30">
        <w:rPr>
          <w:b/>
        </w:rPr>
        <w:t>Arrendatária</w:t>
      </w:r>
      <w:r>
        <w:t xml:space="preserve"> em caso de falência ou dissolução da </w:t>
      </w:r>
      <w:r w:rsidRPr="00885E30">
        <w:rPr>
          <w:b/>
        </w:rPr>
        <w:t>Arrendatária</w:t>
      </w:r>
      <w:r>
        <w:t xml:space="preserve"> se restringirá ao valor dos investimentos vinculados a </w:t>
      </w:r>
      <w:r w:rsidRPr="00885E30">
        <w:rPr>
          <w:b/>
        </w:rPr>
        <w:t>Bens do Arrendamento</w:t>
      </w:r>
      <w:r>
        <w:t xml:space="preserve"> ainda não amortizados.</w:t>
      </w:r>
    </w:p>
    <w:p w:rsidR="00885E30" w:rsidP="00885E30" w:rsidRDefault="00885E30" w14:paraId="3B7ADF96" w14:textId="77777777">
      <w:pPr>
        <w:pStyle w:val="MinutadeContrato"/>
      </w:pPr>
    </w:p>
    <w:p w:rsidR="00B31CF6" w:rsidP="00885E30" w:rsidRDefault="005F6644" w14:paraId="39031291" w14:textId="77777777">
      <w:pPr>
        <w:pStyle w:val="MinutadeContrato"/>
        <w:numPr>
          <w:ilvl w:val="3"/>
          <w:numId w:val="2"/>
        </w:numPr>
      </w:pPr>
      <w:r>
        <w:t>Do montante previsto na alínea anterior serão descontados:</w:t>
      </w:r>
    </w:p>
    <w:p w:rsidR="00885E30" w:rsidP="00885E30" w:rsidRDefault="00885E30" w14:paraId="6C09E86C" w14:textId="77777777">
      <w:pPr>
        <w:pStyle w:val="MinutadeContrato"/>
      </w:pPr>
    </w:p>
    <w:p w:rsidR="00B31CF6" w:rsidP="00885E30" w:rsidRDefault="005F6644" w14:paraId="104905F6" w14:textId="77777777">
      <w:pPr>
        <w:pStyle w:val="MinutadeContrato"/>
        <w:numPr>
          <w:ilvl w:val="4"/>
          <w:numId w:val="2"/>
        </w:numPr>
      </w:pPr>
      <w:r w:rsidRPr="00186B76">
        <w:t xml:space="preserve">Os prejuízos causados pela </w:t>
      </w:r>
      <w:r w:rsidRPr="00885E30">
        <w:rPr>
          <w:b/>
        </w:rPr>
        <w:t>Arrendatária</w:t>
      </w:r>
      <w:r w:rsidRPr="00186B76">
        <w:t xml:space="preserve"> ao </w:t>
      </w:r>
      <w:r w:rsidRPr="00885E30">
        <w:rPr>
          <w:b/>
        </w:rPr>
        <w:t xml:space="preserve">Poder Concedente </w:t>
      </w:r>
      <w:r w:rsidRPr="00186B76">
        <w:t>e à sociedade calculados mediante processo administrativo;</w:t>
      </w:r>
    </w:p>
    <w:p w:rsidR="00885E30" w:rsidP="00885E30" w:rsidRDefault="00885E30" w14:paraId="02CFB752" w14:textId="77777777">
      <w:pPr>
        <w:pStyle w:val="MinutadeContrato"/>
      </w:pPr>
    </w:p>
    <w:p w:rsidR="00B31CF6" w:rsidP="00885E30" w:rsidRDefault="005F6644" w14:paraId="1A266D4C" w14:textId="77777777">
      <w:pPr>
        <w:pStyle w:val="MinutadeContrato"/>
        <w:numPr>
          <w:ilvl w:val="4"/>
          <w:numId w:val="2"/>
        </w:numPr>
      </w:pPr>
      <w:r w:rsidRPr="00186B76">
        <w:t xml:space="preserve">As multas contratuais e regulamentares aplicadas à </w:t>
      </w:r>
      <w:r w:rsidRPr="00885E30">
        <w:rPr>
          <w:b/>
        </w:rPr>
        <w:t>Arrendatária</w:t>
      </w:r>
      <w:r w:rsidRPr="00186B76">
        <w:t xml:space="preserve"> que não estiverem quitadas até a data da extinção do </w:t>
      </w:r>
      <w:r w:rsidRPr="00885E30">
        <w:rPr>
          <w:b/>
        </w:rPr>
        <w:t>Contrato</w:t>
      </w:r>
      <w:r w:rsidRPr="00186B76">
        <w:t>; e</w:t>
      </w:r>
    </w:p>
    <w:p w:rsidR="00885E30" w:rsidP="00885E30" w:rsidRDefault="00885E30" w14:paraId="42B9658E" w14:textId="77777777">
      <w:pPr>
        <w:pStyle w:val="MinutadeContrato"/>
      </w:pPr>
    </w:p>
    <w:p w:rsidR="00B31CF6" w:rsidP="00885E30" w:rsidRDefault="005F6644" w14:paraId="1D92836F" w14:textId="77777777">
      <w:pPr>
        <w:pStyle w:val="MinutadeContrato"/>
        <w:numPr>
          <w:ilvl w:val="4"/>
          <w:numId w:val="2"/>
        </w:numPr>
      </w:pPr>
      <w:r w:rsidRPr="00186B76">
        <w:t xml:space="preserve">Quaisquer valores recebidos pela </w:t>
      </w:r>
      <w:r w:rsidRPr="00885E30">
        <w:rPr>
          <w:b/>
        </w:rPr>
        <w:t>Arrendatária</w:t>
      </w:r>
      <w:r w:rsidRPr="00186B76">
        <w:t xml:space="preserve"> a título de cobertura de seguros relacionados aos eventos ou circunstâncias que ensejaram a declaração de </w:t>
      </w:r>
      <w:r w:rsidRPr="00636378">
        <w:t xml:space="preserve">extinção do </w:t>
      </w:r>
      <w:r w:rsidRPr="00885E30">
        <w:rPr>
          <w:b/>
        </w:rPr>
        <w:t>Contrato</w:t>
      </w:r>
      <w:r w:rsidRPr="00186B76">
        <w:t>.</w:t>
      </w:r>
    </w:p>
    <w:p w:rsidR="00885E30" w:rsidP="00885E30" w:rsidRDefault="00885E30" w14:paraId="19F44191" w14:textId="77777777">
      <w:pPr>
        <w:pStyle w:val="MinutadeContrato"/>
      </w:pPr>
    </w:p>
    <w:p w:rsidR="00B31CF6" w:rsidP="00885E30" w:rsidRDefault="005F6644" w14:paraId="175C5AE0" w14:textId="77777777">
      <w:pPr>
        <w:pStyle w:val="MinutadeContrato"/>
        <w:numPr>
          <w:ilvl w:val="3"/>
          <w:numId w:val="2"/>
        </w:numPr>
      </w:pPr>
      <w:r>
        <w:t xml:space="preserve">A parte da indenização devida à </w:t>
      </w:r>
      <w:r w:rsidRPr="00885E30">
        <w:rPr>
          <w:b/>
        </w:rPr>
        <w:t>Arrendatária</w:t>
      </w:r>
      <w:r>
        <w:t xml:space="preserve">, correspondente ao saldo devedor dos financiamentos efetivamente aplicados em investimentos, poderá ser paga diretamente aos </w:t>
      </w:r>
      <w:r w:rsidRPr="00885E30">
        <w:rPr>
          <w:b/>
        </w:rPr>
        <w:t>Financiadores</w:t>
      </w:r>
      <w:r>
        <w:t xml:space="preserve">, a critério do </w:t>
      </w:r>
      <w:r w:rsidRPr="00885E30">
        <w:rPr>
          <w:b/>
        </w:rPr>
        <w:t xml:space="preserve">Poder Concedente, </w:t>
      </w:r>
      <w:r>
        <w:t xml:space="preserve">sendo o valor remanescente pago diretamente à </w:t>
      </w:r>
      <w:r w:rsidRPr="00885E30">
        <w:rPr>
          <w:b/>
        </w:rPr>
        <w:t>Arrendatária</w:t>
      </w:r>
      <w:r>
        <w:t>.</w:t>
      </w:r>
    </w:p>
    <w:p w:rsidR="00004F56" w:rsidP="00004F56" w:rsidRDefault="00004F56" w14:paraId="7D3730E9" w14:textId="77777777">
      <w:pPr>
        <w:pStyle w:val="MinutadeContrato"/>
      </w:pPr>
    </w:p>
    <w:p w:rsidRPr="00004F56" w:rsidR="00B31CF6" w:rsidP="005E09F8" w:rsidRDefault="00004F56" w14:paraId="5C5DC0E7" w14:textId="26EAD45C">
      <w:pPr>
        <w:pStyle w:val="MinutadeContrato"/>
        <w:numPr>
          <w:ilvl w:val="0"/>
          <w:numId w:val="2"/>
        </w:numPr>
        <w:outlineLvl w:val="0"/>
      </w:pPr>
      <w:bookmarkStart w:name="_Toc367195634" w:id="1485"/>
      <w:bookmarkStart w:name="_Toc468105446" w:id="1486"/>
      <w:bookmarkStart w:name="_Toc497310023" w:id="1487"/>
      <w:bookmarkStart w:name="_Toc506983793" w:id="1488"/>
      <w:bookmarkStart w:name="_Toc505936374" w:id="1489"/>
      <w:bookmarkStart w:name="_Toc479169603" w:id="1490"/>
      <w:bookmarkStart w:name="_Toc516653236" w:id="1491"/>
      <w:bookmarkStart w:name="_Toc508876321" w:id="1492"/>
      <w:bookmarkStart w:name="_Toc498342656" w:id="1493"/>
      <w:bookmarkStart w:name="_Toc508098055" w:id="1494"/>
      <w:bookmarkStart w:name="_Toc504641352" w:id="1495"/>
      <w:bookmarkStart w:name="_Toc506986419" w:id="1496"/>
      <w:bookmarkStart w:name="_Toc498417181" w:id="1497"/>
      <w:bookmarkStart w:name="_Toc508101069" w:id="1498"/>
      <w:bookmarkStart w:name="_Toc516670514" w:id="1499"/>
      <w:bookmarkStart w:name="_Toc516653099" w:id="1500"/>
      <w:bookmarkStart w:name="_Toc516685295" w:id="1501"/>
      <w:bookmarkStart w:name="_Toc508011947" w:id="1502"/>
      <w:bookmarkStart w:name="_Toc508905852" w:id="1503"/>
      <w:bookmarkStart w:name="_Toc511294298" w:id="1504"/>
      <w:bookmarkStart w:name="_Toc509418089" w:id="1505"/>
      <w:bookmarkStart w:name="_Toc511292826" w:id="1506"/>
      <w:bookmarkStart w:name="_Toc508906560" w:id="1507"/>
      <w:bookmarkStart w:name="_Toc520129652" w:id="1508"/>
      <w:bookmarkStart w:name="_Toc529542953" w:id="1509"/>
      <w:bookmarkStart w:name="_Toc529543244" w:id="1510"/>
      <w:bookmarkStart w:name="_Toc520135219" w:id="1511"/>
      <w:bookmarkStart w:name="_Toc531161647" w:id="1512"/>
      <w:bookmarkStart w:name="_Toc5721042" w:id="1513"/>
      <w:bookmarkStart w:name="_Toc5779514" w:id="1514"/>
      <w:bookmarkStart w:name="_Toc26373522" w:id="1515"/>
      <w:bookmarkStart w:name="_Toc23416590" w:id="1516"/>
      <w:bookmarkStart w:name="_Toc216433104" w:id="1517"/>
      <w:r w:rsidRPr="00004F56">
        <w:rPr>
          <w:rFonts w:cstheme="minorBidi"/>
          <w:b/>
        </w:rPr>
        <w:t xml:space="preserve">Da </w:t>
      </w:r>
      <w:r w:rsidRPr="00004F56" w:rsidR="005F6644">
        <w:rPr>
          <w:rFonts w:cstheme="minorBidi"/>
          <w:b/>
        </w:rPr>
        <w:t>Propriedade Intelectual</w:t>
      </w:r>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p>
    <w:p w:rsidRPr="00004F56" w:rsidR="00004F56" w:rsidP="00004F56" w:rsidRDefault="00004F56" w14:paraId="6BE54941" w14:textId="77777777">
      <w:pPr>
        <w:pStyle w:val="MinutadeContrato"/>
      </w:pPr>
    </w:p>
    <w:p w:rsidR="00B31CF6" w:rsidP="00004F56" w:rsidRDefault="005F6644" w14:paraId="451D4E56" w14:textId="77777777">
      <w:pPr>
        <w:pStyle w:val="MinutadeContrato"/>
        <w:numPr>
          <w:ilvl w:val="1"/>
          <w:numId w:val="2"/>
        </w:numPr>
      </w:pPr>
      <w:r w:rsidRPr="00186B76">
        <w:t xml:space="preserve">A </w:t>
      </w:r>
      <w:r w:rsidRPr="00004F56">
        <w:rPr>
          <w:b/>
        </w:rPr>
        <w:t>Arrendatária</w:t>
      </w:r>
      <w:r w:rsidRPr="00186B76">
        <w:t xml:space="preserve"> cede, gratuitamente, ao </w:t>
      </w:r>
      <w:r w:rsidRPr="00004F56">
        <w:rPr>
          <w:b/>
        </w:rPr>
        <w:t>Poder Concedente</w:t>
      </w:r>
      <w:r w:rsidRPr="00186B76">
        <w:t xml:space="preserve"> todos os projetos, Planos, plantas, documentos, sistemas e programas de informática e outros materiais, de qualquer natureza, que se revelem necessários ao desempenho das funções que incumbem ao </w:t>
      </w:r>
      <w:r w:rsidRPr="00004F56">
        <w:rPr>
          <w:b/>
        </w:rPr>
        <w:t>Poder Concedente</w:t>
      </w:r>
      <w:r w:rsidRPr="00186B76">
        <w:t xml:space="preserve"> ou ao exercício dos direitos que lhe assistem, nos termos do </w:t>
      </w:r>
      <w:r w:rsidRPr="00004F56">
        <w:rPr>
          <w:b/>
        </w:rPr>
        <w:t>Contrato</w:t>
      </w:r>
      <w:r w:rsidRPr="00186B76">
        <w:t xml:space="preserve">, e que tenham sido especificamente adquiridos ou elaborados no desenvolvimento das </w:t>
      </w:r>
      <w:r w:rsidRPr="00004F56">
        <w:rPr>
          <w:b/>
        </w:rPr>
        <w:t>Atividades</w:t>
      </w:r>
      <w:r w:rsidRPr="00186B76">
        <w:t xml:space="preserve"> integradas no </w:t>
      </w:r>
      <w:r w:rsidRPr="00004F56">
        <w:rPr>
          <w:b/>
        </w:rPr>
        <w:t>Arrendamento</w:t>
      </w:r>
      <w:r w:rsidRPr="00186B76">
        <w:t xml:space="preserve">, seja diretamente pela </w:t>
      </w:r>
      <w:r w:rsidRPr="00004F56">
        <w:rPr>
          <w:b/>
        </w:rPr>
        <w:t>Arrendatária</w:t>
      </w:r>
      <w:r w:rsidRPr="00186B76">
        <w:t>, seja por terceiros por ela contratados.</w:t>
      </w:r>
    </w:p>
    <w:p w:rsidR="00004F56" w:rsidP="00004F56" w:rsidRDefault="00004F56" w14:paraId="449F3DBF" w14:textId="77777777">
      <w:pPr>
        <w:pStyle w:val="MinutadeContrato"/>
      </w:pPr>
    </w:p>
    <w:p w:rsidR="00B31CF6" w:rsidP="00004F56" w:rsidRDefault="005F6644" w14:paraId="0D8B34C6" w14:textId="77777777">
      <w:pPr>
        <w:pStyle w:val="MinutadeContrato"/>
        <w:numPr>
          <w:ilvl w:val="1"/>
          <w:numId w:val="2"/>
        </w:numPr>
      </w:pPr>
      <w:r w:rsidRPr="00186B76">
        <w:t xml:space="preserve">Os direitos de propriedade intelectual sobre os estudos e projetos elaborados para os fins específicos das </w:t>
      </w:r>
      <w:r w:rsidRPr="00004F56">
        <w:rPr>
          <w:b/>
        </w:rPr>
        <w:t xml:space="preserve">Atividades </w:t>
      </w:r>
      <w:r w:rsidRPr="00186B76">
        <w:t xml:space="preserve">integradas no </w:t>
      </w:r>
      <w:r w:rsidRPr="00004F56">
        <w:rPr>
          <w:b/>
        </w:rPr>
        <w:t>Arrendamento</w:t>
      </w:r>
      <w:r w:rsidRPr="00186B76">
        <w:t xml:space="preserve">, bem como projetos, Planos, plantas, documentos, sistemas e programas de informática e outros materiais referidos na Subcláusula anterior, serão transmitidos gratuitamente e em regime de exclusividade ao </w:t>
      </w:r>
      <w:r w:rsidRPr="00004F56">
        <w:rPr>
          <w:b/>
        </w:rPr>
        <w:t>Poder Concedente</w:t>
      </w:r>
      <w:r w:rsidRPr="00186B76">
        <w:t xml:space="preserve"> ao final do </w:t>
      </w:r>
      <w:r w:rsidRPr="00004F56">
        <w:rPr>
          <w:b/>
        </w:rPr>
        <w:t>Arrendamento</w:t>
      </w:r>
      <w:r w:rsidRPr="00186B76">
        <w:t xml:space="preserve">, competindo à </w:t>
      </w:r>
      <w:r w:rsidRPr="00004F56">
        <w:rPr>
          <w:b/>
        </w:rPr>
        <w:t>Arrendatária</w:t>
      </w:r>
      <w:r w:rsidRPr="00186B76">
        <w:t xml:space="preserve"> adotar todas as medidas necessárias para este fim.</w:t>
      </w:r>
    </w:p>
    <w:p w:rsidR="00004F56" w:rsidP="00004F56" w:rsidRDefault="00004F56" w14:paraId="2AD9909C" w14:textId="77777777">
      <w:pPr>
        <w:pStyle w:val="MinutadeContrato"/>
      </w:pPr>
    </w:p>
    <w:p w:rsidRPr="00630317" w:rsidR="00B31CF6" w:rsidP="005E09F8" w:rsidRDefault="00004F56" w14:paraId="3C22EF29" w14:textId="5F215310">
      <w:pPr>
        <w:pStyle w:val="MinutadeContrato"/>
        <w:numPr>
          <w:ilvl w:val="0"/>
          <w:numId w:val="2"/>
        </w:numPr>
        <w:outlineLvl w:val="0"/>
      </w:pPr>
      <w:bookmarkStart w:name="_Toc140250785" w:id="1518"/>
      <w:bookmarkStart w:name="_Toc140250894" w:id="1519"/>
      <w:bookmarkStart w:name="_Toc158801482" w:id="1520"/>
      <w:bookmarkStart w:name="_Toc161570540" w:id="1521"/>
      <w:bookmarkStart w:name="_Toc344451325" w:id="1522"/>
      <w:bookmarkStart w:name="_Toc367195635" w:id="1523"/>
      <w:bookmarkStart w:name="_Toc468105447" w:id="1524"/>
      <w:bookmarkStart w:name="_Toc497310024" w:id="1525"/>
      <w:bookmarkStart w:name="_Toc506983794" w:id="1526"/>
      <w:bookmarkStart w:name="_Toc505936375" w:id="1527"/>
      <w:bookmarkStart w:name="_Toc479169604" w:id="1528"/>
      <w:bookmarkStart w:name="_Toc516653237" w:id="1529"/>
      <w:bookmarkStart w:name="_Toc508876322" w:id="1530"/>
      <w:bookmarkStart w:name="_Toc498342657" w:id="1531"/>
      <w:bookmarkStart w:name="_Toc508098056" w:id="1532"/>
      <w:bookmarkStart w:name="_Toc504641353" w:id="1533"/>
      <w:bookmarkStart w:name="_Toc506986420" w:id="1534"/>
      <w:bookmarkStart w:name="_Toc498417182" w:id="1535"/>
      <w:bookmarkStart w:name="_Toc508101070" w:id="1536"/>
      <w:bookmarkStart w:name="_Toc516670515" w:id="1537"/>
      <w:bookmarkStart w:name="_Toc516653100" w:id="1538"/>
      <w:bookmarkStart w:name="_Toc516685296" w:id="1539"/>
      <w:bookmarkStart w:name="_Toc508011948" w:id="1540"/>
      <w:bookmarkStart w:name="_Toc509418090" w:id="1541"/>
      <w:bookmarkStart w:name="_Toc511294299" w:id="1542"/>
      <w:bookmarkStart w:name="_Toc511292827" w:id="1543"/>
      <w:bookmarkStart w:name="_Toc508906561" w:id="1544"/>
      <w:bookmarkStart w:name="_Toc508905853" w:id="1545"/>
      <w:bookmarkStart w:name="_Toc520129653" w:id="1546"/>
      <w:bookmarkStart w:name="_Toc529542954" w:id="1547"/>
      <w:bookmarkStart w:name="_Toc529543245" w:id="1548"/>
      <w:bookmarkStart w:name="_Toc520135220" w:id="1549"/>
      <w:bookmarkStart w:name="_Toc531161648" w:id="1550"/>
      <w:bookmarkStart w:name="_Toc5721043" w:id="1551"/>
      <w:bookmarkStart w:name="_Toc5779515" w:id="1552"/>
      <w:bookmarkStart w:name="_Toc26373523" w:id="1553"/>
      <w:bookmarkStart w:name="_Toc23416591" w:id="1554"/>
      <w:bookmarkStart w:name="_Toc216433105" w:id="1555"/>
      <w:bookmarkStart w:name="_Toc125283103" w:id="1556"/>
      <w:r w:rsidRPr="00004F56">
        <w:rPr>
          <w:rFonts w:cstheme="minorBidi"/>
          <w:b/>
        </w:rPr>
        <w:t xml:space="preserve">Das </w:t>
      </w:r>
      <w:r w:rsidRPr="00004F56" w:rsidR="005F6644">
        <w:rPr>
          <w:rFonts w:cstheme="minorBidi"/>
          <w:b/>
        </w:rPr>
        <w:t xml:space="preserve">Disposições </w:t>
      </w:r>
      <w:bookmarkEnd w:id="1518"/>
      <w:bookmarkEnd w:id="1519"/>
      <w:bookmarkEnd w:id="1520"/>
      <w:bookmarkEnd w:id="1521"/>
      <w:bookmarkEnd w:id="1522"/>
      <w:r w:rsidRPr="00004F56" w:rsidR="005F6644">
        <w:rPr>
          <w:rFonts w:cstheme="minorBidi"/>
          <w:b/>
        </w:rPr>
        <w:t>Finais</w:t>
      </w:r>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p>
    <w:p w:rsidRPr="00630317" w:rsidR="00630317" w:rsidP="00630317" w:rsidRDefault="00630317" w14:paraId="2145C44C" w14:textId="77777777">
      <w:pPr>
        <w:pStyle w:val="MinutadeContrato"/>
      </w:pPr>
    </w:p>
    <w:p w:rsidR="00B31CF6" w:rsidP="00630317" w:rsidRDefault="005F6644" w14:paraId="5EABD223" w14:textId="77777777">
      <w:pPr>
        <w:pStyle w:val="MinutadeContrato"/>
        <w:numPr>
          <w:ilvl w:val="1"/>
          <w:numId w:val="2"/>
        </w:numPr>
      </w:pPr>
      <w:r>
        <w:t>Exercício de Direitos</w:t>
      </w:r>
      <w:bookmarkEnd w:id="1556"/>
    </w:p>
    <w:p w:rsidR="00630317" w:rsidP="00630317" w:rsidRDefault="00630317" w14:paraId="63733FA3" w14:textId="77777777">
      <w:pPr>
        <w:pStyle w:val="MinutadeContrato"/>
      </w:pPr>
    </w:p>
    <w:p w:rsidR="00B31CF6" w:rsidP="00630317" w:rsidRDefault="005F6644" w14:paraId="06BBB7A2" w14:textId="77777777">
      <w:pPr>
        <w:pStyle w:val="MinutadeContrato"/>
        <w:numPr>
          <w:ilvl w:val="2"/>
          <w:numId w:val="2"/>
        </w:numPr>
      </w:pPr>
      <w:r>
        <w:t xml:space="preserve">O não exercício ou o exercício tardio ou parcial de qualquer direito que assista a qualquer das </w:t>
      </w:r>
      <w:r w:rsidRPr="00630317">
        <w:rPr>
          <w:b/>
        </w:rPr>
        <w:t>Partes</w:t>
      </w:r>
      <w:r>
        <w:t xml:space="preserve"> pelo </w:t>
      </w:r>
      <w:r w:rsidRPr="00630317">
        <w:rPr>
          <w:b/>
        </w:rPr>
        <w:t>Contrato</w:t>
      </w:r>
      <w:r>
        <w:t xml:space="preserve"> não importa em renúncia, nem impede o seu exercício posterior a qualquer tempo, nem constitui novação da respectiva obrigação ou precedente, desde que não tenha operado a prescrição ou a decadência.</w:t>
      </w:r>
    </w:p>
    <w:p w:rsidR="00630317" w:rsidP="00630317" w:rsidRDefault="00630317" w14:paraId="4B452C4B" w14:textId="77777777">
      <w:pPr>
        <w:pStyle w:val="MinutadeContrato"/>
      </w:pPr>
    </w:p>
    <w:p w:rsidR="00630317" w:rsidP="00630317" w:rsidRDefault="005F6644" w14:paraId="1B4C6F56" w14:textId="43A30597">
      <w:pPr>
        <w:pStyle w:val="MinutadeContrato"/>
        <w:numPr>
          <w:ilvl w:val="1"/>
          <w:numId w:val="2"/>
        </w:numPr>
      </w:pPr>
      <w:bookmarkStart w:name="_Toc125283107" w:id="1557"/>
      <w:bookmarkStart w:name="_Toc125283112" w:id="1558"/>
      <w:r>
        <w:t>Invalidade Parcial</w:t>
      </w:r>
      <w:bookmarkEnd w:id="1557"/>
    </w:p>
    <w:p w:rsidR="00630317" w:rsidP="00630317" w:rsidRDefault="00630317" w14:paraId="672B2E7A" w14:textId="77777777">
      <w:pPr>
        <w:pStyle w:val="MinutadeContrato"/>
      </w:pPr>
    </w:p>
    <w:p w:rsidR="00B31CF6" w:rsidP="00630317" w:rsidRDefault="005F6644" w14:paraId="6D2FB50D" w14:textId="77777777">
      <w:pPr>
        <w:pStyle w:val="MinutadeContrato"/>
        <w:numPr>
          <w:ilvl w:val="2"/>
          <w:numId w:val="2"/>
        </w:numPr>
      </w:pPr>
      <w:r>
        <w:t xml:space="preserve">Se qualquer disposição do </w:t>
      </w:r>
      <w:r w:rsidRPr="00630317">
        <w:rPr>
          <w:b/>
        </w:rPr>
        <w:t>Contrato</w:t>
      </w:r>
      <w:r>
        <w:t xml:space="preserve"> for considerada ou declarada nula, inválida, ilegal ou inexequível em qualquer aspecto, a validade, a legalidade e a exequibilidade das demais disposições contidas no </w:t>
      </w:r>
      <w:r w:rsidRPr="00630317">
        <w:rPr>
          <w:b/>
        </w:rPr>
        <w:t>Contrato</w:t>
      </w:r>
      <w:r>
        <w:t xml:space="preserve"> não serão, de qualquer forma, afetadas ou restringidas por tal fato. As </w:t>
      </w:r>
      <w:r w:rsidRPr="00630317">
        <w:rPr>
          <w:b/>
        </w:rPr>
        <w:t>Partes</w:t>
      </w:r>
      <w:r>
        <w:t xml:space="preserve"> negociarão, de boa-fé, a substituição das disposições inválidas, ilegais ou inexequíveis por disposições válidas, legais e exequíveis, cujo efeito econômico seja o mais próximo possível ao efeito econômico das disposições consideradas inválidas, ilegais ou inexequíveis.</w:t>
      </w:r>
    </w:p>
    <w:p w:rsidR="00630317" w:rsidP="00630317" w:rsidRDefault="00630317" w14:paraId="26EF89DE" w14:textId="77777777">
      <w:pPr>
        <w:pStyle w:val="MinutadeContrato"/>
      </w:pPr>
    </w:p>
    <w:p w:rsidR="00B31CF6" w:rsidP="00630317" w:rsidRDefault="005F6644" w14:paraId="63733EB2" w14:textId="77777777">
      <w:pPr>
        <w:pStyle w:val="MinutadeContrato"/>
        <w:numPr>
          <w:ilvl w:val="2"/>
          <w:numId w:val="2"/>
        </w:numPr>
      </w:pPr>
      <w:r>
        <w:t xml:space="preserve">Cada declaração e garantia feita pelas </w:t>
      </w:r>
      <w:r w:rsidRPr="00630317">
        <w:rPr>
          <w:b/>
        </w:rPr>
        <w:t>Partes</w:t>
      </w:r>
      <w:r>
        <w:t xml:space="preserve"> no presente </w:t>
      </w:r>
      <w:r w:rsidRPr="00630317">
        <w:rPr>
          <w:b/>
        </w:rPr>
        <w:t>Contrato</w:t>
      </w:r>
      <w:r>
        <w:t xml:space="preserve"> deverá ser tratada como uma declaração e garantia independente, e a responsabilidade por qualquer falha será apenas daquele que a realizou e não será alterada ou modificada pelo seu conhecimento por qualquer das </w:t>
      </w:r>
      <w:r w:rsidRPr="00630317">
        <w:rPr>
          <w:b/>
        </w:rPr>
        <w:t>Partes</w:t>
      </w:r>
      <w:r>
        <w:t>.</w:t>
      </w:r>
    </w:p>
    <w:p w:rsidR="00630317" w:rsidP="00630317" w:rsidRDefault="00630317" w14:paraId="77CA3A07" w14:textId="77777777">
      <w:pPr>
        <w:pStyle w:val="MinutadeContrato"/>
      </w:pPr>
    </w:p>
    <w:p w:rsidR="00B31CF6" w:rsidP="00630317" w:rsidRDefault="005F6644" w14:paraId="362E3AFD" w14:textId="77777777">
      <w:pPr>
        <w:pStyle w:val="MinutadeContrato"/>
        <w:numPr>
          <w:ilvl w:val="1"/>
          <w:numId w:val="2"/>
        </w:numPr>
      </w:pPr>
      <w:bookmarkStart w:name="_Hlk81996682" w:id="1559"/>
      <w:bookmarkStart w:name="_Hlk81996864" w:id="1560"/>
      <w:bookmarkEnd w:id="1558"/>
      <w:bookmarkEnd w:id="1559"/>
      <w:bookmarkEnd w:id="1560"/>
      <w:r w:rsidRPr="00186B76">
        <w:t>Solução de controvérsias mediante procedimentos de mediação</w:t>
      </w:r>
    </w:p>
    <w:p w:rsidR="00630317" w:rsidP="00630317" w:rsidRDefault="00630317" w14:paraId="6F7C4017" w14:textId="77777777">
      <w:pPr>
        <w:pStyle w:val="MinutadeContrato"/>
      </w:pPr>
    </w:p>
    <w:p w:rsidR="00B31CF6" w:rsidP="00630317" w:rsidRDefault="005F6644" w14:paraId="03771842" w14:textId="6F8E89D9">
      <w:pPr>
        <w:pStyle w:val="MinutadeContrato"/>
        <w:numPr>
          <w:ilvl w:val="2"/>
          <w:numId w:val="2"/>
        </w:numPr>
      </w:pPr>
      <w:r>
        <w:t xml:space="preserve">A Parte interessada notificará por escrito à outra quanto ao interesse em iniciar negociação ou mediação, relativa à disputa ou controvérsia decorrente do </w:t>
      </w:r>
      <w:r w:rsidRPr="00630317">
        <w:rPr>
          <w:b/>
          <w:bCs w:val="0"/>
        </w:rPr>
        <w:t>Contrato</w:t>
      </w:r>
      <w:r>
        <w:t xml:space="preserve"> que envolva direito patrimonial disponível ou direito indisponível que admita transação, observado o disposto na Lei nº 13.140, de 26 de junho de 2015.</w:t>
      </w:r>
    </w:p>
    <w:p w:rsidR="00630317" w:rsidP="00630317" w:rsidRDefault="00630317" w14:paraId="62B70D60" w14:textId="77777777">
      <w:pPr>
        <w:pStyle w:val="MinutadeContrato"/>
      </w:pPr>
    </w:p>
    <w:p w:rsidR="00B31CF6" w:rsidP="00630317" w:rsidRDefault="005F6644" w14:paraId="40144A51" w14:textId="77777777">
      <w:pPr>
        <w:pStyle w:val="MinutadeContrato"/>
        <w:numPr>
          <w:ilvl w:val="3"/>
          <w:numId w:val="2"/>
        </w:numPr>
      </w:pPr>
      <w:r w:rsidRPr="009D17CE">
        <w:t>Em caso de escolha pela mediação, a Parte notificada terá o prazo de 15 (quinze) dias para apresentar resposta por escrito, preferencialmente por meio eletrônico, manifestando-se sobre seu interesse em mediar.</w:t>
      </w:r>
    </w:p>
    <w:p w:rsidR="00630317" w:rsidP="00630317" w:rsidRDefault="00630317" w14:paraId="5B5ADBB7" w14:textId="77777777">
      <w:pPr>
        <w:pStyle w:val="MinutadeContrato"/>
      </w:pPr>
    </w:p>
    <w:p w:rsidR="00630317" w:rsidP="00630317" w:rsidRDefault="005F6644" w14:paraId="2953D7BC" w14:textId="3159A037">
      <w:pPr>
        <w:pStyle w:val="MinutadeContrato"/>
        <w:numPr>
          <w:ilvl w:val="3"/>
          <w:numId w:val="2"/>
        </w:numPr>
      </w:pPr>
      <w:r w:rsidRPr="009D17CE">
        <w:t>Alcançado consenso relativo a toda ou parte da controvérsia, as partes reduzirão a termo a solução encontrada, que valerá como título executivo extrajudicial.</w:t>
      </w:r>
    </w:p>
    <w:p w:rsidR="005E09F8" w:rsidP="005E09F8" w:rsidRDefault="005E09F8" w14:paraId="5C09589E" w14:textId="77777777">
      <w:pPr>
        <w:pStyle w:val="MinutadeContrato"/>
      </w:pPr>
    </w:p>
    <w:p w:rsidR="00630317" w:rsidP="00630317" w:rsidRDefault="005F6644" w14:paraId="00AE7E43" w14:textId="15EA92C3">
      <w:pPr>
        <w:pStyle w:val="MinutadeContrato"/>
        <w:numPr>
          <w:ilvl w:val="3"/>
          <w:numId w:val="2"/>
        </w:numPr>
      </w:pPr>
      <w:r w:rsidRPr="009D17CE">
        <w:t xml:space="preserve">Não alcançado consenso no prazo de 90 (noventa) dias, contado do recebimento pela Parte interessada da resposta, a mediação será considerada frustrada, salvo se as partes acordarem a </w:t>
      </w:r>
      <w:r w:rsidRPr="00630317" w:rsidR="00153EE7">
        <w:rPr>
          <w:b/>
          <w:bCs w:val="0"/>
        </w:rPr>
        <w:t>P</w:t>
      </w:r>
      <w:r w:rsidRPr="00630317">
        <w:rPr>
          <w:b/>
          <w:bCs w:val="0"/>
        </w:rPr>
        <w:t>rorrogação</w:t>
      </w:r>
      <w:r w:rsidRPr="009D17CE">
        <w:t xml:space="preserve"> do prazo por igual período.</w:t>
      </w:r>
    </w:p>
    <w:p w:rsidR="00630317" w:rsidP="00630317" w:rsidRDefault="00630317" w14:paraId="398A9C91" w14:textId="77777777">
      <w:pPr>
        <w:pStyle w:val="MinutadeContrato"/>
      </w:pPr>
    </w:p>
    <w:p w:rsidR="00B31CF6" w:rsidP="00630317" w:rsidRDefault="005F6644" w14:paraId="707277EA" w14:textId="77777777">
      <w:pPr>
        <w:pStyle w:val="MinutadeContrato"/>
        <w:numPr>
          <w:ilvl w:val="1"/>
          <w:numId w:val="2"/>
        </w:numPr>
      </w:pPr>
      <w:r>
        <w:t>Solução de controvérsias mediante procedimento de arbitragem</w:t>
      </w:r>
    </w:p>
    <w:p w:rsidR="00630317" w:rsidP="00630317" w:rsidRDefault="00630317" w14:paraId="62D039EA" w14:textId="77777777">
      <w:pPr>
        <w:pStyle w:val="MinutadeContrato"/>
      </w:pPr>
    </w:p>
    <w:p w:rsidR="00B31CF6" w:rsidP="00630317" w:rsidRDefault="005F6644" w14:paraId="3A05992B" w14:textId="7E254FBA">
      <w:pPr>
        <w:pStyle w:val="MinutadeContrato"/>
        <w:numPr>
          <w:ilvl w:val="2"/>
          <w:numId w:val="2"/>
        </w:numPr>
      </w:pPr>
      <w:r>
        <w:t xml:space="preserve">As Partes comprometem-se a envidar todos os esforços no sentido de resolver, preferencialmente entre si e de forma amigável, todas as controvérsias relativas a direitos patrimoniais disponíveis decorrentes do </w:t>
      </w:r>
      <w:r w:rsidRPr="00630317">
        <w:rPr>
          <w:b/>
          <w:bCs w:val="0"/>
        </w:rPr>
        <w:t>Contrato de Arrendamento</w:t>
      </w:r>
      <w:r>
        <w:t xml:space="preserve"> ou a ele relacionadas, assim definidas nos termos do Decreto nº 10.025, de 20 de setembro de 2019, verificadas durante a execução ou quando da extinção do </w:t>
      </w:r>
      <w:r w:rsidRPr="00630317" w:rsidR="008264BA">
        <w:rPr>
          <w:b/>
          <w:bCs w:val="0"/>
        </w:rPr>
        <w:t>C</w:t>
      </w:r>
      <w:r w:rsidRPr="00630317">
        <w:rPr>
          <w:b/>
          <w:bCs w:val="0"/>
        </w:rPr>
        <w:t>ontrato</w:t>
      </w:r>
      <w:r>
        <w:t>.</w:t>
      </w:r>
    </w:p>
    <w:p w:rsidR="00630317" w:rsidP="00630317" w:rsidRDefault="00630317" w14:paraId="732A483A" w14:textId="77777777">
      <w:pPr>
        <w:pStyle w:val="MinutadeContrato"/>
      </w:pPr>
    </w:p>
    <w:p w:rsidR="00B31CF6" w:rsidP="00630317" w:rsidRDefault="005F6644" w14:paraId="42BED6F2" w14:textId="77777777">
      <w:pPr>
        <w:pStyle w:val="MinutadeContrato"/>
        <w:numPr>
          <w:ilvl w:val="3"/>
          <w:numId w:val="2"/>
        </w:numPr>
      </w:pPr>
      <w:r>
        <w:t>Os esforços de que tratam a subcláusula 26.4.1 não constituem etapa autônoma e obrigatória prévia à arbitragem.</w:t>
      </w:r>
    </w:p>
    <w:p w:rsidR="00630317" w:rsidP="00630317" w:rsidRDefault="00630317" w14:paraId="1FCAD6F2" w14:textId="77777777">
      <w:pPr>
        <w:pStyle w:val="MinutadeContrato"/>
      </w:pPr>
    </w:p>
    <w:p w:rsidR="00B31CF6" w:rsidP="00630317" w:rsidRDefault="005F6644" w14:paraId="70613920" w14:textId="77777777">
      <w:pPr>
        <w:pStyle w:val="MinutadeContrato"/>
        <w:numPr>
          <w:ilvl w:val="3"/>
          <w:numId w:val="2"/>
        </w:numPr>
      </w:pPr>
      <w:r>
        <w:t>Serão definitivamente resolvidas por arbitragem as controvérsias referidas na subcláusula 26.4.1, observadas as disposições da presente Seção, da Lei n° 9.307, de 23 de setembro de 1996, e do Decreto nº 10.025, de 20 de setembro de 2019.</w:t>
      </w:r>
    </w:p>
    <w:p w:rsidR="00630317" w:rsidP="00630317" w:rsidRDefault="00630317" w14:paraId="43F43648" w14:textId="77777777">
      <w:pPr>
        <w:pStyle w:val="PargrafodaLista"/>
      </w:pPr>
    </w:p>
    <w:p w:rsidR="00B31CF6" w:rsidP="00630317" w:rsidRDefault="005F6644" w14:paraId="23815D07" w14:textId="77777777">
      <w:pPr>
        <w:pStyle w:val="MinutadeContrato"/>
        <w:numPr>
          <w:ilvl w:val="4"/>
          <w:numId w:val="2"/>
        </w:numPr>
      </w:pPr>
      <w:r>
        <w:t>As partes poderão se valer da arbitragem após decisão definitiva da autoridade competente, insuscetível de reforma por meio de recurso administrativo.</w:t>
      </w:r>
    </w:p>
    <w:p w:rsidR="00630317" w:rsidP="00630317" w:rsidRDefault="00630317" w14:paraId="1CF69793" w14:textId="77777777">
      <w:pPr>
        <w:pStyle w:val="MinutadeContrato"/>
      </w:pPr>
    </w:p>
    <w:p w:rsidR="00B31CF6" w:rsidP="00630317" w:rsidRDefault="005F6644" w14:paraId="7E6A9E2F" w14:textId="77777777">
      <w:pPr>
        <w:pStyle w:val="MinutadeContrato"/>
        <w:numPr>
          <w:ilvl w:val="3"/>
          <w:numId w:val="2"/>
        </w:numPr>
      </w:pPr>
      <w:r>
        <w:t>O processo de arbitragem terá início mediante comunicação remetida pela Parte interessada à outra, requerendo a instalação do Tribunal e detalhando a matéria em torno da qual gira a controvérsia, as partes envolvidas, descrição dos fatos, pedidos e documentos comprobatórios.</w:t>
      </w:r>
    </w:p>
    <w:p w:rsidR="00630317" w:rsidP="00630317" w:rsidRDefault="00630317" w14:paraId="72DA6BCE" w14:textId="77777777">
      <w:pPr>
        <w:pStyle w:val="MinutadeContrato"/>
      </w:pPr>
    </w:p>
    <w:p w:rsidR="00630317" w:rsidP="00630317" w:rsidRDefault="00630317" w14:paraId="71415F7E" w14:textId="1A02C18D">
      <w:pPr>
        <w:pStyle w:val="MinutadeContrato"/>
        <w:numPr>
          <w:ilvl w:val="4"/>
          <w:numId w:val="2"/>
        </w:numPr>
        <w:rPr>
          <w:highlight w:val="green"/>
        </w:rPr>
      </w:pPr>
      <w:r w:rsidRPr="00630317">
        <w:rPr>
          <w:highlight w:val="green"/>
        </w:rPr>
        <w:t>Cópias do requerimento de instauração de arbitragem deverão ser encaminhadas ao Núcleo Especializado em Arbitragem e à Equipe Nacional de Arbitragens da Advocacia-Geral da União.</w:t>
      </w:r>
    </w:p>
    <w:p w:rsidR="00630317" w:rsidP="00630317" w:rsidRDefault="00630317" w14:paraId="132C1AD3" w14:textId="77777777">
      <w:pPr>
        <w:pStyle w:val="MinutadeContrato"/>
        <w:rPr>
          <w:highlight w:val="green"/>
        </w:rPr>
      </w:pPr>
    </w:p>
    <w:p w:rsidR="00B31CF6" w:rsidP="00630317" w:rsidRDefault="005F6644" w14:paraId="0BA6E1E7" w14:textId="77777777">
      <w:pPr>
        <w:pStyle w:val="MinutadeContrato"/>
        <w:numPr>
          <w:ilvl w:val="3"/>
          <w:numId w:val="2"/>
        </w:numPr>
      </w:pPr>
      <w:r w:rsidRPr="00630317">
        <w:t>A arbitragem será institucional, de direito, observadas as normas de direito material brasileiro, vedada qualquer decisão por equidade.</w:t>
      </w:r>
    </w:p>
    <w:p w:rsidR="00630317" w:rsidP="00630317" w:rsidRDefault="00630317" w14:paraId="2456B3CE" w14:textId="77777777">
      <w:pPr>
        <w:pStyle w:val="MinutadeContrato"/>
      </w:pPr>
    </w:p>
    <w:p w:rsidR="00B31CF6" w:rsidP="00630317" w:rsidRDefault="005F6644" w14:paraId="74C20C61" w14:textId="5DFBAB4E">
      <w:pPr>
        <w:pStyle w:val="MinutadeContrato"/>
        <w:numPr>
          <w:ilvl w:val="3"/>
          <w:numId w:val="2"/>
        </w:numPr>
      </w:pPr>
      <w:r>
        <w:t xml:space="preserve">As </w:t>
      </w:r>
      <w:r w:rsidR="00107529">
        <w:t xml:space="preserve">Partes deverão, de comum acordo, </w:t>
      </w:r>
      <w:del w:author="Isabela Alves Pereira Oliveira" w:date="2025-12-12T11:14:00Z" w16du:dateUtc="2025-12-12T14:14:00Z" w:id="1561">
        <w:r w:rsidDel="00292749" w:rsidR="00107529">
          <w:delText xml:space="preserve">eleger </w:delText>
        </w:r>
      </w:del>
      <w:ins w:author="Isabela Alves Pereira Oliveira" w:date="2025-12-12T11:14:00Z" w16du:dateUtc="2025-12-12T14:14:00Z" w:id="1562">
        <w:r w:rsidR="00292749">
          <w:t xml:space="preserve">indicar </w:t>
        </w:r>
      </w:ins>
      <w:r w:rsidR="00107529">
        <w:t xml:space="preserve">câmara arbitral </w:t>
      </w:r>
      <w:del w:author="Isabela Alves Pereira Oliveira" w:date="2025-12-12T11:14:00Z" w16du:dateUtc="2025-12-12T14:14:00Z" w:id="1563">
        <w:r w:rsidDel="00A20C22" w:rsidR="00107529">
          <w:delText xml:space="preserve">– preferencialmente entre aquelas credenciadas pela Advocacia-Geral da União – </w:delText>
        </w:r>
      </w:del>
      <w:r w:rsidR="00107529">
        <w:t>capaz de administrar a arbitragem e viabilizar a prática dos atos processuais no local da arbitragem e</w:t>
      </w:r>
      <w:ins w:author="Isabela Alves Pereira Oliveira" w:date="2025-12-12T11:15:00Z" w16du:dateUtc="2025-12-12T14:15:00Z" w:id="1564">
        <w:r w:rsidR="00A20C22">
          <w:t>, eventualmente,</w:t>
        </w:r>
      </w:ins>
      <w:r w:rsidR="00107529">
        <w:t xml:space="preserve"> em outra localidade no Brasil pertinente para a disputa</w:t>
      </w:r>
      <w:ins w:author="Isabela Alves Pereira Oliveira" w:date="2025-12-12T11:15:00Z" w16du:dateUtc="2025-12-12T14:15:00Z" w:id="1565">
        <w:r w:rsidR="00A20C22">
          <w:t xml:space="preserve">, </w:t>
        </w:r>
      </w:ins>
      <w:ins w:author="Isabela Alves Pereira Oliveira" w:date="2025-12-12T11:15:00Z" w:id="1566">
        <w:r w:rsidRPr="00501658" w:rsidR="00501658">
          <w:t>dentre aquelas previamente credenciadas pela Advocacia-Geral da União</w:t>
        </w:r>
      </w:ins>
      <w:r>
        <w:t>.</w:t>
      </w:r>
    </w:p>
    <w:p w:rsidR="00107529" w:rsidP="00107529" w:rsidRDefault="00107529" w14:paraId="0C61B8CC" w14:textId="77777777">
      <w:pPr>
        <w:pStyle w:val="PargrafodaLista"/>
      </w:pPr>
    </w:p>
    <w:p w:rsidR="00B31CF6" w:rsidP="00107529" w:rsidRDefault="005F6644" w14:paraId="144D08EE" w14:textId="1F1C7049">
      <w:pPr>
        <w:pStyle w:val="MinutadeContrato"/>
        <w:numPr>
          <w:ilvl w:val="4"/>
          <w:numId w:val="2"/>
        </w:numPr>
      </w:pPr>
      <w:r>
        <w:t xml:space="preserve">Não havendo </w:t>
      </w:r>
      <w:r w:rsidR="00107529">
        <w:t xml:space="preserve">consenso quanto à escolha da câmara, o </w:t>
      </w:r>
      <w:r w:rsidRPr="00107529" w:rsidR="00107529">
        <w:rPr>
          <w:b/>
          <w:bCs w:val="0"/>
        </w:rPr>
        <w:t>Poder Concedente</w:t>
      </w:r>
      <w:r w:rsidR="00107529">
        <w:t xml:space="preserve">, no prazo de 15 (quinze) dias, indicará a câmara arbitral, </w:t>
      </w:r>
      <w:del w:author="Isabela Alves Pereira Oliveira" w:date="2025-12-12T11:15:00Z" w16du:dateUtc="2025-12-12T14:15:00Z" w:id="1567">
        <w:r w:rsidDel="00501658" w:rsidR="00107529">
          <w:delText xml:space="preserve">preferencialmente </w:delText>
        </w:r>
      </w:del>
      <w:r w:rsidR="00107529">
        <w:t>entre aquelas credenciadas pela Advocacia-Geral da União</w:t>
      </w:r>
      <w:r>
        <w:t>.</w:t>
      </w:r>
    </w:p>
    <w:p w:rsidR="00107529" w:rsidP="00107529" w:rsidRDefault="00107529" w14:paraId="25778B51" w14:textId="77777777">
      <w:pPr>
        <w:pStyle w:val="MinutadeContrato"/>
      </w:pPr>
    </w:p>
    <w:p w:rsidR="00B31CF6" w:rsidP="00107529" w:rsidRDefault="005F6644" w14:paraId="62332D14" w14:textId="0D8B1B3F">
      <w:pPr>
        <w:pStyle w:val="MinutadeContrato"/>
        <w:numPr>
          <w:ilvl w:val="5"/>
          <w:numId w:val="2"/>
        </w:numPr>
      </w:pPr>
      <w:r>
        <w:t xml:space="preserve">Se, </w:t>
      </w:r>
      <w:r w:rsidRPr="00A92822" w:rsidR="00107529">
        <w:t xml:space="preserve">à época da instauração da controvérsia, nenhuma das câmaras credenciadas pela Advocacia-Geral da União atender aos requisitos previstos na </w:t>
      </w:r>
      <w:r w:rsidRPr="00A944F4" w:rsidR="00107529">
        <w:rPr>
          <w:highlight w:val="yellow"/>
        </w:rPr>
        <w:t>cláusula 26.4.1.5</w:t>
      </w:r>
      <w:r w:rsidRPr="00A92822" w:rsidR="00107529">
        <w:t xml:space="preserve">, o </w:t>
      </w:r>
      <w:r w:rsidRPr="00107529" w:rsidR="00107529">
        <w:rPr>
          <w:b/>
          <w:bCs w:val="0"/>
        </w:rPr>
        <w:t>Poder Concedente</w:t>
      </w:r>
      <w:r w:rsidRPr="00A92822" w:rsidR="00107529">
        <w:t xml:space="preserve"> elegerá, no mesmo prazo, outra câmara arbitral que os atenda</w:t>
      </w:r>
      <w:r>
        <w:t>.</w:t>
      </w:r>
    </w:p>
    <w:p w:rsidR="00107529" w:rsidP="00107529" w:rsidRDefault="00107529" w14:paraId="04FE4A63" w14:textId="77777777">
      <w:pPr>
        <w:pStyle w:val="MinutadeContrato"/>
      </w:pPr>
    </w:p>
    <w:p w:rsidR="00B31CF6" w:rsidP="00107529" w:rsidRDefault="005F6644" w14:paraId="782E6142" w14:textId="24EAAFB2">
      <w:pPr>
        <w:pStyle w:val="MinutadeContrato"/>
        <w:numPr>
          <w:ilvl w:val="5"/>
          <w:numId w:val="2"/>
        </w:numPr>
      </w:pPr>
      <w:r>
        <w:t xml:space="preserve">Se o </w:t>
      </w:r>
      <w:r w:rsidRPr="00107529">
        <w:rPr>
          <w:b/>
          <w:bCs w:val="0"/>
        </w:rPr>
        <w:t>Poder Concedente</w:t>
      </w:r>
      <w:r>
        <w:t xml:space="preserve"> não fizer a indicação no prazo, a </w:t>
      </w:r>
      <w:r w:rsidRPr="00107529">
        <w:rPr>
          <w:b/>
          <w:bCs w:val="0"/>
        </w:rPr>
        <w:t>Arrendatária</w:t>
      </w:r>
      <w:r>
        <w:t xml:space="preserve"> poderá indicar, em até 15 (quinze) dias, qualquer câmara que atenda aos requisitos da </w:t>
      </w:r>
      <w:r w:rsidRPr="00A944F4">
        <w:rPr>
          <w:highlight w:val="yellow"/>
        </w:rPr>
        <w:t>cláusula 26.4.</w:t>
      </w:r>
      <w:r w:rsidRPr="00A944F4" w:rsidR="00107529">
        <w:rPr>
          <w:highlight w:val="yellow"/>
        </w:rPr>
        <w:t>1.5</w:t>
      </w:r>
      <w:r w:rsidR="00107529">
        <w:t>.</w:t>
      </w:r>
    </w:p>
    <w:p w:rsidR="00107529" w:rsidP="00107529" w:rsidRDefault="00107529" w14:paraId="259B580D" w14:textId="77777777">
      <w:pPr>
        <w:pStyle w:val="MinutadeContrato"/>
      </w:pPr>
    </w:p>
    <w:p w:rsidR="00B31CF6" w:rsidP="00107529" w:rsidRDefault="005F6644" w14:paraId="47295A4C" w14:textId="77777777">
      <w:pPr>
        <w:pStyle w:val="MinutadeContrato"/>
        <w:numPr>
          <w:ilvl w:val="3"/>
          <w:numId w:val="2"/>
        </w:numPr>
      </w:pPr>
      <w:r>
        <w:t xml:space="preserve">A arbitragem será conduzida conforme o Decreto nº 10.025, de 20 de setembro de 2019, e, no que não conflitar com o presente </w:t>
      </w:r>
      <w:r w:rsidRPr="00107529">
        <w:rPr>
          <w:b/>
          <w:bCs w:val="0"/>
        </w:rPr>
        <w:t>Contrato</w:t>
      </w:r>
      <w:r>
        <w:t>, o Regulamento vigente da câmara arbitral eleita.</w:t>
      </w:r>
    </w:p>
    <w:p w:rsidR="00107529" w:rsidP="00107529" w:rsidRDefault="00107529" w14:paraId="13400919" w14:textId="77777777">
      <w:pPr>
        <w:pStyle w:val="MinutadeContrato"/>
      </w:pPr>
    </w:p>
    <w:p w:rsidR="00B31CF6" w:rsidP="00107529" w:rsidRDefault="005F6644" w14:paraId="1BF9A764" w14:textId="77777777">
      <w:pPr>
        <w:pStyle w:val="MinutadeContrato"/>
        <w:numPr>
          <w:ilvl w:val="4"/>
          <w:numId w:val="2"/>
        </w:numPr>
      </w:pPr>
      <w:r>
        <w:t>Somente serão adotados procedimentos expeditos ou de árbitro único em caso de acordo expresso entre as Partes.</w:t>
      </w:r>
    </w:p>
    <w:p w:rsidR="00107529" w:rsidP="00107529" w:rsidRDefault="00107529" w14:paraId="2095758C" w14:textId="77777777">
      <w:pPr>
        <w:pStyle w:val="MinutadeContrato"/>
      </w:pPr>
    </w:p>
    <w:p w:rsidR="00B31CF6" w:rsidP="00107529" w:rsidRDefault="005F6644" w14:paraId="429E2EFA" w14:textId="77777777">
      <w:pPr>
        <w:pStyle w:val="MinutadeContrato"/>
        <w:numPr>
          <w:ilvl w:val="3"/>
          <w:numId w:val="2"/>
        </w:numPr>
      </w:pPr>
      <w:r>
        <w:t>O Tribunal Arbitral será composto por 03 (três) árbitros, sendo 01 (um) nomeado pela Parte requerente, 01 (um) nomeado pela Parte requerida, inclusive eventuais substituições, e o Terceiro árbitro, que presidirá o Tribunal Arbitral, será indicado pelos dois outros árbitros nomeados pelas Partes.</w:t>
      </w:r>
    </w:p>
    <w:p w:rsidR="00B31CF6" w:rsidP="0006287C" w:rsidRDefault="0006287C" w14:paraId="3D5D3F4C" w14:textId="424489F4">
      <w:pPr>
        <w:pStyle w:val="MinutadeContrato"/>
        <w:numPr>
          <w:ilvl w:val="4"/>
          <w:numId w:val="2"/>
        </w:numPr>
      </w:pPr>
      <w:r>
        <w:t xml:space="preserve">Os </w:t>
      </w:r>
      <w:r w:rsidRPr="00A92822">
        <w:t>coárbitros, conjuntamente, elaborarão lista com 07 (sete) nomes para atuar como presidente do Tribunal Arbitral. As partes, em prazo determinado pelos coárbitros, poderão cada uma excluir, sem necessidade de justificativa, até 02 (dois) nomes da lista. Em seguida, os coárbitros indicarão entre os remanescentes o árbitro presidente</w:t>
      </w:r>
      <w:r>
        <w:t>.</w:t>
      </w:r>
    </w:p>
    <w:p w:rsidR="0006287C" w:rsidP="0006287C" w:rsidRDefault="0006287C" w14:paraId="40C8B94E" w14:textId="77777777">
      <w:pPr>
        <w:pStyle w:val="MinutadeContrato"/>
      </w:pPr>
    </w:p>
    <w:p w:rsidR="00B31CF6" w:rsidP="0006287C" w:rsidRDefault="005F6644" w14:paraId="23D6DBC1" w14:textId="77777777">
      <w:pPr>
        <w:pStyle w:val="MinutadeContrato"/>
        <w:numPr>
          <w:ilvl w:val="4"/>
          <w:numId w:val="2"/>
        </w:numPr>
      </w:pPr>
      <w:r>
        <w:t>A escolha de qualquer dos árbitros não está restrita à eventual lista de árbitros que a câmara arbitral eleita possua.</w:t>
      </w:r>
    </w:p>
    <w:p w:rsidR="0006287C" w:rsidP="0006287C" w:rsidRDefault="0006287C" w14:paraId="2CECEFEB" w14:textId="77777777">
      <w:pPr>
        <w:pStyle w:val="MinutadeContrato"/>
      </w:pPr>
    </w:p>
    <w:p w:rsidR="00B31CF6" w:rsidP="0006287C" w:rsidRDefault="005F6644" w14:paraId="6A25D8C4" w14:textId="77777777">
      <w:pPr>
        <w:pStyle w:val="MinutadeContrato"/>
        <w:numPr>
          <w:ilvl w:val="3"/>
          <w:numId w:val="2"/>
        </w:numPr>
      </w:pPr>
      <w:r>
        <w:t>Competirá ao Tribunal Arbitral, no início do procedimento, buscar a conciliação das Partes, nos termos do art. 21 § 4º da Lei nº 9.307, de 23 de setembro de 1996.</w:t>
      </w:r>
    </w:p>
    <w:p w:rsidR="0006287C" w:rsidP="0006287C" w:rsidRDefault="0006287C" w14:paraId="172AA4A6" w14:textId="77777777">
      <w:pPr>
        <w:pStyle w:val="MinutadeContrato"/>
      </w:pPr>
    </w:p>
    <w:p w:rsidR="00B31CF6" w:rsidP="0006287C" w:rsidRDefault="005F6644" w14:paraId="20934E27" w14:textId="77777777">
      <w:pPr>
        <w:pStyle w:val="MinutadeContrato"/>
        <w:numPr>
          <w:ilvl w:val="3"/>
          <w:numId w:val="2"/>
        </w:numPr>
      </w:pPr>
      <w:r>
        <w:t>O idioma a ser utilizado no processo de arbitragem será a língua portuguesa, devendo a Parte que quiser produzir provas em idioma estrangeiro providenciar a necessária tradução, conforme o caso.</w:t>
      </w:r>
    </w:p>
    <w:p w:rsidR="0006287C" w:rsidP="0006287C" w:rsidRDefault="0006287C" w14:paraId="23F78131" w14:textId="77777777">
      <w:pPr>
        <w:pStyle w:val="MinutadeContrato"/>
      </w:pPr>
    </w:p>
    <w:p w:rsidR="00B31CF6" w:rsidP="0006287C" w:rsidRDefault="005F6644" w14:paraId="3B6F98F5" w14:textId="77777777">
      <w:pPr>
        <w:pStyle w:val="MinutadeContrato"/>
        <w:numPr>
          <w:ilvl w:val="4"/>
          <w:numId w:val="2"/>
        </w:numPr>
      </w:pPr>
      <w:r>
        <w:t>Havendo dúvida a respeito da tradução, a parte impugnante apresentará seus pontos de divergência, cabendo ao Tribunal Arbitral decidir a respeito da necessidade de apresentação de tradução juramentada, custeada pela Parte interessada na produção da prova.</w:t>
      </w:r>
    </w:p>
    <w:p w:rsidR="0006287C" w:rsidP="0006287C" w:rsidRDefault="0006287C" w14:paraId="1F31C1E2" w14:textId="77777777">
      <w:pPr>
        <w:pStyle w:val="MinutadeContrato"/>
      </w:pPr>
    </w:p>
    <w:p w:rsidR="00B31CF6" w:rsidP="0006287C" w:rsidRDefault="005F6644" w14:paraId="6AC64C06" w14:textId="77777777">
      <w:pPr>
        <w:pStyle w:val="MinutadeContrato"/>
        <w:numPr>
          <w:ilvl w:val="3"/>
          <w:numId w:val="2"/>
        </w:numPr>
      </w:pPr>
      <w:r>
        <w:t>A sede da arbitragem e o lugar da prolação da sentença arbitral será Brasília, no Distrito Federal, Brasil.</w:t>
      </w:r>
    </w:p>
    <w:p w:rsidR="0006287C" w:rsidP="0006287C" w:rsidRDefault="0006287C" w14:paraId="1DF75BCE" w14:textId="77777777">
      <w:pPr>
        <w:pStyle w:val="MinutadeContrato"/>
      </w:pPr>
    </w:p>
    <w:p w:rsidR="00B31CF6" w:rsidP="0006287C" w:rsidRDefault="005F6644" w14:paraId="5ED855C5" w14:textId="77777777">
      <w:pPr>
        <w:pStyle w:val="MinutadeContrato"/>
        <w:numPr>
          <w:ilvl w:val="3"/>
          <w:numId w:val="2"/>
        </w:numPr>
      </w:pPr>
      <w:r>
        <w:t>No que tange às matérias submetidas à arbitragem, fica eleito o foro da Seção Judiciária do Distrito Federal da Justiça Federal exclusivamente para:</w:t>
      </w:r>
    </w:p>
    <w:p w:rsidR="0006287C" w:rsidP="0006287C" w:rsidRDefault="0006287C" w14:paraId="28294377" w14:textId="77777777">
      <w:pPr>
        <w:pStyle w:val="MinutadeContrato"/>
      </w:pPr>
    </w:p>
    <w:p w:rsidR="00B31CF6" w:rsidP="0006287C" w:rsidRDefault="005F6644" w14:paraId="15B25724" w14:textId="77777777">
      <w:pPr>
        <w:pStyle w:val="MinutadeContrato"/>
        <w:numPr>
          <w:ilvl w:val="4"/>
          <w:numId w:val="2"/>
        </w:numPr>
      </w:pPr>
      <w:r>
        <w:t>O ajuizamento da ação de anulação prevista no art. 33, caput, da Lei nº 9.307, de 23 de setembro de 1996; e</w:t>
      </w:r>
    </w:p>
    <w:p w:rsidR="0006287C" w:rsidP="0006287C" w:rsidRDefault="0006287C" w14:paraId="25235D02" w14:textId="77777777">
      <w:pPr>
        <w:pStyle w:val="MinutadeContrato"/>
      </w:pPr>
    </w:p>
    <w:p w:rsidR="00B31CF6" w:rsidP="0006287C" w:rsidRDefault="005F6644" w14:paraId="1F2B6151" w14:textId="77777777">
      <w:pPr>
        <w:pStyle w:val="MinutadeContrato"/>
        <w:numPr>
          <w:ilvl w:val="4"/>
          <w:numId w:val="2"/>
        </w:numPr>
      </w:pPr>
      <w:r>
        <w:t>A execução judicial da sentença arbitral.</w:t>
      </w:r>
    </w:p>
    <w:p w:rsidR="0006287C" w:rsidP="0006287C" w:rsidRDefault="0006287C" w14:paraId="4437FC1A" w14:textId="77777777">
      <w:pPr>
        <w:pStyle w:val="MinutadeContrato"/>
      </w:pPr>
    </w:p>
    <w:p w:rsidR="0006287C" w:rsidP="0006287C" w:rsidRDefault="005F6644" w14:paraId="622B9F10" w14:textId="77777777">
      <w:pPr>
        <w:pStyle w:val="MinutadeContrato"/>
        <w:numPr>
          <w:ilvl w:val="3"/>
          <w:numId w:val="2"/>
        </w:numPr>
      </w:pPr>
      <w:r>
        <w:t xml:space="preserve">Havendo </w:t>
      </w:r>
      <w:r w:rsidRPr="00A92822" w:rsidR="0006287C">
        <w:t xml:space="preserve">necessidade de medidas cautelares ou de urgência antes de instituída a arbitragem, a parte interessada deverá requerê-las ao árbitro de emergência nos termos do regulamento da Câmara de Arbitragem eleita na forma da </w:t>
      </w:r>
      <w:r w:rsidRPr="00A944F4" w:rsidR="0006287C">
        <w:rPr>
          <w:highlight w:val="yellow"/>
        </w:rPr>
        <w:t>cláusula 26.4.1.5</w:t>
      </w:r>
      <w:r w:rsidRPr="00A92822" w:rsidR="0006287C">
        <w:t xml:space="preserve"> e suas subcláusulas, cessando sua eficácia caso a arbitragem não seja requerida no prazo de 30 (trinta) dias da data de</w:t>
      </w:r>
      <w:r w:rsidR="0006287C">
        <w:t xml:space="preserve"> </w:t>
      </w:r>
      <w:r w:rsidRPr="00A92822" w:rsidR="0006287C">
        <w:t>efetivação</w:t>
      </w:r>
      <w:r w:rsidR="0006287C">
        <w:t xml:space="preserve"> </w:t>
      </w:r>
      <w:r w:rsidRPr="00A92822" w:rsidR="0006287C">
        <w:t>da</w:t>
      </w:r>
      <w:r w:rsidR="0006287C">
        <w:t xml:space="preserve"> </w:t>
      </w:r>
      <w:r w:rsidRPr="00A92822" w:rsidR="0006287C">
        <w:t>decisão</w:t>
      </w:r>
      <w:r>
        <w:t>.</w:t>
      </w:r>
    </w:p>
    <w:p w:rsidR="0006287C" w:rsidP="0006287C" w:rsidRDefault="0006287C" w14:paraId="20B483EA" w14:textId="77777777">
      <w:pPr>
        <w:pStyle w:val="MinutadeContrato"/>
      </w:pPr>
    </w:p>
    <w:p w:rsidR="00B31CF6" w:rsidP="0006287C" w:rsidRDefault="005F6644" w14:paraId="52AA9295" w14:textId="33853F39">
      <w:pPr>
        <w:pStyle w:val="MinutadeContrato"/>
        <w:numPr>
          <w:ilvl w:val="4"/>
          <w:numId w:val="2"/>
        </w:numPr>
      </w:pPr>
      <w:r>
        <w:t xml:space="preserve">Se ainda não houver sido definida a Câmara nos termos da </w:t>
      </w:r>
      <w:r w:rsidRPr="00A944F4">
        <w:rPr>
          <w:highlight w:val="yellow"/>
        </w:rPr>
        <w:t>cláusula 26.4.</w:t>
      </w:r>
      <w:r w:rsidRPr="00A944F4" w:rsidR="00A25422">
        <w:rPr>
          <w:highlight w:val="yellow"/>
        </w:rPr>
        <w:t>1.5</w:t>
      </w:r>
      <w:r>
        <w:t xml:space="preserve">, a medida deverá ser solicitada a um árbitro de emergência indicado conforme o regulamento de </w:t>
      </w:r>
      <w:r w:rsidRPr="00A25422">
        <w:rPr>
          <w:highlight w:val="cyan"/>
        </w:rPr>
        <w:t>uma das</w:t>
      </w:r>
      <w:r w:rsidRPr="00A25422" w:rsidR="00A25422">
        <w:rPr>
          <w:highlight w:val="cyan"/>
        </w:rPr>
        <w:t xml:space="preserve"> </w:t>
      </w:r>
      <w:r w:rsidRPr="00A25422">
        <w:rPr>
          <w:highlight w:val="cyan"/>
        </w:rPr>
        <w:t xml:space="preserve">Câmaras </w:t>
      </w:r>
      <w:r w:rsidRPr="00A25422" w:rsidR="00A25422">
        <w:rPr>
          <w:highlight w:val="cyan"/>
        </w:rPr>
        <w:t>credenciadas</w:t>
      </w:r>
      <w:r>
        <w:t>, a qual não ficará preventa para a arbitragem correspondente.</w:t>
      </w:r>
    </w:p>
    <w:p w:rsidR="00A25422" w:rsidP="00A25422" w:rsidRDefault="00A25422" w14:paraId="31A3CA42" w14:textId="77777777">
      <w:pPr>
        <w:pStyle w:val="MinutadeContrato"/>
      </w:pPr>
    </w:p>
    <w:p w:rsidR="00B31CF6" w:rsidP="00A25422" w:rsidRDefault="005F6644" w14:paraId="1AF8EE8D" w14:textId="77777777">
      <w:pPr>
        <w:pStyle w:val="MinutadeContrato"/>
        <w:numPr>
          <w:ilvl w:val="4"/>
          <w:numId w:val="2"/>
        </w:numPr>
      </w:pPr>
      <w:r>
        <w:t>O Tribunal Arbitral deverá decidir, tão logo instalado e antes de qualquer outra providência processual, pela preservação, modificação ou cessação dos efeitos da tutela provisória obtida antecipadamente por uma das partes junto ao árbitro de emergência.</w:t>
      </w:r>
    </w:p>
    <w:p w:rsidR="00A944F4" w:rsidP="00A944F4" w:rsidRDefault="00A944F4" w14:paraId="4649B1DD" w14:textId="77777777">
      <w:pPr>
        <w:pStyle w:val="MinutadeContrato"/>
      </w:pPr>
    </w:p>
    <w:p w:rsidR="00B31CF6" w:rsidP="00A944F4" w:rsidRDefault="005F6644" w14:paraId="37B8302B" w14:textId="77777777">
      <w:pPr>
        <w:pStyle w:val="MinutadeContrato"/>
        <w:numPr>
          <w:ilvl w:val="4"/>
          <w:numId w:val="2"/>
        </w:numPr>
      </w:pPr>
      <w:r>
        <w:t>As Partes concordam que qualquer medida cautelar ou urgente que se faça necessária após a instauração da arbitragem será unicamente requerida ao Tribunal Arbitral.</w:t>
      </w:r>
    </w:p>
    <w:p w:rsidR="00A944F4" w:rsidP="00A944F4" w:rsidRDefault="00A944F4" w14:paraId="5515D031" w14:textId="77777777">
      <w:pPr>
        <w:pStyle w:val="MinutadeContrato"/>
      </w:pPr>
    </w:p>
    <w:p w:rsidR="00B31CF6" w:rsidP="00A944F4" w:rsidRDefault="005F6644" w14:paraId="507AD04A" w14:textId="77777777">
      <w:pPr>
        <w:pStyle w:val="MinutadeContrato"/>
        <w:numPr>
          <w:ilvl w:val="3"/>
          <w:numId w:val="2"/>
        </w:numPr>
      </w:pPr>
      <w:r>
        <w:t xml:space="preserve">As despesas com a realização da arbitragem serão antecipadas pela </w:t>
      </w:r>
      <w:r w:rsidRPr="00A944F4">
        <w:rPr>
          <w:b/>
          <w:bCs w:val="0"/>
        </w:rPr>
        <w:t>Arrendatária</w:t>
      </w:r>
      <w:r>
        <w:t>, incluídos os honorários dos árbitros, as custas da instituição arbitral e demais despesas necessárias à instalação, condução e desenvolvimento da arbitragem.</w:t>
      </w:r>
    </w:p>
    <w:p w:rsidR="00A944F4" w:rsidP="00A944F4" w:rsidRDefault="00A944F4" w14:paraId="3A380FE4" w14:textId="77777777">
      <w:pPr>
        <w:pStyle w:val="MinutadeContrato"/>
      </w:pPr>
    </w:p>
    <w:p w:rsidR="00B31CF6" w:rsidP="00A944F4" w:rsidRDefault="005F6644" w14:paraId="246D6C47" w14:textId="77777777">
      <w:pPr>
        <w:pStyle w:val="MinutadeContrato"/>
        <w:numPr>
          <w:ilvl w:val="4"/>
          <w:numId w:val="2"/>
        </w:numPr>
      </w:pPr>
      <w:r>
        <w:t>Os honorários dos árbitros serão fixados pela instituição arbitral eleita, sempre em parâmetros razoáveis, considerando a complexidade da matéria que lhes for submetida, o tempo demandado e outras circunstâncias relevantes do caso, segundo as práticas de mercado e o respectivo regulamento.</w:t>
      </w:r>
    </w:p>
    <w:p w:rsidR="00A944F4" w:rsidP="00A944F4" w:rsidRDefault="00A944F4" w14:paraId="42E52CA7" w14:textId="77777777">
      <w:pPr>
        <w:pStyle w:val="MinutadeContrato"/>
      </w:pPr>
    </w:p>
    <w:p w:rsidR="00B31CF6" w:rsidP="00A944F4" w:rsidRDefault="005F6644" w14:paraId="021DA403" w14:textId="22015F3D">
      <w:pPr>
        <w:pStyle w:val="MinutadeContrato"/>
        <w:numPr>
          <w:ilvl w:val="4"/>
          <w:numId w:val="2"/>
        </w:numPr>
      </w:pPr>
      <w:r>
        <w:t xml:space="preserve">Havendo necessidade de prova pericial, o perito independente será designado de comum acordo entre as Partes ou, na falta de acordo, pelo Tribunal Arbitral. Os custos da perícia, incluindo honorários periciais, serão antecipados pela </w:t>
      </w:r>
      <w:r w:rsidRPr="00A944F4">
        <w:rPr>
          <w:b/>
          <w:bCs w:val="0"/>
        </w:rPr>
        <w:t>Arrendatária</w:t>
      </w:r>
      <w:r>
        <w:t xml:space="preserve">, nos termos do </w:t>
      </w:r>
      <w:r w:rsidRPr="00A944F4">
        <w:rPr>
          <w:highlight w:val="yellow"/>
        </w:rPr>
        <w:t>subcláusula 26.4.1</w:t>
      </w:r>
      <w:r w:rsidRPr="00A944F4" w:rsidR="00A944F4">
        <w:rPr>
          <w:highlight w:val="yellow"/>
        </w:rPr>
        <w:t>3</w:t>
      </w:r>
      <w:r>
        <w:t>, independentemente de quem a requerer ou ainda que proposta pelo Tribunal Arbitral.</w:t>
      </w:r>
    </w:p>
    <w:p w:rsidR="00A944F4" w:rsidP="00A944F4" w:rsidRDefault="00A944F4" w14:paraId="58C5F766" w14:textId="77777777">
      <w:pPr>
        <w:pStyle w:val="MinutadeContrato"/>
      </w:pPr>
    </w:p>
    <w:p w:rsidR="00B31CF6" w:rsidP="00A944F4" w:rsidRDefault="005F6644" w14:paraId="5D1E80D7" w14:textId="77777777">
      <w:pPr>
        <w:pStyle w:val="MinutadeContrato"/>
        <w:numPr>
          <w:ilvl w:val="5"/>
          <w:numId w:val="2"/>
        </w:numPr>
      </w:pPr>
      <w:r>
        <w:t>As Partes poderão indicar assistentes técnicos, arcando com sua remuneração e demais custos, os quais não serão objeto de ressarcimento pela Parte vencida.</w:t>
      </w:r>
    </w:p>
    <w:p w:rsidR="00A944F4" w:rsidP="00A944F4" w:rsidRDefault="00A944F4" w14:paraId="2460899F" w14:textId="77777777">
      <w:pPr>
        <w:pStyle w:val="MinutadeContrato"/>
      </w:pPr>
    </w:p>
    <w:p w:rsidR="00B31CF6" w:rsidP="00A944F4" w:rsidRDefault="005F6644" w14:paraId="6116422E" w14:textId="77777777">
      <w:pPr>
        <w:pStyle w:val="MinutadeContrato"/>
        <w:numPr>
          <w:ilvl w:val="4"/>
          <w:numId w:val="2"/>
        </w:numPr>
      </w:pPr>
      <w:r>
        <w:t xml:space="preserve">Ao final do procedimento arbitral, a </w:t>
      </w:r>
      <w:r w:rsidRPr="00A944F4">
        <w:rPr>
          <w:b/>
          <w:bCs w:val="0"/>
        </w:rPr>
        <w:t>Arrendatária</w:t>
      </w:r>
      <w:r>
        <w:t>, se vitoriosa, poderá ser restituída das custas e despesas que houver antecipado proporcionalmente à sua vitória, conforme determinado pela sentença arbitral.</w:t>
      </w:r>
    </w:p>
    <w:p w:rsidR="00A944F4" w:rsidP="00A944F4" w:rsidRDefault="00A944F4" w14:paraId="281E0B04" w14:textId="77777777">
      <w:pPr>
        <w:pStyle w:val="MinutadeContrato"/>
      </w:pPr>
    </w:p>
    <w:p w:rsidR="00B31CF6" w:rsidP="00A944F4" w:rsidRDefault="005F6644" w14:paraId="5B0B88AF" w14:textId="77777777">
      <w:pPr>
        <w:pStyle w:val="MinutadeContrato"/>
        <w:numPr>
          <w:ilvl w:val="4"/>
          <w:numId w:val="2"/>
        </w:numPr>
      </w:pPr>
      <w:r>
        <w:t>O Tribunal Arbitral condenará a Parte vencida total ou parcialmente ao pagamento de honorários advocatícios fixados nos termos dos artigos 84 e 85 da Lei n.º 13.105, de 16 de março de 2015, o Código de Processo Civil ou norma que os suceda.</w:t>
      </w:r>
    </w:p>
    <w:p w:rsidR="00A944F4" w:rsidP="00A944F4" w:rsidRDefault="00A944F4" w14:paraId="6BBB7EEF" w14:textId="77777777">
      <w:pPr>
        <w:pStyle w:val="MinutadeContrato"/>
      </w:pPr>
    </w:p>
    <w:p w:rsidR="00B31CF6" w:rsidP="00A944F4" w:rsidRDefault="005F6644" w14:paraId="34D6C6EF" w14:textId="77777777">
      <w:pPr>
        <w:pStyle w:val="MinutadeContrato"/>
        <w:numPr>
          <w:ilvl w:val="5"/>
          <w:numId w:val="2"/>
        </w:numPr>
      </w:pPr>
      <w:r>
        <w:t>Não será devido nenhum outro ressarcimento de despesas de uma Parte relacionadas com sua própria representação, especialmente honorários advocatícios contratuais.</w:t>
      </w:r>
    </w:p>
    <w:p w:rsidR="00A944F4" w:rsidP="00A944F4" w:rsidRDefault="00A944F4" w14:paraId="2B453BB4" w14:textId="77777777">
      <w:pPr>
        <w:pStyle w:val="MinutadeContrato"/>
      </w:pPr>
    </w:p>
    <w:p w:rsidR="00B31CF6" w:rsidP="00A944F4" w:rsidRDefault="005F6644" w14:paraId="00A2A908" w14:textId="77777777">
      <w:pPr>
        <w:pStyle w:val="MinutadeContrato"/>
        <w:numPr>
          <w:ilvl w:val="3"/>
          <w:numId w:val="2"/>
        </w:numPr>
      </w:pPr>
      <w:r>
        <w:t xml:space="preserve">A sentença arbitral será definitiva, obrigará as Partes e, quando condenatória do </w:t>
      </w:r>
      <w:r w:rsidRPr="00A944F4">
        <w:rPr>
          <w:b/>
          <w:bCs w:val="0"/>
        </w:rPr>
        <w:t>Poder Concedente</w:t>
      </w:r>
      <w:r>
        <w:t>, inclusive quanto a custas e despesas com procedimento arbitral, será adimplida mediante expedição de precatório judicial ou requisição de pequeno valor, conforme o caso, salvo acordo entre as partes em sentido contrário, nos termos das normas legais e regulamentares em vigor.</w:t>
      </w:r>
    </w:p>
    <w:p w:rsidR="00A944F4" w:rsidP="00A944F4" w:rsidRDefault="00A944F4" w14:paraId="2834C785" w14:textId="77777777">
      <w:pPr>
        <w:pStyle w:val="MinutadeContrato"/>
      </w:pPr>
    </w:p>
    <w:p w:rsidR="00B31CF6" w:rsidP="00A944F4" w:rsidRDefault="005F6644" w14:paraId="0873E5B1" w14:textId="39360BFB">
      <w:pPr>
        <w:pStyle w:val="MinutadeContrato"/>
        <w:numPr>
          <w:ilvl w:val="4"/>
          <w:numId w:val="2"/>
        </w:numPr>
      </w:pPr>
      <w:r>
        <w:t xml:space="preserve">Contra a sentença arbitral caberá pedido de esclarecimento, a ser apresentado no prazo de 30 (trinta) </w:t>
      </w:r>
      <w:r w:rsidRPr="00632FCC">
        <w:rPr>
          <w:highlight w:val="green"/>
        </w:rPr>
        <w:t>dias</w:t>
      </w:r>
      <w:r w:rsidRPr="00632FCC" w:rsidR="00632FCC">
        <w:rPr>
          <w:highlight w:val="green"/>
        </w:rPr>
        <w:t xml:space="preserve"> contados do recebimento da se</w:t>
      </w:r>
      <w:r w:rsidR="00632FCC">
        <w:rPr>
          <w:highlight w:val="green"/>
        </w:rPr>
        <w:t>n</w:t>
      </w:r>
      <w:r w:rsidRPr="00632FCC" w:rsidR="00632FCC">
        <w:rPr>
          <w:highlight w:val="green"/>
        </w:rPr>
        <w:t>tença.</w:t>
      </w:r>
    </w:p>
    <w:p w:rsidR="00A944F4" w:rsidP="00A944F4" w:rsidRDefault="00A944F4" w14:paraId="54E5708B" w14:textId="77777777">
      <w:pPr>
        <w:pStyle w:val="MinutadeContrato"/>
      </w:pPr>
    </w:p>
    <w:p w:rsidR="00B31CF6" w:rsidP="00A944F4" w:rsidRDefault="005F6644" w14:paraId="04B57878" w14:textId="03BBA20E">
      <w:pPr>
        <w:pStyle w:val="MinutadeContrato"/>
        <w:numPr>
          <w:ilvl w:val="3"/>
          <w:numId w:val="2"/>
        </w:numPr>
      </w:pPr>
      <w:r>
        <w:t xml:space="preserve">O procedimento arbitral deverá observar o princípio da publicidade, nos termos da Legislação Brasileira, resguardados os dados confidenciais nos termos deste </w:t>
      </w:r>
      <w:r w:rsidRPr="00A944F4" w:rsidR="008264BA">
        <w:rPr>
          <w:b/>
          <w:bCs w:val="0"/>
        </w:rPr>
        <w:t>C</w:t>
      </w:r>
      <w:r w:rsidRPr="00A944F4">
        <w:rPr>
          <w:b/>
          <w:bCs w:val="0"/>
        </w:rPr>
        <w:t>ontrato</w:t>
      </w:r>
      <w:r>
        <w:t>. A divulgação das informações ao público ficará a cargo da câmara arbitral que administrar o procedimento e será feita preferencialmente por via eletrônica.</w:t>
      </w:r>
    </w:p>
    <w:p w:rsidR="00A944F4" w:rsidP="00A944F4" w:rsidRDefault="00A944F4" w14:paraId="357D88B4" w14:textId="77777777">
      <w:pPr>
        <w:pStyle w:val="MinutadeContrato"/>
      </w:pPr>
    </w:p>
    <w:p w:rsidR="00B31CF6" w:rsidP="00A944F4" w:rsidRDefault="005F6644" w14:paraId="6DF0D308" w14:textId="77777777">
      <w:pPr>
        <w:pStyle w:val="MinutadeContrato"/>
        <w:numPr>
          <w:ilvl w:val="4"/>
          <w:numId w:val="2"/>
        </w:numPr>
      </w:pPr>
      <w:r>
        <w:t>Caberá a cada Parte da arbitragem, em suas manifestações, indicar as peças, dados ou documentos que, a seu juízo, devem ser preservadas do acesso público, apontando o fundamento legal.</w:t>
      </w:r>
    </w:p>
    <w:p w:rsidR="00A944F4" w:rsidP="00A944F4" w:rsidRDefault="00A944F4" w14:paraId="32534FE1" w14:textId="77777777">
      <w:pPr>
        <w:pStyle w:val="MinutadeContrato"/>
      </w:pPr>
    </w:p>
    <w:p w:rsidR="00B31CF6" w:rsidP="00A944F4" w:rsidRDefault="005F6644" w14:paraId="155220B4" w14:textId="5997BBB7">
      <w:pPr>
        <w:pStyle w:val="MinutadeContrato"/>
        <w:numPr>
          <w:ilvl w:val="4"/>
          <w:numId w:val="2"/>
        </w:numPr>
      </w:pPr>
      <w:r>
        <w:t xml:space="preserve">Caberá ao Tribunal Arbitral dirimir as divergências entre as Partes da arbitragem quanto às peças, dados e documentos indicados no </w:t>
      </w:r>
      <w:r w:rsidRPr="00632FCC">
        <w:rPr>
          <w:highlight w:val="yellow"/>
        </w:rPr>
        <w:t>item 26.4.1</w:t>
      </w:r>
      <w:r w:rsidRPr="00632FCC" w:rsidR="00A944F4">
        <w:rPr>
          <w:highlight w:val="yellow"/>
        </w:rPr>
        <w:t>5</w:t>
      </w:r>
      <w:r w:rsidRPr="00632FCC">
        <w:rPr>
          <w:highlight w:val="yellow"/>
        </w:rPr>
        <w:t>.1</w:t>
      </w:r>
      <w:r>
        <w:t xml:space="preserve"> e à responsabilidade por sua divulgação indevida.</w:t>
      </w:r>
    </w:p>
    <w:p w:rsidR="00632FCC" w:rsidP="00632FCC" w:rsidRDefault="00632FCC" w14:paraId="0269A59B" w14:textId="77777777">
      <w:pPr>
        <w:pStyle w:val="MinutadeContrato"/>
      </w:pPr>
    </w:p>
    <w:p w:rsidR="00B31CF6" w:rsidP="00632FCC" w:rsidRDefault="005F6644" w14:paraId="7F7FEC08" w14:textId="755A8C9C">
      <w:pPr>
        <w:pStyle w:val="MinutadeContrato"/>
        <w:numPr>
          <w:ilvl w:val="3"/>
          <w:numId w:val="2"/>
        </w:numPr>
      </w:pPr>
      <w:r>
        <w:t xml:space="preserve">Ressalvada a hipótese de deferimento de medida cautelar ou de urgência, a submissão aos mecanismos de solução de controvérsias previstos nesta Seção não exime o </w:t>
      </w:r>
      <w:r w:rsidRPr="00632FCC">
        <w:rPr>
          <w:b/>
          <w:bCs w:val="0"/>
        </w:rPr>
        <w:t>Poder Concedente</w:t>
      </w:r>
      <w:r>
        <w:t xml:space="preserve"> ou a </w:t>
      </w:r>
      <w:r w:rsidRPr="00632FCC">
        <w:rPr>
          <w:b/>
          <w:bCs w:val="0"/>
        </w:rPr>
        <w:t>Arrendatária</w:t>
      </w:r>
      <w:r>
        <w:t xml:space="preserve"> da obrigação de dar integral cumprimento a este </w:t>
      </w:r>
      <w:r w:rsidRPr="00632FCC">
        <w:rPr>
          <w:b/>
          <w:bCs w:val="0"/>
        </w:rPr>
        <w:t>Contrato</w:t>
      </w:r>
      <w:r>
        <w:t xml:space="preserve">, nem permite a interrupção das </w:t>
      </w:r>
      <w:r w:rsidRPr="00632FCC" w:rsidR="00A06554">
        <w:rPr>
          <w:b/>
          <w:bCs w:val="0"/>
        </w:rPr>
        <w:t>A</w:t>
      </w:r>
      <w:r w:rsidRPr="00632FCC">
        <w:rPr>
          <w:b/>
          <w:bCs w:val="0"/>
        </w:rPr>
        <w:t>tividades</w:t>
      </w:r>
      <w:r>
        <w:t xml:space="preserve"> vinculadas ao </w:t>
      </w:r>
      <w:r w:rsidRPr="00632FCC">
        <w:rPr>
          <w:b/>
          <w:bCs w:val="0"/>
        </w:rPr>
        <w:t>Arrendamento</w:t>
      </w:r>
      <w:r>
        <w:t xml:space="preserve">, observadas as prescrições deste </w:t>
      </w:r>
      <w:r w:rsidRPr="00632FCC" w:rsidR="008264BA">
        <w:rPr>
          <w:b/>
          <w:bCs w:val="0"/>
        </w:rPr>
        <w:t>C</w:t>
      </w:r>
      <w:r w:rsidRPr="00632FCC">
        <w:rPr>
          <w:b/>
          <w:bCs w:val="0"/>
        </w:rPr>
        <w:t>ontrato</w:t>
      </w:r>
      <w:r>
        <w:t>.</w:t>
      </w:r>
    </w:p>
    <w:p w:rsidR="00632FCC" w:rsidP="00632FCC" w:rsidRDefault="00632FCC" w14:paraId="49A12D15" w14:textId="77777777">
      <w:pPr>
        <w:pStyle w:val="MinutadeContrato"/>
      </w:pPr>
    </w:p>
    <w:p w:rsidR="00B31CF6" w:rsidP="00632FCC" w:rsidRDefault="005F6644" w14:paraId="006B0D0B" w14:textId="77777777">
      <w:pPr>
        <w:pStyle w:val="MinutadeContrato"/>
        <w:numPr>
          <w:ilvl w:val="3"/>
          <w:numId w:val="2"/>
        </w:numPr>
      </w:pPr>
      <w:r>
        <w:t>Salvo acordo entre as Partes em sentido diverso, todos os prazos previstos nesta cláusula contam-se em dias corridos, postergando-se ao dia útil subsequente caso o vencimento ocorra em dia não útil.</w:t>
      </w:r>
    </w:p>
    <w:p w:rsidR="00632FCC" w:rsidP="00632FCC" w:rsidRDefault="00632FCC" w14:paraId="31D85665" w14:textId="77777777">
      <w:pPr>
        <w:pStyle w:val="MinutadeContrato"/>
      </w:pPr>
    </w:p>
    <w:p w:rsidR="00B31CF6" w:rsidP="00632FCC" w:rsidRDefault="005F6644" w14:paraId="74B2F25F" w14:textId="1D54508B">
      <w:pPr>
        <w:pStyle w:val="MinutadeContrato"/>
        <w:numPr>
          <w:ilvl w:val="3"/>
          <w:numId w:val="2"/>
        </w:numPr>
      </w:pPr>
      <w:r>
        <w:t xml:space="preserve">O </w:t>
      </w:r>
      <w:r w:rsidRPr="00632FCC">
        <w:rPr>
          <w:b/>
          <w:bCs w:val="0"/>
        </w:rPr>
        <w:t>Poder Concedente</w:t>
      </w:r>
      <w:r>
        <w:t xml:space="preserve"> poderá solicitar que as intervenientes deste </w:t>
      </w:r>
      <w:r w:rsidRPr="00632FCC" w:rsidR="008264BA">
        <w:rPr>
          <w:b/>
          <w:bCs w:val="0"/>
        </w:rPr>
        <w:t>Contrato</w:t>
      </w:r>
      <w:r>
        <w:t xml:space="preserve"> participem da arbitragem de que trata a presente cláusula, quando entender, a seu critério, que o objeto do litígio envolve matérias relacionadas às correlatas esferas de atuação ou que a solução do litígio pode gerar repercussões em suas </w:t>
      </w:r>
      <w:r w:rsidRPr="00632FCC" w:rsidR="00A06554">
        <w:rPr>
          <w:b/>
          <w:bCs w:val="0"/>
        </w:rPr>
        <w:t>A</w:t>
      </w:r>
      <w:r w:rsidRPr="00632FCC">
        <w:rPr>
          <w:b/>
          <w:bCs w:val="0"/>
        </w:rPr>
        <w:t>tividades</w:t>
      </w:r>
      <w:r>
        <w:t>.</w:t>
      </w:r>
    </w:p>
    <w:p w:rsidR="00632FCC" w:rsidP="00632FCC" w:rsidRDefault="00632FCC" w14:paraId="3ABA7DBA" w14:textId="77777777">
      <w:pPr>
        <w:pStyle w:val="MinutadeContrato"/>
      </w:pPr>
    </w:p>
    <w:p w:rsidR="00B31CF6" w:rsidP="00632FCC" w:rsidRDefault="005F6644" w14:paraId="28A7E71A" w14:textId="77777777">
      <w:pPr>
        <w:pStyle w:val="MinutadeContrato"/>
        <w:numPr>
          <w:ilvl w:val="3"/>
          <w:numId w:val="2"/>
        </w:numPr>
      </w:pPr>
      <w:r>
        <w:t xml:space="preserve">O </w:t>
      </w:r>
      <w:r w:rsidRPr="00632FCC">
        <w:rPr>
          <w:b/>
          <w:bCs w:val="0"/>
        </w:rPr>
        <w:t>Poder Concedente</w:t>
      </w:r>
      <w:r>
        <w:t xml:space="preserve"> poderá editar ato regulamentar superveniente relativo à arbitragem ou a outros mecanismos adequados de solução de controvérsias, resguardadas as disposições desta Seção.</w:t>
      </w:r>
    </w:p>
    <w:p w:rsidR="00632FCC" w:rsidP="00632FCC" w:rsidRDefault="00632FCC" w14:paraId="20066BC2" w14:textId="77777777">
      <w:pPr>
        <w:pStyle w:val="MinutadeContrato"/>
      </w:pPr>
    </w:p>
    <w:p w:rsidR="00B31CF6" w:rsidP="00632FCC" w:rsidRDefault="005F6644" w14:paraId="756B33C2" w14:textId="77777777">
      <w:pPr>
        <w:pStyle w:val="MinutadeContrato"/>
        <w:numPr>
          <w:ilvl w:val="1"/>
          <w:numId w:val="2"/>
        </w:numPr>
      </w:pPr>
      <w:bookmarkStart w:name="_Toc125283101" w:id="1568"/>
      <w:r>
        <w:t>Foro</w:t>
      </w:r>
    </w:p>
    <w:p w:rsidR="00632FCC" w:rsidP="00632FCC" w:rsidRDefault="00632FCC" w14:paraId="7CD14A19" w14:textId="77777777">
      <w:pPr>
        <w:pStyle w:val="MinutadeContrato"/>
      </w:pPr>
    </w:p>
    <w:bookmarkEnd w:id="1568"/>
    <w:p w:rsidR="00B31CF6" w:rsidP="00632FCC" w:rsidRDefault="005F6644" w14:paraId="268038D5" w14:textId="77777777">
      <w:pPr>
        <w:pStyle w:val="MinutadeContrato"/>
        <w:numPr>
          <w:ilvl w:val="2"/>
          <w:numId w:val="2"/>
        </w:numPr>
      </w:pPr>
      <w:r>
        <w:t>As partes elegem o foro da Seção Judiciária do Distrito Federal, Brasil, como competente para:</w:t>
      </w:r>
    </w:p>
    <w:p w:rsidR="007B63C5" w:rsidP="007B63C5" w:rsidRDefault="007B63C5" w14:paraId="74C6CD88" w14:textId="77777777">
      <w:pPr>
        <w:pStyle w:val="MinutadeContrato"/>
      </w:pPr>
    </w:p>
    <w:p w:rsidR="00B31CF6" w:rsidP="00632FCC" w:rsidRDefault="00632FCC" w14:paraId="58E222D6" w14:textId="7E7885E9">
      <w:pPr>
        <w:pStyle w:val="MinutadeContrato"/>
        <w:numPr>
          <w:ilvl w:val="3"/>
          <w:numId w:val="2"/>
        </w:numPr>
      </w:pPr>
      <w:r>
        <w:t>Dirimir</w:t>
      </w:r>
      <w:r w:rsidR="005F6644">
        <w:t xml:space="preserve"> as controvérsias oriundas do presente </w:t>
      </w:r>
      <w:r w:rsidRPr="00632FCC" w:rsidR="008264BA">
        <w:rPr>
          <w:b/>
          <w:bCs w:val="0"/>
        </w:rPr>
        <w:t>C</w:t>
      </w:r>
      <w:r w:rsidRPr="00632FCC" w:rsidR="005F6644">
        <w:rPr>
          <w:b/>
          <w:bCs w:val="0"/>
        </w:rPr>
        <w:t>ontrato</w:t>
      </w:r>
      <w:r w:rsidR="005F6644">
        <w:t>, que não versem sobre direitos patrimoniais disponíveis ou que estejam, por outro motivo, excluídas da jurisdição arbitral; e</w:t>
      </w:r>
    </w:p>
    <w:p w:rsidR="00632FCC" w:rsidP="00632FCC" w:rsidRDefault="00632FCC" w14:paraId="0090CA53" w14:textId="77777777">
      <w:pPr>
        <w:pStyle w:val="MinutadeContrato"/>
      </w:pPr>
    </w:p>
    <w:p w:rsidR="00B31CF6" w:rsidP="00632FCC" w:rsidRDefault="00632FCC" w14:paraId="40A5FD8A" w14:textId="1FB7143C">
      <w:pPr>
        <w:pStyle w:val="MinutadeContrato"/>
        <w:numPr>
          <w:ilvl w:val="3"/>
          <w:numId w:val="2"/>
        </w:numPr>
      </w:pPr>
      <w:r>
        <w:t>Para</w:t>
      </w:r>
      <w:r w:rsidR="005F6644">
        <w:t xml:space="preserve"> adoção das providências jurisdicionais relativas ao procedimento arbitral mencionado na </w:t>
      </w:r>
      <w:r w:rsidRPr="007B63C5" w:rsidR="005F6644">
        <w:rPr>
          <w:highlight w:val="yellow"/>
        </w:rPr>
        <w:t>cláusula 26.4</w:t>
      </w:r>
      <w:r w:rsidR="005F6644">
        <w:t>, previstas pela Lei nº. 9.307</w:t>
      </w:r>
      <w:bookmarkStart w:name="_Hlk81695721" w:id="1569"/>
      <w:bookmarkStart w:name="_Hlk81996980" w:id="1570"/>
      <w:r w:rsidR="005F6644">
        <w:t xml:space="preserve">, de 23 de setembro de </w:t>
      </w:r>
      <w:bookmarkEnd w:id="1569"/>
      <w:r w:rsidR="005F6644">
        <w:t>1996.</w:t>
      </w:r>
      <w:bookmarkEnd w:id="1570"/>
    </w:p>
    <w:p w:rsidR="007B63C5" w:rsidP="007B63C5" w:rsidRDefault="007B63C5" w14:paraId="255EDD88" w14:textId="77777777">
      <w:pPr>
        <w:pStyle w:val="MinutadeContrato"/>
      </w:pPr>
    </w:p>
    <w:p w:rsidR="00B31CF6" w:rsidP="007B63C5" w:rsidRDefault="005F6644" w14:paraId="76E50948" w14:textId="77777777">
      <w:pPr>
        <w:pStyle w:val="MinutadeContrato"/>
        <w:numPr>
          <w:ilvl w:val="1"/>
          <w:numId w:val="2"/>
        </w:numPr>
      </w:pPr>
      <w:r>
        <w:t>Comunicações</w:t>
      </w:r>
    </w:p>
    <w:p w:rsidR="007B63C5" w:rsidP="007B63C5" w:rsidRDefault="007B63C5" w14:paraId="151B5D61" w14:textId="77777777">
      <w:pPr>
        <w:pStyle w:val="MinutadeContrato"/>
      </w:pPr>
    </w:p>
    <w:p w:rsidR="00B31CF6" w:rsidP="007B63C5" w:rsidRDefault="005F6644" w14:paraId="213636F3" w14:textId="77777777">
      <w:pPr>
        <w:pStyle w:val="MinutadeContrato"/>
        <w:numPr>
          <w:ilvl w:val="2"/>
          <w:numId w:val="2"/>
        </w:numPr>
      </w:pPr>
      <w:r>
        <w:t xml:space="preserve">As comunicações e as notificações entre as </w:t>
      </w:r>
      <w:r w:rsidRPr="007B63C5">
        <w:rPr>
          <w:b/>
        </w:rPr>
        <w:t>Partes</w:t>
      </w:r>
      <w:r>
        <w:t xml:space="preserve"> serão efetuadas por escrito e remetidas: (i) em mãos, desde que comprovadas por protocolo; (ii) por correio registrado, com aviso de recebimento; ou (iii) por correio eletrônico, desde que seja possível comprovar inequivocamente a procedência da mensagem e seu recebimento.</w:t>
      </w:r>
    </w:p>
    <w:p w:rsidR="007B63C5" w:rsidP="007B63C5" w:rsidRDefault="007B63C5" w14:paraId="798B4B9C" w14:textId="77777777">
      <w:pPr>
        <w:pStyle w:val="MinutadeContrato"/>
      </w:pPr>
    </w:p>
    <w:p w:rsidR="00B31CF6" w:rsidP="007B63C5" w:rsidRDefault="005F6644" w14:paraId="069FCD18" w14:textId="77777777">
      <w:pPr>
        <w:pStyle w:val="MinutadeContrato"/>
        <w:numPr>
          <w:ilvl w:val="2"/>
          <w:numId w:val="2"/>
        </w:numPr>
      </w:pPr>
      <w:r>
        <w:t xml:space="preserve">Qualquer das </w:t>
      </w:r>
      <w:r w:rsidRPr="007B63C5">
        <w:rPr>
          <w:b/>
        </w:rPr>
        <w:t>Partes</w:t>
      </w:r>
      <w:r>
        <w:t xml:space="preserve"> poderá modificar o seu endereço, mediante simples comunicação à outra </w:t>
      </w:r>
      <w:r w:rsidRPr="007B63C5">
        <w:rPr>
          <w:b/>
        </w:rPr>
        <w:t>Parte</w:t>
      </w:r>
      <w:r>
        <w:t>.</w:t>
      </w:r>
    </w:p>
    <w:p w:rsidR="007B63C5" w:rsidP="007B63C5" w:rsidRDefault="007B63C5" w14:paraId="31CCAE87" w14:textId="77777777">
      <w:pPr>
        <w:pStyle w:val="MinutadeContrato"/>
      </w:pPr>
    </w:p>
    <w:p w:rsidR="00B31CF6" w:rsidP="007B63C5" w:rsidRDefault="005F6644" w14:paraId="19FFF13C" w14:textId="77777777">
      <w:pPr>
        <w:pStyle w:val="MinutadeContrato"/>
        <w:numPr>
          <w:ilvl w:val="1"/>
          <w:numId w:val="2"/>
        </w:numPr>
      </w:pPr>
      <w:bookmarkStart w:name="_Toc125283106" w:id="1571"/>
      <w:r>
        <w:t>Contagem dos Prazos</w:t>
      </w:r>
      <w:bookmarkEnd w:id="1571"/>
    </w:p>
    <w:p w:rsidR="007B63C5" w:rsidP="007B63C5" w:rsidRDefault="007B63C5" w14:paraId="7C0C638E" w14:textId="77777777">
      <w:pPr>
        <w:pStyle w:val="MinutadeContrato"/>
      </w:pPr>
    </w:p>
    <w:p w:rsidR="00B31CF6" w:rsidP="007B63C5" w:rsidRDefault="007B63C5" w14:paraId="7D789DDB" w14:textId="53F3BD7C">
      <w:pPr>
        <w:pStyle w:val="MinutadeContrato"/>
        <w:numPr>
          <w:ilvl w:val="2"/>
          <w:numId w:val="2"/>
        </w:numPr>
      </w:pPr>
      <w:r>
        <w:t>Os</w:t>
      </w:r>
      <w:r w:rsidR="005F6644">
        <w:t xml:space="preserve"> </w:t>
      </w:r>
      <w:r w:rsidRPr="00A92822">
        <w:t xml:space="preserve">prazos estabelecidos neste </w:t>
      </w:r>
      <w:r w:rsidRPr="00A92822">
        <w:rPr>
          <w:b/>
        </w:rPr>
        <w:t xml:space="preserve">Contrato </w:t>
      </w:r>
      <w:r w:rsidRPr="00A92822">
        <w:t>serão contados na forma do art. 132 do Código Civil</w:t>
      </w:r>
      <w:r w:rsidR="005F6644">
        <w:t>.</w:t>
      </w:r>
    </w:p>
    <w:p w:rsidR="007B63C5" w:rsidP="007B63C5" w:rsidRDefault="007B63C5" w14:paraId="73952D2A" w14:textId="77777777">
      <w:pPr>
        <w:pStyle w:val="MinutadeContrato"/>
      </w:pPr>
    </w:p>
    <w:p w:rsidR="00B31CF6" w:rsidP="007B63C5" w:rsidRDefault="005F6644" w14:paraId="001A9689" w14:textId="77777777">
      <w:pPr>
        <w:pStyle w:val="MinutadeContrato"/>
        <w:numPr>
          <w:ilvl w:val="2"/>
          <w:numId w:val="2"/>
        </w:numPr>
      </w:pPr>
      <w:r>
        <w:t xml:space="preserve">Só se iniciam e vencem os prazos referidos em dia de expediente no </w:t>
      </w:r>
      <w:r w:rsidRPr="007B63C5">
        <w:rPr>
          <w:b/>
        </w:rPr>
        <w:t>Poder Concedente</w:t>
      </w:r>
      <w:r>
        <w:t>.</w:t>
      </w:r>
    </w:p>
    <w:p w:rsidR="007B63C5" w:rsidP="007B63C5" w:rsidRDefault="007B63C5" w14:paraId="6987A130" w14:textId="77777777">
      <w:pPr>
        <w:pStyle w:val="MinutadeContrato"/>
      </w:pPr>
    </w:p>
    <w:p w:rsidR="00B31CF6" w:rsidP="007B63C5" w:rsidRDefault="005F6644" w14:paraId="37FDD954" w14:textId="77777777">
      <w:pPr>
        <w:pStyle w:val="MinutadeContrato"/>
        <w:numPr>
          <w:ilvl w:val="1"/>
          <w:numId w:val="2"/>
        </w:numPr>
      </w:pPr>
      <w:r>
        <w:t>Idioma</w:t>
      </w:r>
    </w:p>
    <w:p w:rsidR="007B63C5" w:rsidP="007B63C5" w:rsidRDefault="007B63C5" w14:paraId="6F7EAFCD" w14:textId="77777777">
      <w:pPr>
        <w:pStyle w:val="MinutadeContrato"/>
      </w:pPr>
    </w:p>
    <w:p w:rsidR="00B31CF6" w:rsidP="007B63C5" w:rsidRDefault="005F6644" w14:paraId="324FE7BA" w14:textId="77777777">
      <w:pPr>
        <w:pStyle w:val="MinutadeContrato"/>
        <w:numPr>
          <w:ilvl w:val="2"/>
          <w:numId w:val="2"/>
        </w:numPr>
      </w:pPr>
      <w:r>
        <w:t xml:space="preserve">Todos os documentos relacionados ao </w:t>
      </w:r>
      <w:r w:rsidRPr="007B63C5">
        <w:rPr>
          <w:b/>
        </w:rPr>
        <w:t>Contrato</w:t>
      </w:r>
      <w:r>
        <w:t xml:space="preserve"> e ao </w:t>
      </w:r>
      <w:r w:rsidRPr="007B63C5">
        <w:rPr>
          <w:b/>
        </w:rPr>
        <w:t>Arrendamento</w:t>
      </w:r>
      <w:r>
        <w:t xml:space="preserve"> deverão ser redigidos em língua portuguesa, ou para ela traduzidos por tradutor juramentado, em se tratando de documentos estrangeiros, devendo prevalecer, em caso de qualquer conflito ou inconsistência, a versão em língua portuguesa. </w:t>
      </w:r>
    </w:p>
    <w:p w:rsidR="007B63C5" w:rsidP="007B63C5" w:rsidRDefault="007B63C5" w14:paraId="0925DE15" w14:textId="77777777">
      <w:pPr>
        <w:pStyle w:val="MinutadeContrato"/>
      </w:pPr>
    </w:p>
    <w:p w:rsidR="007B63C5" w:rsidP="007B63C5" w:rsidRDefault="005F6644" w14:paraId="6A1538AF" w14:textId="6B0452E2">
      <w:pPr>
        <w:pStyle w:val="MinutadeContrato"/>
        <w:numPr>
          <w:ilvl w:val="1"/>
          <w:numId w:val="2"/>
        </w:numPr>
      </w:pPr>
      <w:r>
        <w:t xml:space="preserve">Da Publicação </w:t>
      </w:r>
    </w:p>
    <w:p w:rsidR="007B63C5" w:rsidP="007B63C5" w:rsidRDefault="007B63C5" w14:paraId="13D6EFA0" w14:textId="77777777">
      <w:pPr>
        <w:pStyle w:val="MinutadeContrato"/>
      </w:pPr>
    </w:p>
    <w:p w:rsidR="00B31CF6" w:rsidP="007B63C5" w:rsidRDefault="005F6644" w14:paraId="748F0531" w14:textId="77777777">
      <w:pPr>
        <w:pStyle w:val="MinutadeContrato"/>
        <w:numPr>
          <w:ilvl w:val="2"/>
          <w:numId w:val="2"/>
        </w:numPr>
      </w:pPr>
      <w:r>
        <w:t xml:space="preserve">O </w:t>
      </w:r>
      <w:r w:rsidRPr="007B63C5">
        <w:rPr>
          <w:b/>
        </w:rPr>
        <w:t>Poder Concedente</w:t>
      </w:r>
      <w:r>
        <w:t xml:space="preserve"> providenciará a publicação de extrato do presente</w:t>
      </w:r>
      <w:r w:rsidRPr="007B63C5">
        <w:rPr>
          <w:b/>
        </w:rPr>
        <w:t xml:space="preserve"> Contrato</w:t>
      </w:r>
      <w:r>
        <w:t xml:space="preserve"> e de seus respectivos aditamentos no </w:t>
      </w:r>
      <w:r w:rsidRPr="007B63C5">
        <w:rPr>
          <w:b/>
        </w:rPr>
        <w:t>DOU</w:t>
      </w:r>
      <w:r>
        <w:t>, sendo esta condição indispensável para sua eficácia.</w:t>
      </w:r>
    </w:p>
    <w:p w:rsidR="007B63C5" w:rsidP="007B63C5" w:rsidRDefault="007B63C5" w14:paraId="7D285C4D" w14:textId="77777777">
      <w:pPr>
        <w:pStyle w:val="MinutadeContrato"/>
      </w:pPr>
    </w:p>
    <w:p w:rsidR="00B31CF6" w:rsidP="007B63C5" w:rsidRDefault="005F6644" w14:paraId="4697CF0B" w14:textId="77777777">
      <w:pPr>
        <w:pStyle w:val="MinutadeContrato"/>
      </w:pPr>
      <w:r w:rsidRPr="00186B76">
        <w:t xml:space="preserve">E, por estarem justas e contratadas, as </w:t>
      </w:r>
      <w:r w:rsidRPr="007B63C5">
        <w:rPr>
          <w:b/>
        </w:rPr>
        <w:t>Partes</w:t>
      </w:r>
      <w:r w:rsidRPr="00186B76">
        <w:t xml:space="preserve"> assinam o </w:t>
      </w:r>
      <w:r w:rsidRPr="007B63C5">
        <w:rPr>
          <w:b/>
        </w:rPr>
        <w:t xml:space="preserve">Contrato </w:t>
      </w:r>
      <w:r w:rsidRPr="00186B76">
        <w:t>em 3 (três) vias de igual teor e forma, considerada cada uma delas um original, na presença das testemunhas a seguir identificadas.</w:t>
      </w:r>
    </w:p>
    <w:p w:rsidR="00B31CF6" w:rsidP="007B63C5" w:rsidRDefault="00B31CF6" w14:paraId="07DB858B" w14:textId="77777777">
      <w:pPr>
        <w:pStyle w:val="MinutadeContrato"/>
      </w:pPr>
    </w:p>
    <w:p w:rsidR="00B31CF6" w:rsidP="007B63C5" w:rsidRDefault="00B31CF6" w14:paraId="00985578" w14:textId="77777777">
      <w:pPr>
        <w:pStyle w:val="MinutadeContrato"/>
      </w:pPr>
    </w:p>
    <w:p w:rsidR="00B31CF6" w:rsidP="007B63C5" w:rsidRDefault="00B31CF6" w14:paraId="0B9ED06F" w14:textId="77777777">
      <w:pPr>
        <w:pStyle w:val="MinutadeContrato"/>
      </w:pPr>
    </w:p>
    <w:p w:rsidR="00B31CF6" w:rsidP="007B63C5" w:rsidRDefault="005F6644" w14:paraId="1F794B7F" w14:textId="422ED374">
      <w:pPr>
        <w:pStyle w:val="MinutadeContrato"/>
        <w:jc w:val="center"/>
      </w:pPr>
      <w:r w:rsidR="75ED5905">
        <w:rPr/>
        <w:t xml:space="preserve">Brasília/DF, </w:t>
      </w:r>
      <w:ins w:author="Isaac Lucas Souza Bezerra" w:date="2026-02-23T18:29:48.813Z" w16du:dateUtc="2026-02-23T18:29:48.813Z" w:id="692169891">
        <w:r w:rsidRPr="4E15ECE3" w:rsidR="50F79FD6">
          <w:rPr>
            <w:sz w:val="24"/>
            <w:szCs w:val="24"/>
          </w:rPr>
          <w:t xml:space="preserve">{{ </w:t>
        </w:r>
        <w:r w:rsidRPr="4E15ECE3" w:rsidR="50F79FD6">
          <w:rPr>
            <w:sz w:val="24"/>
            <w:szCs w:val="24"/>
          </w:rPr>
          <w:t>dia_assinatura</w:t>
        </w:r>
      </w:ins>
      <w:ins w:author="Isaac Lucas Souza Bezerra" w:date="2026-02-23T19:35:30.749Z" w16du:dateUtc="2026-02-23T19:35:30.749Z" w:id="1548592557">
        <w:r w:rsidRPr="4E15ECE3" w:rsidR="73B379AB">
          <w:rPr>
            <w:sz w:val="24"/>
            <w:szCs w:val="24"/>
          </w:rPr>
          <w:t xml:space="preserve"> | </w:t>
        </w:r>
        <w:r w:rsidRPr="4E15ECE3" w:rsidR="73B379AB">
          <w:rPr>
            <w:sz w:val="24"/>
            <w:szCs w:val="24"/>
          </w:rPr>
          <w:t>default(</w:t>
        </w:r>
      </w:ins>
      <w:ins w:author="Isaac Lucas Souza Bezerra" w:date="2026-02-23T20:43:33.618Z" w16du:dateUtc="2026-02-23T20:43:33.618Z" w:id="70811213">
        <w:r w:rsidRPr="4E15ECE3" w:rsidR="2B63C21B">
          <w:rPr>
            <w:sz w:val="24"/>
            <w:szCs w:val="24"/>
          </w:rPr>
          <w:t>'</w:t>
        </w:r>
      </w:ins>
      <w:ins w:author="Isaac Lucas Souza Bezerra" w:date="2026-02-23T19:35:30.749Z" w16du:dateUtc="2026-02-23T19:35:30.749Z" w:id="2086198636">
        <w:r w:rsidRPr="4E15ECE3" w:rsidR="73B379AB">
          <w:rPr>
            <w:sz w:val="24"/>
            <w:szCs w:val="24"/>
          </w:rPr>
          <w:t>[•] [•] [•]</w:t>
        </w:r>
      </w:ins>
      <w:ins w:author="Isaac Lucas Souza Bezerra" w:date="2026-02-23T20:43:33.62Z" w16du:dateUtc="2026-02-23T20:43:33.62Z" w:id="940162938">
        <w:r w:rsidRPr="4E15ECE3" w:rsidR="2B63C21B">
          <w:rPr>
            <w:sz w:val="24"/>
            <w:szCs w:val="24"/>
          </w:rPr>
          <w:t>'</w:t>
        </w:r>
      </w:ins>
      <w:ins w:author="Isaac Lucas Souza Bezerra" w:date="2026-02-23T19:35:30.749Z" w16du:dateUtc="2026-02-23T19:35:30.749Z" w:id="387307110">
        <w:r w:rsidRPr="4E15ECE3" w:rsidR="73B379AB">
          <w:rPr>
            <w:sz w:val="24"/>
            <w:szCs w:val="24"/>
          </w:rPr>
          <w:t xml:space="preserve">, </w:t>
        </w:r>
        <w:r w:rsidRPr="4E15ECE3" w:rsidR="73B379AB">
          <w:rPr>
            <w:sz w:val="24"/>
            <w:szCs w:val="24"/>
          </w:rPr>
          <w:t>true</w:t>
        </w:r>
        <w:r w:rsidRPr="4E15ECE3" w:rsidR="73B379AB">
          <w:rPr>
            <w:sz w:val="24"/>
            <w:szCs w:val="24"/>
          </w:rPr>
          <w:t xml:space="preserve">) </w:t>
        </w:r>
      </w:ins>
      <w:ins w:author="Isaac Lucas Souza Bezerra" w:date="2026-02-23T20:26:50.799Z" w16du:dateUtc="2026-02-23T20:26:50.799Z" w:id="1485877395">
        <w:r w:rsidRPr="4E15ECE3" w:rsidR="40408752">
          <w:rPr>
            <w:sz w:val="24"/>
            <w:szCs w:val="24"/>
          </w:rPr>
          <w:t>}</w:t>
        </w:r>
        <w:r w:rsidRPr="4E15ECE3" w:rsidR="40408752">
          <w:rPr>
            <w:sz w:val="24"/>
            <w:szCs w:val="24"/>
          </w:rPr>
          <w:t>}</w:t>
        </w:r>
      </w:ins>
      <w:del w:author="Isaac Lucas Souza Bezerra" w:date="2026-02-23T18:29:46.158Z" w16du:dateUtc="2026-02-23T18:29:46.158Z" w:id="1228401985">
        <w:r w:rsidDel="75ED5905">
          <w:delText>[</w:delText>
        </w:r>
        <w:r w:rsidDel="75ED5905">
          <w:delText>●]</w:delText>
        </w:r>
      </w:del>
      <w:r w:rsidR="75ED5905">
        <w:rPr/>
        <w:t xml:space="preserve"> de</w:t>
      </w:r>
      <w:r w:rsidR="75ED5905">
        <w:rPr/>
        <w:t xml:space="preserve"> </w:t>
      </w:r>
      <w:ins w:author="Isaac Lucas Souza Bezerra" w:date="2026-02-23T18:29:59.438Z" w16du:dateUtc="2026-02-23T18:29:59.438Z" w:id="671709654">
        <w:r w:rsidR="40142F50">
          <w:t>{{</w:t>
        </w:r>
      </w:ins>
      <w:ins w:author="Isaac Lucas Souza Bezerra" w:date="2026-02-23T18:30:00.5Z" w16du:dateUtc="2026-02-23T18:30:00.5Z" w:id="1374697016">
        <w:r w:rsidR="40142F50">
          <w:t xml:space="preserve"> </w:t>
        </w:r>
        <w:r w:rsidR="40142F50">
          <w:t>mes_assinatura</w:t>
        </w:r>
        <w:r w:rsidR="40142F50">
          <w:t xml:space="preserve"> </w:t>
        </w:r>
      </w:ins>
      <w:ins w:author="Isaac Lucas Souza Bezerra" w:date="2026-02-23T18:29:59.438Z" w16du:dateUtc="2026-02-23T18:29:59.438Z" w:id="14852691">
        <w:r w:rsidR="40142F50">
          <w:t>}}</w:t>
        </w:r>
      </w:ins>
      <w:del w:author="Isaac Lucas Souza Bezerra" w:date="2026-02-23T18:29:58.206Z" w16du:dateUtc="2026-02-23T18:29:58.206Z" w:id="131457055">
        <w:r w:rsidDel="75ED5905">
          <w:delText>[</w:delText>
        </w:r>
        <w:r w:rsidDel="75ED5905">
          <w:delText>●]</w:delText>
        </w:r>
      </w:del>
      <w:r w:rsidR="75ED5905">
        <w:rPr/>
        <w:t xml:space="preserve"> </w:t>
      </w:r>
      <w:r w:rsidR="75ED5905">
        <w:rPr/>
        <w:t xml:space="preserve">de </w:t>
      </w:r>
      <w:ins w:author="Isaac Lucas Souza Bezerra" w:date="2026-02-23T18:30:13.023Z" w16du:dateUtc="2026-02-23T18:30:13.023Z" w:id="1409724504">
        <w:r w:rsidR="736F7489">
          <w:t xml:space="preserve">{{ </w:t>
        </w:r>
        <w:r w:rsidR="736F7489">
          <w:t>ano_assinatura</w:t>
        </w:r>
      </w:ins>
      <w:ins w:author="Isaac Lucas Souza Bezerra" w:date="2026-02-23T19:35:31.943Z" w16du:dateUtc="2026-02-23T19:35:31.943Z" w:id="1020745760">
        <w:r w:rsidR="15AE5EF8">
          <w:t xml:space="preserve"> | </w:t>
        </w:r>
        <w:r w:rsidR="15AE5EF8">
          <w:t>default(</w:t>
        </w:r>
      </w:ins>
      <w:ins w:author="Isaac Lucas Souza Bezerra" w:date="2026-02-23T20:43:33.621Z" w16du:dateUtc="2026-02-23T20:43:33.621Z" w:id="796204592">
        <w:r w:rsidR="2B63C21B">
          <w:t>'</w:t>
        </w:r>
      </w:ins>
      <w:ins w:author="Isaac Lucas Souza Bezerra" w:date="2026-02-23T19:35:31.943Z" w16du:dateUtc="2026-02-23T19:35:31.943Z" w:id="936334981">
        <w:r w:rsidR="15AE5EF8">
          <w:t>[•] [•] [•]</w:t>
        </w:r>
      </w:ins>
      <w:ins w:author="Isaac Lucas Souza Bezerra" w:date="2026-02-23T20:43:33.622Z" w16du:dateUtc="2026-02-23T20:43:33.622Z" w:id="1702617883">
        <w:r w:rsidR="2B63C21B">
          <w:t>'</w:t>
        </w:r>
      </w:ins>
      <w:ins w:author="Isaac Lucas Souza Bezerra" w:date="2026-02-23T19:35:31.943Z" w16du:dateUtc="2026-02-23T19:35:31.943Z" w:id="1266359585">
        <w:r w:rsidR="15AE5EF8">
          <w:t xml:space="preserve">, </w:t>
        </w:r>
        <w:r w:rsidR="15AE5EF8">
          <w:t>true</w:t>
        </w:r>
        <w:r w:rsidR="15AE5EF8">
          <w:t xml:space="preserve">) </w:t>
        </w:r>
      </w:ins>
      <w:ins w:author="Isaac Lucas Souza Bezerra" w:date="2026-02-23T20:26:50.8Z" w16du:dateUtc="2026-02-23T20:26:50.8Z" w:id="930197547">
        <w:r w:rsidR="40408752">
          <w:t>}</w:t>
        </w:r>
        <w:r w:rsidR="40408752">
          <w:t>}</w:t>
        </w:r>
      </w:ins>
      <w:del w:author="Isaac Lucas Souza Bezerra" w:date="2026-02-23T18:30:11.79Z" w16du:dateUtc="2026-02-23T18:30:11.79Z" w:id="1179849711">
        <w:r w:rsidDel="75ED5905">
          <w:delText>[</w:delText>
        </w:r>
        <w:r w:rsidDel="75ED5905">
          <w:delText>●]</w:delText>
        </w:r>
      </w:del>
      <w:r w:rsidR="75ED5905">
        <w:rPr/>
        <w:t>,</w:t>
      </w:r>
    </w:p>
    <w:p w:rsidR="00B31CF6" w:rsidP="007B63C5" w:rsidRDefault="00B31CF6" w14:paraId="66AEE8DF" w14:textId="77777777">
      <w:pPr>
        <w:pStyle w:val="MinutadeContrato"/>
      </w:pPr>
    </w:p>
    <w:p w:rsidR="00B31CF6" w:rsidP="007B63C5" w:rsidRDefault="005F6644" w14:paraId="33EA3D7E" w14:textId="77777777">
      <w:pPr>
        <w:pStyle w:val="MinutadeContrato"/>
      </w:pPr>
      <w:r w:rsidRPr="00186B76">
        <w:t>[assinaturas]</w:t>
      </w:r>
    </w:p>
    <w:p w:rsidR="00B31CF6" w:rsidP="007B63C5" w:rsidRDefault="00B31CF6" w14:paraId="39F366AA" w14:textId="77777777">
      <w:pPr>
        <w:pStyle w:val="MinutadeContrato"/>
      </w:pPr>
    </w:p>
    <w:p w:rsidR="00B31CF6" w:rsidP="007B63C5" w:rsidRDefault="00B31CF6" w14:paraId="064FB8EC" w14:textId="77777777">
      <w:pPr>
        <w:pStyle w:val="MinutadeContrato"/>
      </w:pPr>
    </w:p>
    <w:p w:rsidRPr="00D94625" w:rsidR="00D94625" w:rsidRDefault="005F6644" w14:paraId="729B27EF" w14:textId="1B0FFF1E">
      <w:pPr>
        <w:pStyle w:val="MinutadeContrato"/>
        <w:pPrChange w:author="Isabela Alves Pereira Oliveira" w:date="2025-12-12T14:51:00Z" w16du:dateUtc="2025-12-12T17:51:00Z" w:id="1572">
          <w:pPr>
            <w:pStyle w:val="Ttulo3"/>
            <w:keepNext/>
            <w:keepLines/>
            <w:numPr>
              <w:numId w:val="4"/>
            </w:numPr>
            <w:tabs>
              <w:tab w:val="num" w:pos="360"/>
            </w:tabs>
            <w:spacing w:line="360" w:lineRule="auto"/>
            <w:ind w:left="2127" w:hanging="1701"/>
          </w:pPr>
        </w:pPrChange>
      </w:pPr>
      <w:r w:rsidRPr="00186B76">
        <w:br w:type="page"/>
      </w:r>
      <w:bookmarkStart w:name="_Ref216433064" w:id="1573"/>
      <w:bookmarkStart w:name="_Toc216433106" w:id="1574"/>
      <w:r w:rsidRPr="003E61F9" w:rsidR="003E61F9">
        <w:t>Termo de Aceitação Provisória e Permissão de Uso de Ativos</w:t>
      </w:r>
      <w:bookmarkEnd w:id="1573"/>
      <w:bookmarkEnd w:id="1574"/>
    </w:p>
    <w:p w:rsidR="00B31CF6" w:rsidP="003E61F9" w:rsidRDefault="00B31CF6" w14:paraId="4371CF99" w14:textId="77777777">
      <w:pPr>
        <w:pStyle w:val="MinutadeContrato"/>
      </w:pPr>
    </w:p>
    <w:p w:rsidR="00B31CF6" w:rsidP="003E61F9" w:rsidRDefault="005F6644" w14:paraId="32141010" w14:textId="27A6E497">
      <w:pPr>
        <w:pStyle w:val="MinutadeContrato"/>
      </w:pPr>
      <w:r w:rsidRPr="00636378">
        <w:t>De um lado:</w:t>
      </w:r>
    </w:p>
    <w:p w:rsidR="00DE14C5" w:rsidP="003E61F9" w:rsidRDefault="00DE14C5" w14:paraId="2EC05D22" w14:textId="77777777">
      <w:pPr>
        <w:pStyle w:val="MinutadeContrato"/>
      </w:pPr>
    </w:p>
    <w:p w:rsidR="00B31CF6" w:rsidP="00DE14C5" w:rsidRDefault="005F6644" w14:paraId="0FD1838B" w14:textId="37A631ED">
      <w:pPr>
        <w:pStyle w:val="MinutadeContrato"/>
        <w:numPr>
          <w:ilvl w:val="0"/>
          <w:numId w:val="5"/>
        </w:numPr>
        <w:rPr/>
      </w:pPr>
      <w:r w:rsidRPr="4E15ECE3" w:rsidR="75ED5905">
        <w:rPr>
          <w:rFonts w:cs="Arial" w:cstheme="minorBidi"/>
        </w:rPr>
        <w:t xml:space="preserve">A </w:t>
      </w:r>
      <w:r w:rsidRPr="4E15ECE3" w:rsidR="75ED5905">
        <w:rPr>
          <w:rFonts w:cs="Arial" w:cstheme="minorBidi"/>
          <w:b w:val="1"/>
          <w:bCs w:val="1"/>
        </w:rPr>
        <w:t>União</w:t>
      </w:r>
      <w:r w:rsidRPr="4E15ECE3" w:rsidR="75ED5905">
        <w:rPr>
          <w:rFonts w:cs="Arial" w:cstheme="minorBidi"/>
        </w:rPr>
        <w:t>, doravante denominada “</w:t>
      </w:r>
      <w:r w:rsidRPr="4E15ECE3" w:rsidR="75ED5905">
        <w:rPr>
          <w:rFonts w:cs="Arial" w:cstheme="minorBidi"/>
          <w:b w:val="1"/>
          <w:bCs w:val="1"/>
        </w:rPr>
        <w:t>União</w:t>
      </w:r>
      <w:r w:rsidRPr="4E15ECE3" w:rsidR="75ED5905">
        <w:rPr>
          <w:rFonts w:cs="Arial" w:cstheme="minorBidi"/>
        </w:rPr>
        <w:t>”, por intermédio do Mi</w:t>
      </w:r>
      <w:r w:rsidRPr="4E15ECE3" w:rsidR="75ED5905">
        <w:rPr>
          <w:rFonts w:cs="Arial" w:cstheme="minorBidi"/>
        </w:rPr>
        <w:t>nistério d</w:t>
      </w:r>
      <w:r w:rsidRPr="4E15ECE3" w:rsidR="75ED5905">
        <w:rPr>
          <w:rFonts w:cs="Arial" w:cstheme="minorBidi"/>
        </w:rPr>
        <w:t>e Portos e Aeroport</w:t>
      </w:r>
      <w:r w:rsidRPr="4E15ECE3" w:rsidR="75ED5905">
        <w:rPr>
          <w:rFonts w:cs="Arial" w:cstheme="minorBidi"/>
        </w:rPr>
        <w:t>os</w:t>
      </w:r>
      <w:r w:rsidR="75ED5905">
        <w:rPr/>
        <w:t>, com se</w:t>
      </w:r>
      <w:r w:rsidR="75ED5905">
        <w:rPr/>
        <w:t xml:space="preserve">de em </w:t>
      </w:r>
      <w:ins w:author="Isaac Lucas Souza Bezerra" w:date="2026-02-23T18:31:58.255Z" w16du:dateUtc="2026-02-23T18:31:58.255Z" w:id="1327172664">
        <w:r w:rsidR="285D6DB8">
          <w:t xml:space="preserve">{{ </w:t>
        </w:r>
      </w:ins>
      <w:ins w:author="Isaac Lucas Souza Bezerra" w:date="2026-02-23T18:32:36.799Z" w16du:dateUtc="2026-02-23T18:32:36.799Z" w:id="2053133086">
        <w:r w:rsidR="285D6DB8">
          <w:t>sede_mpor</w:t>
        </w:r>
      </w:ins>
      <w:ins w:author="Isaac Lucas Souza Bezerra" w:date="2026-02-23T19:35:32.945Z" w16du:dateUtc="2026-02-23T19:35:32.945Z" w:id="1508090716">
        <w:r w:rsidR="0B5D8FE5">
          <w:t xml:space="preserve"> | default(</w:t>
        </w:r>
      </w:ins>
      <w:ins w:author="Isaac Lucas Souza Bezerra" w:date="2026-02-23T20:43:33.624Z" w16du:dateUtc="2026-02-23T20:43:33.624Z" w:id="1357580218">
        <w:r w:rsidR="2B63C21B">
          <w:t>'</w:t>
        </w:r>
      </w:ins>
      <w:ins w:author="Isaac Lucas Souza Bezerra" w:date="2026-02-23T19:35:32.945Z" w16du:dateUtc="2026-02-23T19:35:32.945Z" w:id="211875095">
        <w:r w:rsidR="0B5D8FE5">
          <w:t>[•] [•] [•]</w:t>
        </w:r>
      </w:ins>
      <w:ins w:author="Isaac Lucas Souza Bezerra" w:date="2026-02-23T20:43:33.626Z" w16du:dateUtc="2026-02-23T20:43:33.626Z" w:id="273540887">
        <w:r w:rsidR="2B63C21B">
          <w:t>'</w:t>
        </w:r>
      </w:ins>
      <w:ins w:author="Isaac Lucas Souza Bezerra" w:date="2026-02-23T19:35:32.945Z" w16du:dateUtc="2026-02-23T19:35:32.945Z" w:id="898879129">
        <w:r w:rsidR="0B5D8FE5">
          <w:t xml:space="preserve">, </w:t>
        </w:r>
        <w:r w:rsidR="0B5D8FE5">
          <w:t>true</w:t>
        </w:r>
        <w:r w:rsidR="0B5D8FE5">
          <w:t xml:space="preserve">) </w:t>
        </w:r>
      </w:ins>
      <w:ins w:author="Isaac Lucas Souza Bezerra" w:date="2026-02-23T20:26:50.802Z" w16du:dateUtc="2026-02-23T20:26:50.802Z" w:id="1232331813">
        <w:r w:rsidR="40408752">
          <w:t>}}</w:t>
        </w:r>
      </w:ins>
      <w:del w:author="Isaac Lucas Souza Bezerra" w:date="2026-02-23T18:31:57.047Z" w16du:dateUtc="2026-02-23T18:31:57.047Z" w:id="208511143">
        <w:r w:rsidDel="75ED5905">
          <w:delText>_____________________</w:delText>
        </w:r>
      </w:del>
      <w:r w:rsidR="75ED5905">
        <w:rPr/>
        <w:t xml:space="preserve">, neste ato representada por seu representante, </w:t>
      </w:r>
      <w:r w:rsidR="75ED5905">
        <w:rPr/>
        <w:t>Sr</w:t>
      </w:r>
      <w:r w:rsidR="75ED5905">
        <w:rPr/>
        <w:t xml:space="preserve"> </w:t>
      </w:r>
      <w:ins w:author="Isaac Lucas Souza Bezerra" w:date="2026-02-23T18:32:45.698Z" w16du:dateUtc="2026-02-23T18:32:45.698Z" w:id="2034366864">
        <w:r w:rsidR="46D23C94">
          <w:t xml:space="preserve">{{ </w:t>
        </w:r>
        <w:r w:rsidR="46D23C94">
          <w:t>nome_secretario_port</w:t>
        </w:r>
      </w:ins>
      <w:ins w:author="Isaac Lucas Souza Bezerra" w:date="2026-02-23T18:33:00.148Z" w16du:dateUtc="2026-02-23T18:33:00.148Z" w:id="1028156322">
        <w:r w:rsidR="46D23C94">
          <w:t>os</w:t>
        </w:r>
      </w:ins>
      <w:ins w:author="Isaac Lucas Souza Bezerra" w:date="2026-02-23T19:46:36.449Z" w16du:dateUtc="2026-02-23T19:46:36.449Z" w:id="398159942">
        <w:r w:rsidR="42AB13DB">
          <w:t>| default(</w:t>
        </w:r>
      </w:ins>
      <w:ins w:author="Isaac Lucas Souza Bezerra" w:date="2026-02-23T20:43:33.628Z" w16du:dateUtc="2026-02-23T20:43:33.628Z" w:id="591674440">
        <w:r w:rsidR="2B63C21B">
          <w:t>'</w:t>
        </w:r>
      </w:ins>
      <w:ins w:author="Isaac Lucas Souza Bezerra" w:date="2026-02-23T19:46:36.449Z" w16du:dateUtc="2026-02-23T19:46:36.449Z" w:id="1563362353">
        <w:r w:rsidR="42AB13DB">
          <w:t>[•] [•] [•]</w:t>
        </w:r>
      </w:ins>
      <w:ins w:author="Isaac Lucas Souza Bezerra" w:date="2026-02-23T20:43:33.629Z" w16du:dateUtc="2026-02-23T20:43:33.629Z" w:id="627136237">
        <w:r w:rsidR="2B63C21B">
          <w:t>'</w:t>
        </w:r>
      </w:ins>
      <w:ins w:author="Isaac Lucas Souza Bezerra" w:date="2026-02-23T19:46:36.449Z" w16du:dateUtc="2026-02-23T19:46:36.449Z" w:id="2113659484">
        <w:r w:rsidR="42AB13DB">
          <w:t xml:space="preserve">, </w:t>
        </w:r>
        <w:r w:rsidR="42AB13DB">
          <w:t>true</w:t>
        </w:r>
        <w:r w:rsidR="42AB13DB">
          <w:t>)</w:t>
        </w:r>
        <w:r w:rsidR="42AB13DB">
          <w:t xml:space="preserve"> }}</w:t>
        </w:r>
      </w:ins>
      <w:del w:author="Isaac Lucas Souza Bezerra" w:date="2026-02-23T18:32:44.85Z" w16du:dateUtc="2026-02-23T18:32:44.85Z" w:id="940503983">
        <w:r w:rsidDel="75ED5905">
          <w:delText>[●]</w:delText>
        </w:r>
      </w:del>
      <w:r w:rsidR="75ED5905">
        <w:rPr/>
        <w:t xml:space="preserve">, </w:t>
      </w:r>
      <w:ins w:author="Isaac Lucas Souza Bezerra" w:date="2026-02-23T18:33:23.738Z" w16du:dateUtc="2026-02-23T18:33:23.738Z" w:id="480544534">
        <w:r w:rsidR="741BD11A">
          <w:t xml:space="preserve">{{ </w:t>
        </w:r>
        <w:r w:rsidR="741BD11A">
          <w:t>qualifica</w:t>
        </w:r>
        <w:r w:rsidR="741BD11A">
          <w:t>cao_secretario</w:t>
        </w:r>
      </w:ins>
      <w:ins w:author="Isaac Lucas Souza Bezerra" w:date="2026-02-23T20:37:18.79Z" w16du:dateUtc="2026-02-23T20:37:18.79Z" w:id="80765320">
        <w:r w:rsidR="77F8863A">
          <w:t>_portos</w:t>
        </w:r>
      </w:ins>
      <w:ins w:author="Isaac Lucas Souza Bezerra" w:date="2026-02-23T19:35:34.48Z" w16du:dateUtc="2026-02-23T19:35:34.48Z" w:id="574350553">
        <w:r w:rsidR="0B14219D">
          <w:t xml:space="preserve"> | default(</w:t>
        </w:r>
      </w:ins>
      <w:ins w:author="Isaac Lucas Souza Bezerra" w:date="2026-02-23T20:43:33.631Z" w16du:dateUtc="2026-02-23T20:43:33.631Z" w:id="1066334583">
        <w:r w:rsidR="2B63C21B">
          <w:t>'</w:t>
        </w:r>
      </w:ins>
      <w:ins w:author="Isaac Lucas Souza Bezerra" w:date="2026-02-23T19:35:34.48Z" w16du:dateUtc="2026-02-23T19:35:34.48Z" w:id="1395051826">
        <w:r w:rsidR="0B14219D">
          <w:t>[•] [•] [•]</w:t>
        </w:r>
      </w:ins>
      <w:ins w:author="Isaac Lucas Souza Bezerra" w:date="2026-02-23T20:43:33.633Z" w16du:dateUtc="2026-02-23T20:43:33.633Z" w:id="1920651955">
        <w:r w:rsidR="2B63C21B">
          <w:t>'</w:t>
        </w:r>
      </w:ins>
      <w:ins w:author="Isaac Lucas Souza Bezerra" w:date="2026-02-23T19:35:34.48Z" w16du:dateUtc="2026-02-23T19:35:34.48Z" w:id="2047015869">
        <w:r w:rsidR="0B14219D">
          <w:t xml:space="preserve">, </w:t>
        </w:r>
        <w:r w:rsidR="0B14219D">
          <w:t>true</w:t>
        </w:r>
        <w:r w:rsidR="0B14219D">
          <w:t xml:space="preserve">) </w:t>
        </w:r>
      </w:ins>
      <w:ins w:author="Isaac Lucas Souza Bezerra" w:date="2026-02-23T20:26:50.803Z" w16du:dateUtc="2026-02-23T20:26:50.803Z" w:id="977450733">
        <w:r w:rsidR="40408752">
          <w:t>}}</w:t>
        </w:r>
      </w:ins>
      <w:del w:author="Isaac Lucas Souza Bezerra" w:date="2026-02-23T18:33:22.569Z" w16du:dateUtc="2026-02-23T18:33:22.569Z" w:id="1882230507">
        <w:r w:rsidDel="75ED5905">
          <w:delText>[</w:delText>
        </w:r>
        <w:r w:rsidDel="75ED5905">
          <w:delText>qualifica</w:delText>
        </w:r>
        <w:r w:rsidDel="75ED5905">
          <w:delText>ção]</w:delText>
        </w:r>
      </w:del>
      <w:r w:rsidR="75ED5905">
        <w:rPr/>
        <w:t xml:space="preserve">, nomeado por Decreto de </w:t>
      </w:r>
      <w:ins w:author="Isaac Lucas Souza Bezerra" w:date="2026-02-23T18:34:18.174Z" w16du:dateUtc="2026-02-23T18:34:18.174Z" w:id="516133878">
        <w:r w:rsidR="2B9C17F6">
          <w:t xml:space="preserve">{{ </w:t>
        </w:r>
        <w:r w:rsidR="2B9C17F6">
          <w:t>data_decreto_secretario</w:t>
        </w:r>
      </w:ins>
      <w:ins w:author="Isaac Lucas Souza Bezerra" w:date="2026-02-23T19:46:46.877Z" w16du:dateUtc="2026-02-23T19:46:46.877Z" w:id="1547905166">
        <w:r w:rsidR="6A09A71E">
          <w:t>| default(</w:t>
        </w:r>
      </w:ins>
      <w:ins w:author="Isaac Lucas Souza Bezerra" w:date="2026-02-23T20:43:33.635Z" w16du:dateUtc="2026-02-23T20:43:33.635Z" w:id="1974649078">
        <w:r w:rsidR="2B63C21B">
          <w:t>'</w:t>
        </w:r>
      </w:ins>
      <w:ins w:author="Isaac Lucas Souza Bezerra" w:date="2026-02-23T19:46:46.877Z" w16du:dateUtc="2026-02-23T19:46:46.877Z" w:id="673148349">
        <w:r w:rsidR="6A09A71E">
          <w:t>[•] [•] [•]</w:t>
        </w:r>
      </w:ins>
      <w:ins w:author="Isaac Lucas Souza Bezerra" w:date="2026-02-23T20:43:33.637Z" w16du:dateUtc="2026-02-23T20:43:33.637Z" w:id="929944419">
        <w:r w:rsidR="2B63C21B">
          <w:t>'</w:t>
        </w:r>
      </w:ins>
      <w:ins w:author="Isaac Lucas Souza Bezerra" w:date="2026-02-23T19:46:46.877Z" w16du:dateUtc="2026-02-23T19:46:46.877Z" w:id="1917645875">
        <w:r w:rsidR="6A09A71E">
          <w:t xml:space="preserve">, </w:t>
        </w:r>
        <w:r w:rsidR="6A09A71E">
          <w:t>true</w:t>
        </w:r>
        <w:r w:rsidR="6A09A71E">
          <w:t>) }}</w:t>
        </w:r>
      </w:ins>
      <w:del w:author="Isaac Lucas Souza Bezerra" w:date="2026-02-23T18:34:16.209Z" w16du:dateUtc="2026-02-23T18:34:16.209Z" w:id="1924106576">
        <w:r w:rsidDel="75ED5905">
          <w:delText>[●]</w:delText>
        </w:r>
      </w:del>
      <w:r w:rsidR="75ED5905">
        <w:rPr/>
        <w:t xml:space="preserve">, publicado no Diário Oficial da União de </w:t>
      </w:r>
      <w:ins w:author="Isaac Lucas Souza Bezerra" w:date="2026-02-23T18:35:03.982Z" w16du:dateUtc="2026-02-23T18:35:03.982Z" w:id="1069032925">
        <w:r w:rsidR="191B4B28">
          <w:t xml:space="preserve">{{ </w:t>
        </w:r>
        <w:r w:rsidR="191B4B28">
          <w:t>data_dou_secretario</w:t>
        </w:r>
      </w:ins>
      <w:ins w:author="Isaac Lucas Souza Bezerra" w:date="2026-02-23T19:35:36.781Z" w16du:dateUtc="2026-02-23T19:35:36.781Z" w:id="1314364356">
        <w:r w:rsidR="0529086E">
          <w:t xml:space="preserve"> | default(</w:t>
        </w:r>
      </w:ins>
      <w:ins w:author="Isaac Lucas Souza Bezerra" w:date="2026-02-23T20:43:33.639Z" w16du:dateUtc="2026-02-23T20:43:33.639Z" w:id="1384470597">
        <w:r w:rsidR="2B63C21B">
          <w:t>'</w:t>
        </w:r>
      </w:ins>
      <w:ins w:author="Isaac Lucas Souza Bezerra" w:date="2026-02-23T19:35:36.781Z" w16du:dateUtc="2026-02-23T19:35:36.781Z" w:id="217036515">
        <w:r w:rsidR="0529086E">
          <w:t>[•] [•] [•]</w:t>
        </w:r>
      </w:ins>
      <w:ins w:author="Isaac Lucas Souza Bezerra" w:date="2026-02-23T20:43:33.641Z" w16du:dateUtc="2026-02-23T20:43:33.641Z" w:id="588387734">
        <w:r w:rsidR="2B63C21B">
          <w:t>'</w:t>
        </w:r>
      </w:ins>
      <w:ins w:author="Isaac Lucas Souza Bezerra" w:date="2026-02-23T19:35:36.781Z" w16du:dateUtc="2026-02-23T19:35:36.781Z" w:id="658591732">
        <w:r w:rsidR="0529086E">
          <w:t xml:space="preserve">, </w:t>
        </w:r>
        <w:r w:rsidR="0529086E">
          <w:t>true</w:t>
        </w:r>
        <w:r w:rsidR="0529086E">
          <w:t xml:space="preserve">) </w:t>
        </w:r>
      </w:ins>
      <w:ins w:author="Isaac Lucas Souza Bezerra" w:date="2026-02-23T20:26:50.805Z" w16du:dateUtc="2026-02-23T20:26:50.805Z" w:id="584186670">
        <w:r w:rsidR="40408752">
          <w:t>}}</w:t>
        </w:r>
      </w:ins>
      <w:del w:author="Isaac Lucas Souza Bezerra" w:date="2026-02-23T18:35:02.657Z" w16du:dateUtc="2026-02-23T18:35:02.657Z" w:id="97243914">
        <w:r w:rsidDel="75ED5905">
          <w:delText>[●]</w:delText>
        </w:r>
      </w:del>
      <w:r w:rsidR="75ED5905">
        <w:rPr/>
        <w:t xml:space="preserve">, </w:t>
      </w:r>
      <w:r w:rsidR="75ED5905">
        <w:rPr/>
        <w:t>doravante denominada “</w:t>
      </w:r>
      <w:r w:rsidRPr="4E15ECE3" w:rsidR="75ED5905">
        <w:rPr>
          <w:rPrChange w:author="Isabela Alves Pereira Oliveira" w:date="2025-12-12T12:01:00Z" w16du:dateUtc="2025-12-12T15:01:00Z" w:id="887228563">
            <w:rPr>
              <w:b w:val="1"/>
              <w:bCs w:val="1"/>
            </w:rPr>
          </w:rPrChange>
        </w:rPr>
        <w:t>MPOR</w:t>
      </w:r>
      <w:r w:rsidR="75ED5905">
        <w:rPr/>
        <w:t>”,</w:t>
      </w:r>
      <w:r w:rsidR="75ED5905">
        <w:rPr/>
        <w:t xml:space="preserve"> na qualidade de “</w:t>
      </w:r>
      <w:r w:rsidRPr="4E15ECE3" w:rsidR="75ED5905">
        <w:rPr>
          <w:b w:val="1"/>
          <w:bCs w:val="1"/>
        </w:rPr>
        <w:t>Poder Concedente</w:t>
      </w:r>
      <w:r w:rsidR="75ED5905">
        <w:rPr/>
        <w:t xml:space="preserve">”; e </w:t>
      </w:r>
    </w:p>
    <w:p w:rsidRPr="00DE14C5" w:rsidR="00DE14C5" w:rsidP="00DE14C5" w:rsidRDefault="00DE14C5" w14:paraId="3326874A" w14:textId="77777777">
      <w:pPr>
        <w:pStyle w:val="MinutadeContrato"/>
      </w:pPr>
    </w:p>
    <w:p w:rsidRPr="00DE14C5" w:rsidR="00B31CF6" w:rsidP="4E15ECE3" w:rsidRDefault="005F6644" w14:paraId="60EDC45A" w14:textId="604846D9">
      <w:pPr>
        <w:pStyle w:val="MinutadeContrato"/>
        <w:numPr>
          <w:ilvl w:val="0"/>
          <w:numId w:val="5"/>
        </w:numPr>
        <w:rPr>
          <w:rFonts w:ascii="Calibri" w:hAnsi="Calibri"/>
        </w:rPr>
      </w:pPr>
      <w:r w:rsidR="75ED5905">
        <w:rPr/>
        <w:t xml:space="preserve">A </w:t>
      </w:r>
      <w:r w:rsidRPr="4E15ECE3" w:rsidR="75ED5905">
        <w:rPr>
          <w:b w:val="1"/>
          <w:bCs w:val="1"/>
        </w:rPr>
        <w:t>Agência Nacional de Transportes Aquaviários</w:t>
      </w:r>
      <w:r w:rsidR="75ED5905">
        <w:rPr/>
        <w:t xml:space="preserve">, autarquia integrante da Administração Federal indireta, com sede em </w:t>
      </w:r>
      <w:ins w:author="Isaac Lucas Souza Bezerra" w:date="2026-02-23T18:35:26.324Z" w16du:dateUtc="2026-02-23T18:35:26.324Z" w:id="166938378">
        <w:r w:rsidR="6296FEC5">
          <w:t xml:space="preserve">{{ </w:t>
        </w:r>
      </w:ins>
      <w:ins w:author="Isaac Lucas Souza Bezerra" w:date="2026-02-23T18:37:56.788Z" w16du:dateUtc="2026-02-23T18:37:56.788Z" w:id="1694675179">
        <w:r w:rsidR="040F964B">
          <w:t>sede_antaq</w:t>
        </w:r>
      </w:ins>
      <w:ins w:author="Isaac Lucas Souza Bezerra" w:date="2026-02-23T19:35:36.783Z" w16du:dateUtc="2026-02-23T19:35:36.783Z" w:id="1199780306">
        <w:r w:rsidR="0529086E">
          <w:t xml:space="preserve"> | default(</w:t>
        </w:r>
      </w:ins>
      <w:ins w:author="Isaac Lucas Souza Bezerra" w:date="2026-02-23T20:43:33.644Z" w16du:dateUtc="2026-02-23T20:43:33.644Z" w:id="217727466">
        <w:r w:rsidR="2B63C21B">
          <w:t>'</w:t>
        </w:r>
      </w:ins>
      <w:ins w:author="Isaac Lucas Souza Bezerra" w:date="2026-02-23T19:35:36.783Z" w16du:dateUtc="2026-02-23T19:35:36.783Z" w:id="863806796">
        <w:r w:rsidR="0529086E">
          <w:t>[•] [•] [•]</w:t>
        </w:r>
      </w:ins>
      <w:ins w:author="Isaac Lucas Souza Bezerra" w:date="2026-02-23T20:43:33.646Z" w16du:dateUtc="2026-02-23T20:43:33.646Z" w:id="1824269507">
        <w:r w:rsidR="2B63C21B">
          <w:t>'</w:t>
        </w:r>
      </w:ins>
      <w:ins w:author="Isaac Lucas Souza Bezerra" w:date="2026-02-23T19:35:36.783Z" w16du:dateUtc="2026-02-23T19:35:36.783Z" w:id="989695959">
        <w:r w:rsidR="0529086E">
          <w:t xml:space="preserve">, </w:t>
        </w:r>
        <w:r w:rsidR="0529086E">
          <w:t>true</w:t>
        </w:r>
        <w:r w:rsidR="0529086E">
          <w:t xml:space="preserve">) </w:t>
        </w:r>
      </w:ins>
      <w:ins w:author="Isaac Lucas Souza Bezerra" w:date="2026-02-23T20:26:50.815Z" w16du:dateUtc="2026-02-23T20:26:50.815Z" w:id="907876423">
        <w:r w:rsidR="40408752">
          <w:t>}}</w:t>
        </w:r>
      </w:ins>
      <w:del w:author="Isaac Lucas Souza Bezerra" w:date="2026-02-23T18:35:25.394Z" w16du:dateUtc="2026-02-23T18:35:25.394Z" w:id="1645372134">
        <w:r w:rsidDel="75ED5905">
          <w:delText>_____________________</w:delText>
        </w:r>
      </w:del>
      <w:r w:rsidR="75ED5905">
        <w:rPr/>
        <w:t xml:space="preserve">, neste ato representada por seu Diretor-Geral, </w:t>
      </w:r>
      <w:r w:rsidR="75ED5905">
        <w:rPr/>
        <w:t>Sr</w:t>
      </w:r>
      <w:r w:rsidR="75ED5905">
        <w:rPr/>
        <w:t xml:space="preserve"> </w:t>
      </w:r>
      <w:ins w:author="Isaac Lucas Souza Bezerra" w:date="2026-02-23T18:38:08.339Z" w16du:dateUtc="2026-02-23T18:38:08.339Z" w:id="896808705">
        <w:r w:rsidR="4C4FA07A">
          <w:t xml:space="preserve">{{ </w:t>
        </w:r>
        <w:r w:rsidR="4C4FA07A">
          <w:t>nome_diretor_geral_antaq</w:t>
        </w:r>
      </w:ins>
      <w:ins w:author="Isaac Lucas Souza Bezerra" w:date="2026-02-23T19:35:36.785Z" w16du:dateUtc="2026-02-23T19:35:36.785Z" w:id="1322604332">
        <w:r w:rsidR="0529086E">
          <w:t xml:space="preserve"> | default(</w:t>
        </w:r>
      </w:ins>
      <w:ins w:author="Isaac Lucas Souza Bezerra" w:date="2026-02-23T20:43:33.648Z" w16du:dateUtc="2026-02-23T20:43:33.648Z" w:id="409303533">
        <w:r w:rsidR="2B63C21B">
          <w:t>'</w:t>
        </w:r>
      </w:ins>
      <w:ins w:author="Isaac Lucas Souza Bezerra" w:date="2026-02-23T19:35:36.785Z" w16du:dateUtc="2026-02-23T19:35:36.785Z" w:id="950526515">
        <w:r w:rsidR="0529086E">
          <w:t>[•] [•] [•]</w:t>
        </w:r>
      </w:ins>
      <w:ins w:author="Isaac Lucas Souza Bezerra" w:date="2026-02-23T20:43:33.651Z" w16du:dateUtc="2026-02-23T20:43:33.651Z" w:id="875302043">
        <w:r w:rsidR="2B63C21B">
          <w:t>'</w:t>
        </w:r>
      </w:ins>
      <w:ins w:author="Isaac Lucas Souza Bezerra" w:date="2026-02-23T19:35:36.785Z" w16du:dateUtc="2026-02-23T19:35:36.785Z" w:id="519915367">
        <w:r w:rsidR="0529086E">
          <w:t xml:space="preserve">, </w:t>
        </w:r>
        <w:r w:rsidR="0529086E">
          <w:t>true</w:t>
        </w:r>
        <w:r w:rsidR="0529086E">
          <w:t xml:space="preserve">) </w:t>
        </w:r>
      </w:ins>
      <w:ins w:author="Isaac Lucas Souza Bezerra" w:date="2026-02-23T20:26:50.817Z" w16du:dateUtc="2026-02-23T20:26:50.817Z" w:id="304520294">
        <w:r w:rsidR="40408752">
          <w:t>}}</w:t>
        </w:r>
      </w:ins>
      <w:del w:author="Isaac Lucas Souza Bezerra" w:date="2026-02-23T18:38:04.098Z" w16du:dateUtc="2026-02-23T18:38:04.098Z" w:id="448918751">
        <w:r w:rsidDel="75ED5905">
          <w:delText>[●]</w:delText>
        </w:r>
      </w:del>
      <w:r w:rsidR="75ED5905">
        <w:rPr/>
        <w:t xml:space="preserve">, </w:t>
      </w:r>
      <w:ins w:author="Isaac Lucas Souza Bezerra" w:date="2026-02-23T18:38:27.427Z" w16du:dateUtc="2026-02-23T18:38:27.427Z" w:id="2030634617">
        <w:r w:rsidR="296FA713">
          <w:t xml:space="preserve">{{ </w:t>
        </w:r>
        <w:r w:rsidR="296FA713">
          <w:t>qualifica</w:t>
        </w:r>
        <w:r w:rsidR="296FA713">
          <w:t>cao_diretor_geral_antaq</w:t>
        </w:r>
      </w:ins>
      <w:ins w:author="Isaac Lucas Souza Bezerra" w:date="2026-02-23T19:35:36.786Z" w16du:dateUtc="2026-02-23T19:35:36.786Z" w:id="211579382">
        <w:r w:rsidR="0529086E">
          <w:t xml:space="preserve"> | default(</w:t>
        </w:r>
      </w:ins>
      <w:ins w:author="Isaac Lucas Souza Bezerra" w:date="2026-02-23T20:43:33.653Z" w16du:dateUtc="2026-02-23T20:43:33.653Z" w:id="2075315703">
        <w:r w:rsidR="2B63C21B">
          <w:t>'</w:t>
        </w:r>
      </w:ins>
      <w:ins w:author="Isaac Lucas Souza Bezerra" w:date="2026-02-23T19:35:36.786Z" w16du:dateUtc="2026-02-23T19:35:36.786Z" w:id="880371220">
        <w:r w:rsidR="0529086E">
          <w:t>[•] [•] [•]</w:t>
        </w:r>
      </w:ins>
      <w:ins w:author="Isaac Lucas Souza Bezerra" w:date="2026-02-23T20:43:33.655Z" w16du:dateUtc="2026-02-23T20:43:33.655Z" w:id="1038952931">
        <w:r w:rsidR="2B63C21B">
          <w:t>'</w:t>
        </w:r>
      </w:ins>
      <w:ins w:author="Isaac Lucas Souza Bezerra" w:date="2026-02-23T19:35:36.786Z" w16du:dateUtc="2026-02-23T19:35:36.786Z" w:id="1801225580">
        <w:r w:rsidR="0529086E">
          <w:t xml:space="preserve">, </w:t>
        </w:r>
        <w:r w:rsidR="0529086E">
          <w:t>true</w:t>
        </w:r>
        <w:r w:rsidR="0529086E">
          <w:t xml:space="preserve">) </w:t>
        </w:r>
      </w:ins>
      <w:ins w:author="Isaac Lucas Souza Bezerra" w:date="2026-02-23T20:26:50.82Z" w16du:dateUtc="2026-02-23T20:26:50.82Z" w:id="1590808582">
        <w:r w:rsidR="40408752">
          <w:t>}}</w:t>
        </w:r>
      </w:ins>
      <w:del w:author="Isaac Lucas Souza Bezerra" w:date="2026-02-23T18:38:26.498Z" w16du:dateUtc="2026-02-23T18:38:26.498Z" w:id="770286871">
        <w:r w:rsidDel="75ED5905">
          <w:delText>[</w:delText>
        </w:r>
        <w:r w:rsidDel="75ED5905">
          <w:delText>qualifica</w:delText>
        </w:r>
        <w:r w:rsidDel="75ED5905">
          <w:delText>ção]</w:delText>
        </w:r>
      </w:del>
      <w:r w:rsidR="75ED5905">
        <w:rPr/>
        <w:t xml:space="preserve">, nomeado por Decreto de </w:t>
      </w:r>
      <w:ins w:author="Isaac Lucas Souza Bezerra" w:date="2026-02-23T18:38:45.124Z" w16du:dateUtc="2026-02-23T18:38:45.124Z" w:id="341683372">
        <w:r w:rsidR="400FBAA9">
          <w:t xml:space="preserve">{{ </w:t>
        </w:r>
        <w:r w:rsidR="400FBAA9">
          <w:t>ato_designacao_diretor_antaq</w:t>
        </w:r>
      </w:ins>
      <w:ins w:author="Isaac Lucas Souza Bezerra" w:date="2026-02-23T19:35:36.788Z" w16du:dateUtc="2026-02-23T19:35:36.788Z" w:id="1161083858">
        <w:r w:rsidR="0529086E">
          <w:t xml:space="preserve"> | default(</w:t>
        </w:r>
      </w:ins>
      <w:ins w:author="Isaac Lucas Souza Bezerra" w:date="2026-02-23T20:43:33.657Z" w16du:dateUtc="2026-02-23T20:43:33.657Z" w:id="613158390">
        <w:r w:rsidR="2B63C21B">
          <w:t>'</w:t>
        </w:r>
      </w:ins>
      <w:ins w:author="Isaac Lucas Souza Bezerra" w:date="2026-02-23T19:35:36.788Z" w16du:dateUtc="2026-02-23T19:35:36.788Z" w:id="993829461">
        <w:r w:rsidR="0529086E">
          <w:t>[•] [•] [•]</w:t>
        </w:r>
      </w:ins>
      <w:ins w:author="Isaac Lucas Souza Bezerra" w:date="2026-02-23T20:43:33.66Z" w16du:dateUtc="2026-02-23T20:43:33.66Z" w:id="730369952">
        <w:r w:rsidR="2B63C21B">
          <w:t>'</w:t>
        </w:r>
      </w:ins>
      <w:ins w:author="Isaac Lucas Souza Bezerra" w:date="2026-02-23T19:35:36.788Z" w16du:dateUtc="2026-02-23T19:35:36.788Z" w:id="1793042549">
        <w:r w:rsidR="0529086E">
          <w:t xml:space="preserve">, </w:t>
        </w:r>
        <w:r w:rsidR="0529086E">
          <w:t>true</w:t>
        </w:r>
        <w:r w:rsidR="0529086E">
          <w:t xml:space="preserve">) </w:t>
        </w:r>
      </w:ins>
      <w:ins w:author="Isaac Lucas Souza Bezerra" w:date="2026-02-23T20:26:50.822Z" w16du:dateUtc="2026-02-23T20:26:50.822Z" w:id="592497624">
        <w:r w:rsidR="40408752">
          <w:t>}}</w:t>
        </w:r>
      </w:ins>
      <w:del w:author="Isaac Lucas Souza Bezerra" w:date="2026-02-23T18:38:43.601Z" w16du:dateUtc="2026-02-23T18:38:43.601Z" w:id="1389043689">
        <w:r w:rsidDel="75ED5905">
          <w:delText>[●]</w:delText>
        </w:r>
      </w:del>
      <w:r w:rsidR="75ED5905">
        <w:rPr/>
        <w:t xml:space="preserve">, publicado no Diário Oficial da União de </w:t>
      </w:r>
      <w:ins w:author="Isaac Lucas Souza Bezerra" w:date="2026-02-23T18:39:21.325Z" w16du:dateUtc="2026-02-23T18:39:21.325Z" w:id="787632330">
        <w:r w:rsidR="0ADE7AD7">
          <w:t xml:space="preserve">{{ </w:t>
        </w:r>
        <w:r w:rsidR="0ADE7AD7">
          <w:t>data_dou_diretor_antaq</w:t>
        </w:r>
      </w:ins>
      <w:ins w:author="Isaac Lucas Souza Bezerra" w:date="2026-02-23T19:35:36.789Z" w16du:dateUtc="2026-02-23T19:35:36.789Z" w:id="1216147185">
        <w:r w:rsidR="0529086E">
          <w:t xml:space="preserve"> | default(</w:t>
        </w:r>
      </w:ins>
      <w:ins w:author="Isaac Lucas Souza Bezerra" w:date="2026-02-23T20:43:33.661Z" w16du:dateUtc="2026-02-23T20:43:33.661Z" w:id="1424058213">
        <w:r w:rsidR="2B63C21B">
          <w:t>'</w:t>
        </w:r>
      </w:ins>
      <w:ins w:author="Isaac Lucas Souza Bezerra" w:date="2026-02-23T19:35:36.789Z" w16du:dateUtc="2026-02-23T19:35:36.789Z" w:id="1794721163">
        <w:r w:rsidR="0529086E">
          <w:t>[•] [•] [•]</w:t>
        </w:r>
      </w:ins>
      <w:ins w:author="Isaac Lucas Souza Bezerra" w:date="2026-02-23T20:43:33.663Z" w16du:dateUtc="2026-02-23T20:43:33.663Z" w:id="1714838766">
        <w:r w:rsidR="2B63C21B">
          <w:t>'</w:t>
        </w:r>
      </w:ins>
      <w:ins w:author="Isaac Lucas Souza Bezerra" w:date="2026-02-23T19:35:36.789Z" w16du:dateUtc="2026-02-23T19:35:36.789Z" w:id="1593485753">
        <w:r w:rsidR="0529086E">
          <w:t xml:space="preserve">, </w:t>
        </w:r>
        <w:r w:rsidR="0529086E">
          <w:t>true</w:t>
        </w:r>
        <w:r w:rsidR="0529086E">
          <w:t xml:space="preserve">) </w:t>
        </w:r>
      </w:ins>
      <w:ins w:author="Isaac Lucas Souza Bezerra" w:date="2026-02-23T20:26:50.824Z" w16du:dateUtc="2026-02-23T20:26:50.824Z" w:id="1007436159">
        <w:r w:rsidR="40408752">
          <w:t>}}</w:t>
        </w:r>
      </w:ins>
      <w:del w:author="Isaac Lucas Souza Bezerra" w:date="2026-02-23T18:39:02.992Z" w16du:dateUtc="2026-02-23T18:39:02.992Z" w:id="1952739920">
        <w:r w:rsidDel="75ED5905">
          <w:delText>[●]</w:delText>
        </w:r>
      </w:del>
      <w:r w:rsidR="75ED5905">
        <w:rPr/>
        <w:t xml:space="preserve">, e por seu Diretor </w:t>
      </w:r>
      <w:ins w:author="Isaac Lucas Souza Bezerra" w:date="2026-02-23T18:40:02.051Z" w16du:dateUtc="2026-02-23T18:40:02.051Z" w:id="975425579">
        <w:r w:rsidR="4BE70537">
          <w:t xml:space="preserve">{{ </w:t>
        </w:r>
        <w:r w:rsidR="4BE70537">
          <w:t>nome_segundo_diretor</w:t>
        </w:r>
      </w:ins>
      <w:ins w:author="Isaac Lucas Souza Bezerra" w:date="2026-02-23T19:35:36.791Z" w16du:dateUtc="2026-02-23T19:35:36.791Z" w:id="1993850154">
        <w:r w:rsidR="0529086E">
          <w:t xml:space="preserve"> | default(</w:t>
        </w:r>
      </w:ins>
      <w:ins w:author="Isaac Lucas Souza Bezerra" w:date="2026-02-23T20:43:33.665Z" w16du:dateUtc="2026-02-23T20:43:33.665Z" w:id="844590810">
        <w:r w:rsidR="2B63C21B">
          <w:t>'</w:t>
        </w:r>
      </w:ins>
      <w:ins w:author="Isaac Lucas Souza Bezerra" w:date="2026-02-23T19:35:36.791Z" w16du:dateUtc="2026-02-23T19:35:36.791Z" w:id="481506912">
        <w:r w:rsidR="0529086E">
          <w:t>[•] [•] [•]</w:t>
        </w:r>
      </w:ins>
      <w:ins w:author="Isaac Lucas Souza Bezerra" w:date="2026-02-23T20:43:33.667Z" w16du:dateUtc="2026-02-23T20:43:33.667Z" w:id="1269459798">
        <w:r w:rsidR="2B63C21B">
          <w:t>'</w:t>
        </w:r>
      </w:ins>
      <w:ins w:author="Isaac Lucas Souza Bezerra" w:date="2026-02-23T19:35:36.791Z" w16du:dateUtc="2026-02-23T19:35:36.791Z" w:id="197085291">
        <w:r w:rsidR="0529086E">
          <w:t xml:space="preserve">, </w:t>
        </w:r>
        <w:r w:rsidR="0529086E">
          <w:t>true</w:t>
        </w:r>
        <w:r w:rsidR="0529086E">
          <w:t xml:space="preserve">) </w:t>
        </w:r>
      </w:ins>
      <w:ins w:author="Isaac Lucas Souza Bezerra" w:date="2026-02-23T20:26:50.827Z" w16du:dateUtc="2026-02-23T20:26:50.827Z" w:id="1358512436">
        <w:r w:rsidR="40408752">
          <w:t>}}</w:t>
        </w:r>
      </w:ins>
      <w:del w:author="Isaac Lucas Souza Bezerra" w:date="2026-02-23T18:40:01.303Z" w16du:dateUtc="2026-02-23T18:40:01.303Z" w:id="356787479">
        <w:r w:rsidDel="75ED5905">
          <w:delText>[●]</w:delText>
        </w:r>
      </w:del>
      <w:r w:rsidR="75ED5905">
        <w:rPr/>
        <w:t xml:space="preserve">, nomeado pelo Decreto de </w:t>
      </w:r>
      <w:ins w:author="Isaac Lucas Souza Bezerra" w:date="2026-02-23T18:40:18.775Z" w16du:dateUtc="2026-02-23T18:40:18.775Z" w:id="1794482286">
        <w:r w:rsidR="3B12CBE1">
          <w:t xml:space="preserve">{{ </w:t>
        </w:r>
        <w:r w:rsidR="3B12CBE1">
          <w:t>ato_designacao_segundo_diretor</w:t>
        </w:r>
      </w:ins>
      <w:ins w:author="Isaac Lucas Souza Bezerra" w:date="2026-02-23T19:35:36.792Z" w16du:dateUtc="2026-02-23T19:35:36.792Z" w:id="1694192735">
        <w:r w:rsidR="0529086E">
          <w:t xml:space="preserve"> | default(</w:t>
        </w:r>
      </w:ins>
      <w:ins w:author="Isaac Lucas Souza Bezerra" w:date="2026-02-23T20:43:33.669Z" w16du:dateUtc="2026-02-23T20:43:33.669Z" w:id="670352029">
        <w:r w:rsidR="2B63C21B">
          <w:t>'</w:t>
        </w:r>
      </w:ins>
      <w:ins w:author="Isaac Lucas Souza Bezerra" w:date="2026-02-23T19:35:36.792Z" w16du:dateUtc="2026-02-23T19:35:36.792Z" w:id="299747806">
        <w:r w:rsidR="0529086E">
          <w:t>[•] [•] [•]</w:t>
        </w:r>
      </w:ins>
      <w:ins w:author="Isaac Lucas Souza Bezerra" w:date="2026-02-23T20:43:33.671Z" w16du:dateUtc="2026-02-23T20:43:33.671Z" w:id="1333872767">
        <w:r w:rsidR="2B63C21B">
          <w:t>'</w:t>
        </w:r>
      </w:ins>
      <w:ins w:author="Isaac Lucas Souza Bezerra" w:date="2026-02-23T19:35:36.792Z" w16du:dateUtc="2026-02-23T19:35:36.792Z" w:id="1800467645">
        <w:r w:rsidR="0529086E">
          <w:t xml:space="preserve">, </w:t>
        </w:r>
        <w:r w:rsidR="0529086E">
          <w:t>true</w:t>
        </w:r>
        <w:r w:rsidR="0529086E">
          <w:t xml:space="preserve">) </w:t>
        </w:r>
      </w:ins>
      <w:ins w:author="Isaac Lucas Souza Bezerra" w:date="2026-02-23T20:26:50.83Z" w16du:dateUtc="2026-02-23T20:26:50.83Z" w:id="1278369450">
        <w:r w:rsidR="40408752">
          <w:t>}}</w:t>
        </w:r>
      </w:ins>
      <w:del w:author="Isaac Lucas Souza Bezerra" w:date="2026-02-23T18:40:17.007Z" w16du:dateUtc="2026-02-23T18:40:17.007Z" w:id="1406315643">
        <w:r w:rsidDel="75ED5905">
          <w:delText>[●]</w:delText>
        </w:r>
      </w:del>
      <w:r w:rsidR="75ED5905">
        <w:rPr/>
        <w:t xml:space="preserve">, publicado no Diário Oficial da União de </w:t>
      </w:r>
      <w:ins w:author="Isaac Lucas Souza Bezerra" w:date="2026-02-23T18:40:35.454Z" w16du:dateUtc="2026-02-23T18:40:35.454Z" w:id="612904094">
        <w:r w:rsidR="7A08FB02">
          <w:t xml:space="preserve">{{ </w:t>
        </w:r>
        <w:r w:rsidR="7A08FB02">
          <w:t>data_dou</w:t>
        </w:r>
        <w:r w:rsidR="7A08FB02">
          <w:t>_segundo_diretor</w:t>
        </w:r>
      </w:ins>
      <w:ins w:author="Isaac Lucas Souza Bezerra" w:date="2026-02-23T19:35:36.794Z" w16du:dateUtc="2026-02-23T19:35:36.794Z" w:id="175274315">
        <w:r w:rsidR="0529086E">
          <w:t xml:space="preserve"> | default(</w:t>
        </w:r>
      </w:ins>
      <w:ins w:author="Isaac Lucas Souza Bezerra" w:date="2026-02-23T20:43:33.672Z" w16du:dateUtc="2026-02-23T20:43:33.672Z" w:id="510546691">
        <w:r w:rsidR="2B63C21B">
          <w:t>'</w:t>
        </w:r>
      </w:ins>
      <w:ins w:author="Isaac Lucas Souza Bezerra" w:date="2026-02-23T19:35:36.794Z" w16du:dateUtc="2026-02-23T19:35:36.794Z" w:id="1466136408">
        <w:r w:rsidR="0529086E">
          <w:t>[•] [•] [•]</w:t>
        </w:r>
      </w:ins>
      <w:ins w:author="Isaac Lucas Souza Bezerra" w:date="2026-02-23T20:43:33.674Z" w16du:dateUtc="2026-02-23T20:43:33.674Z" w:id="1250199568">
        <w:r w:rsidR="2B63C21B">
          <w:t>'</w:t>
        </w:r>
      </w:ins>
      <w:ins w:author="Isaac Lucas Souza Bezerra" w:date="2026-02-23T19:35:36.794Z" w16du:dateUtc="2026-02-23T19:35:36.794Z" w:id="1120568535">
        <w:r w:rsidR="0529086E">
          <w:t xml:space="preserve">, </w:t>
        </w:r>
        <w:r w:rsidR="0529086E">
          <w:t>true</w:t>
        </w:r>
        <w:r w:rsidR="0529086E">
          <w:t xml:space="preserve">) </w:t>
        </w:r>
      </w:ins>
      <w:ins w:author="Isaac Lucas Souza Bezerra" w:date="2026-02-23T20:26:50.832Z" w16du:dateUtc="2026-02-23T20:26:50.832Z" w:id="965537959">
        <w:r w:rsidR="40408752">
          <w:t>}}</w:t>
        </w:r>
      </w:ins>
      <w:del w:author="Isaac Lucas Souza Bezerra" w:date="2026-02-23T18:40:32.357Z" w16du:dateUtc="2026-02-23T18:40:32.357Z" w:id="1253587868">
        <w:r w:rsidDel="75ED5905">
          <w:delText>[●]</w:delText>
        </w:r>
      </w:del>
      <w:r w:rsidR="75ED5905">
        <w:rPr/>
        <w:t>, doravante denominada “</w:t>
      </w:r>
      <w:r w:rsidRPr="4E15ECE3" w:rsidR="75ED5905">
        <w:rPr>
          <w:b w:val="1"/>
          <w:bCs w:val="1"/>
        </w:rPr>
        <w:t>ANTAQ</w:t>
      </w:r>
      <w:r w:rsidR="75ED5905">
        <w:rPr/>
        <w:t xml:space="preserve">”, na </w:t>
      </w:r>
      <w:r w:rsidR="75ED5905">
        <w:rPr/>
        <w:t>qualidade de “</w:t>
      </w:r>
      <w:r w:rsidRPr="4E15ECE3" w:rsidR="75ED5905">
        <w:rPr>
          <w:rPrChange w:author="Isabela Alves Pereira Oliveira" w:date="2025-12-12T12:00:00Z" w16du:dateUtc="2025-12-12T15:00:00Z" w:id="1842165789">
            <w:rPr>
              <w:b w:val="1"/>
              <w:bCs w:val="1"/>
            </w:rPr>
          </w:rPrChange>
        </w:rPr>
        <w:t>Anuente</w:t>
      </w:r>
      <w:r w:rsidR="75ED5905">
        <w:rPr/>
        <w:t xml:space="preserve">”; </w:t>
      </w:r>
      <w:r w:rsidRPr="4E15ECE3" w:rsidR="75ED5905">
        <w:rPr>
          <w:rFonts w:ascii="Calibri" w:hAnsi="Calibri"/>
        </w:rPr>
        <w:t>e</w:t>
      </w:r>
    </w:p>
    <w:p w:rsidRPr="00DE14C5" w:rsidR="00DE14C5" w:rsidP="00DE14C5" w:rsidRDefault="00DE14C5" w14:paraId="53ADC228" w14:textId="77777777">
      <w:pPr>
        <w:pStyle w:val="MinutadeContrato"/>
      </w:pPr>
    </w:p>
    <w:p w:rsidRPr="00CF280F" w:rsidR="00B31CF6" w:rsidP="003E61F9" w:rsidRDefault="005F6644" w14:paraId="43B0E71F" w14:textId="6DA37D2D">
      <w:pPr>
        <w:pStyle w:val="MinutadeContrato"/>
        <w:numPr>
          <w:ilvl w:val="0"/>
          <w:numId w:val="5"/>
        </w:numPr>
        <w:rPr/>
      </w:pPr>
      <w:r w:rsidR="75ED5905">
        <w:rPr/>
        <w:t>A</w:t>
      </w:r>
      <w:r w:rsidRPr="4E15ECE3" w:rsidR="4F4EAC0F">
        <w:rPr>
          <w:b w:val="1"/>
          <w:bCs w:val="1"/>
        </w:rPr>
        <w:t xml:space="preserve"> </w:t>
      </w:r>
      <w:r w:rsidRPr="4E15ECE3" w:rsidR="4F4EAC0F">
        <w:rPr>
          <w:rPrChange w:author="Isabela Alves Pereira Oliveira" w:date="2025-12-12T12:00:00Z" w16du:dateUtc="2025-12-12T15:00:00Z" w:id="528662322">
            <w:rPr>
              <w:b w:val="1"/>
              <w:bCs w:val="1"/>
            </w:rPr>
          </w:rPrChange>
        </w:rPr>
        <w:t>Autoridade Portuária de Santos</w:t>
      </w:r>
      <w:r w:rsidRPr="4E15ECE3" w:rsidR="75ED5905">
        <w:rPr>
          <w:rPrChange w:author="Isabela Alves Pereira Oliveira" w:date="2025-12-12T12:00:00Z" w16du:dateUtc="2025-12-12T15:00:00Z" w:id="2033157015">
            <w:rPr>
              <w:b w:val="1"/>
              <w:bCs w:val="1"/>
            </w:rPr>
          </w:rPrChange>
        </w:rPr>
        <w:t>,</w:t>
      </w:r>
      <w:r w:rsidRPr="4E15ECE3" w:rsidR="75ED5905">
        <w:rPr>
          <w:b w:val="1"/>
          <w:bCs w:val="1"/>
        </w:rPr>
        <w:t xml:space="preserve"> </w:t>
      </w:r>
      <w:r w:rsidR="75ED5905">
        <w:rPr/>
        <w:t xml:space="preserve">sociedade de economia mista, com sede em </w:t>
      </w:r>
      <w:ins w:author="Isaac Lucas Souza Bezerra" w:date="2026-02-23T18:40:57.019Z" w16du:dateUtc="2026-02-23T18:40:57.019Z" w:id="1038633844">
        <w:r w:rsidR="3045D5A4">
          <w:t xml:space="preserve">{{ </w:t>
        </w:r>
        <w:r w:rsidR="3045D5A4">
          <w:t>sede_</w:t>
        </w:r>
      </w:ins>
      <w:ins w:author="Isaac Lucas Souza Bezerra" w:date="2026-02-23T18:41:05.322Z" w16du:dateUtc="2026-02-23T18:41:05.322Z" w:id="1584399329">
        <w:r w:rsidR="3045D5A4">
          <w:t>autoridade_portuaria</w:t>
        </w:r>
      </w:ins>
      <w:ins w:author="Isaac Lucas Souza Bezerra" w:date="2026-02-23T19:35:36.796Z" w16du:dateUtc="2026-02-23T19:35:36.796Z" w:id="1180823248">
        <w:r w:rsidR="0529086E">
          <w:t xml:space="preserve"> | default(</w:t>
        </w:r>
      </w:ins>
      <w:ins w:author="Isaac Lucas Souza Bezerra" w:date="2026-02-23T20:43:33.676Z" w16du:dateUtc="2026-02-23T20:43:33.676Z" w:id="1896089995">
        <w:r w:rsidR="2B63C21B">
          <w:t>'</w:t>
        </w:r>
      </w:ins>
      <w:ins w:author="Isaac Lucas Souza Bezerra" w:date="2026-02-23T19:35:36.796Z" w16du:dateUtc="2026-02-23T19:35:36.796Z" w:id="1643730169">
        <w:r w:rsidR="0529086E">
          <w:t>[•] [•] [•]</w:t>
        </w:r>
      </w:ins>
      <w:ins w:author="Isaac Lucas Souza Bezerra" w:date="2026-02-23T20:43:33.678Z" w16du:dateUtc="2026-02-23T20:43:33.678Z" w:id="181394549">
        <w:r w:rsidR="2B63C21B">
          <w:t>'</w:t>
        </w:r>
      </w:ins>
      <w:ins w:author="Isaac Lucas Souza Bezerra" w:date="2026-02-23T19:35:36.796Z" w16du:dateUtc="2026-02-23T19:35:36.796Z" w:id="1515337266">
        <w:r w:rsidR="0529086E">
          <w:t xml:space="preserve">, </w:t>
        </w:r>
        <w:r w:rsidR="0529086E">
          <w:t>true</w:t>
        </w:r>
        <w:r w:rsidR="0529086E">
          <w:t xml:space="preserve">) </w:t>
        </w:r>
      </w:ins>
      <w:ins w:author="Isaac Lucas Souza Bezerra" w:date="2026-02-23T20:26:50.835Z" w16du:dateUtc="2026-02-23T20:26:50.835Z" w:id="749093125">
        <w:r w:rsidR="40408752">
          <w:t>}}</w:t>
        </w:r>
      </w:ins>
      <w:del w:author="Isaac Lucas Souza Bezerra" w:date="2026-02-23T18:40:56.109Z" w16du:dateUtc="2026-02-23T18:40:56.109Z" w:id="847002001">
        <w:r w:rsidDel="75ED5905">
          <w:delText>________________________</w:delText>
        </w:r>
      </w:del>
      <w:r w:rsidR="75ED5905">
        <w:rPr/>
        <w:t xml:space="preserve">, neste ato representada por seu Diretor Presidente, Sr. </w:t>
      </w:r>
      <w:ins w:author="Isaac Lucas Souza Bezerra" w:date="2026-02-23T18:43:29.181Z" w16du:dateUtc="2026-02-23T18:43:29.181Z" w:id="1686795405">
        <w:r w:rsidR="68906660">
          <w:t xml:space="preserve">{{ </w:t>
        </w:r>
        <w:r w:rsidR="68906660">
          <w:t>nome_diretor_presidente_ap</w:t>
        </w:r>
      </w:ins>
      <w:ins w:author="Isaac Lucas Souza Bezerra" w:date="2026-02-23T19:35:36.798Z" w16du:dateUtc="2026-02-23T19:35:36.798Z" w:id="929960629">
        <w:r w:rsidR="0529086E">
          <w:t xml:space="preserve"> | default(</w:t>
        </w:r>
      </w:ins>
      <w:ins w:author="Isaac Lucas Souza Bezerra" w:date="2026-02-23T20:43:33.68Z" w16du:dateUtc="2026-02-23T20:43:33.68Z" w:id="715747763">
        <w:r w:rsidR="2B63C21B">
          <w:t>'</w:t>
        </w:r>
      </w:ins>
      <w:ins w:author="Isaac Lucas Souza Bezerra" w:date="2026-02-23T19:35:36.798Z" w16du:dateUtc="2026-02-23T19:35:36.798Z" w:id="1333518979">
        <w:r w:rsidR="0529086E">
          <w:t>[•] [•] [•]</w:t>
        </w:r>
      </w:ins>
      <w:ins w:author="Isaac Lucas Souza Bezerra" w:date="2026-02-23T20:43:33.682Z" w16du:dateUtc="2026-02-23T20:43:33.682Z" w:id="461812887">
        <w:r w:rsidR="2B63C21B">
          <w:t>'</w:t>
        </w:r>
      </w:ins>
      <w:ins w:author="Isaac Lucas Souza Bezerra" w:date="2026-02-23T19:35:36.798Z" w16du:dateUtc="2026-02-23T19:35:36.798Z" w:id="506352224">
        <w:r w:rsidR="0529086E">
          <w:t xml:space="preserve">, </w:t>
        </w:r>
        <w:r w:rsidR="0529086E">
          <w:t>true</w:t>
        </w:r>
        <w:r w:rsidR="0529086E">
          <w:t xml:space="preserve">) </w:t>
        </w:r>
      </w:ins>
      <w:ins w:author="Isaac Lucas Souza Bezerra" w:date="2026-02-23T20:26:50.837Z" w16du:dateUtc="2026-02-23T20:26:50.837Z" w:id="439206923">
        <w:r w:rsidR="40408752">
          <w:t>}}</w:t>
        </w:r>
      </w:ins>
      <w:del w:author="Isaac Lucas Souza Bezerra" w:date="2026-02-23T18:43:21.836Z" w16du:dateUtc="2026-02-23T18:43:21.836Z" w:id="1051529236">
        <w:r w:rsidDel="75ED5905">
          <w:delText>[●]</w:delText>
        </w:r>
      </w:del>
      <w:r w:rsidR="75ED5905">
        <w:rPr/>
        <w:t xml:space="preserve">, </w:t>
      </w:r>
      <w:ins w:author="Isaac Lucas Souza Bezerra" w:date="2026-02-23T18:43:56.766Z" w16du:dateUtc="2026-02-23T18:43:56.766Z" w:id="234112427">
        <w:r w:rsidR="6599CB06">
          <w:t xml:space="preserve">{{ </w:t>
        </w:r>
        <w:r w:rsidR="6599CB06">
          <w:t>qualific</w:t>
        </w:r>
      </w:ins>
      <w:ins w:author="Isaac Lucas Souza Bezerra" w:date="2026-02-23T18:44:05.369Z" w16du:dateUtc="2026-02-23T18:44:05.369Z" w:id="1724326829">
        <w:r w:rsidR="6599CB06">
          <w:t>a</w:t>
        </w:r>
        <w:r w:rsidR="6599CB06">
          <w:t>cao_diretor_presidente_ap</w:t>
        </w:r>
      </w:ins>
      <w:ins w:author="Isaac Lucas Souza Bezerra" w:date="2026-02-23T19:35:36.799Z" w16du:dateUtc="2026-02-23T19:35:36.799Z" w:id="626693112">
        <w:r w:rsidR="0529086E">
          <w:t xml:space="preserve"> | default(</w:t>
        </w:r>
      </w:ins>
      <w:ins w:author="Isaac Lucas Souza Bezerra" w:date="2026-02-23T20:43:33.683Z" w16du:dateUtc="2026-02-23T20:43:33.683Z" w:id="772060150">
        <w:r w:rsidR="2B63C21B">
          <w:t>'</w:t>
        </w:r>
      </w:ins>
      <w:ins w:author="Isaac Lucas Souza Bezerra" w:date="2026-02-23T19:35:36.799Z" w16du:dateUtc="2026-02-23T19:35:36.799Z" w:id="1767394253">
        <w:r w:rsidR="0529086E">
          <w:t>[•] [•] [•]</w:t>
        </w:r>
      </w:ins>
      <w:ins w:author="Isaac Lucas Souza Bezerra" w:date="2026-02-23T20:43:33.685Z" w16du:dateUtc="2026-02-23T20:43:33.685Z" w:id="295815826">
        <w:r w:rsidR="2B63C21B">
          <w:t>'</w:t>
        </w:r>
      </w:ins>
      <w:ins w:author="Isaac Lucas Souza Bezerra" w:date="2026-02-23T19:35:36.799Z" w16du:dateUtc="2026-02-23T19:35:36.799Z" w:id="1676489092">
        <w:r w:rsidR="0529086E">
          <w:t xml:space="preserve">, </w:t>
        </w:r>
        <w:r w:rsidR="0529086E">
          <w:t>true</w:t>
        </w:r>
        <w:r w:rsidR="0529086E">
          <w:t xml:space="preserve">) </w:t>
        </w:r>
      </w:ins>
      <w:ins w:author="Isaac Lucas Souza Bezerra" w:date="2026-02-23T20:26:50.84Z" w16du:dateUtc="2026-02-23T20:26:50.84Z" w:id="1157190560">
        <w:r w:rsidR="40408752">
          <w:t>}}</w:t>
        </w:r>
      </w:ins>
      <w:del w:author="Isaac Lucas Souza Bezerra" w:date="2026-02-23T18:43:54.077Z" w16du:dateUtc="2026-02-23T18:43:54.077Z" w:id="806347074">
        <w:r w:rsidDel="75ED5905">
          <w:delText>[</w:delText>
        </w:r>
        <w:r w:rsidDel="75ED5905">
          <w:delText>qualifica</w:delText>
        </w:r>
        <w:r w:rsidDel="75ED5905">
          <w:delText>ção]</w:delText>
        </w:r>
      </w:del>
      <w:r w:rsidR="75ED5905">
        <w:rPr/>
        <w:t xml:space="preserve">, nomeado por </w:t>
      </w:r>
      <w:ins w:author="Isaac Lucas Souza Bezerra" w:date="2026-02-23T18:44:13.417Z" w16du:dateUtc="2026-02-23T18:44:13.417Z" w:id="1128101615">
        <w:r w:rsidR="7FD54190">
          <w:t xml:space="preserve">{{ </w:t>
        </w:r>
        <w:r w:rsidR="7FD54190">
          <w:t>ato_designacao_diretor_ap</w:t>
        </w:r>
      </w:ins>
      <w:ins w:author="Isaac Lucas Souza Bezerra" w:date="2026-02-23T19:35:36.801Z" w16du:dateUtc="2026-02-23T19:35:36.801Z" w:id="1825394742">
        <w:r w:rsidR="0529086E">
          <w:t xml:space="preserve"> | default(</w:t>
        </w:r>
      </w:ins>
      <w:ins w:author="Isaac Lucas Souza Bezerra" w:date="2026-02-23T20:43:33.687Z" w16du:dateUtc="2026-02-23T20:43:33.687Z" w:id="1776049319">
        <w:r w:rsidR="2B63C21B">
          <w:t>'</w:t>
        </w:r>
      </w:ins>
      <w:ins w:author="Isaac Lucas Souza Bezerra" w:date="2026-02-23T19:35:36.801Z" w16du:dateUtc="2026-02-23T19:35:36.801Z" w:id="847238750">
        <w:r w:rsidR="0529086E">
          <w:t>[•] [•] [•]</w:t>
        </w:r>
      </w:ins>
      <w:ins w:author="Isaac Lucas Souza Bezerra" w:date="2026-02-23T20:43:33.688Z" w16du:dateUtc="2026-02-23T20:43:33.688Z" w:id="1663921283">
        <w:r w:rsidR="2B63C21B">
          <w:t>'</w:t>
        </w:r>
      </w:ins>
      <w:ins w:author="Isaac Lucas Souza Bezerra" w:date="2026-02-23T19:35:36.801Z" w16du:dateUtc="2026-02-23T19:35:36.801Z" w:id="337846389">
        <w:r w:rsidR="0529086E">
          <w:t xml:space="preserve">, </w:t>
        </w:r>
        <w:r w:rsidR="0529086E">
          <w:t>true</w:t>
        </w:r>
        <w:r w:rsidR="0529086E">
          <w:t xml:space="preserve">) </w:t>
        </w:r>
      </w:ins>
      <w:ins w:author="Isaac Lucas Souza Bezerra" w:date="2026-02-23T20:26:50.842Z" w16du:dateUtc="2026-02-23T20:26:50.842Z" w:id="1347966398">
        <w:r w:rsidR="40408752">
          <w:t>}}</w:t>
        </w:r>
      </w:ins>
      <w:del w:author="Isaac Lucas Souza Bezerra" w:date="2026-02-23T18:44:12.078Z" w16du:dateUtc="2026-02-23T18:44:12.078Z" w:id="154523579">
        <w:r w:rsidDel="75ED5905">
          <w:delText>[●]</w:delText>
        </w:r>
      </w:del>
      <w:r w:rsidR="75ED5905">
        <w:rPr/>
        <w:t xml:space="preserve">, publicado </w:t>
      </w:r>
      <w:ins w:author="Isaac Lucas Souza Bezerra" w:date="2026-02-23T18:44:27.434Z" w16du:dateUtc="2026-02-23T18:44:27.434Z" w:id="1040648178">
        <w:r w:rsidR="321F75E8">
          <w:t xml:space="preserve">{{ </w:t>
        </w:r>
        <w:r w:rsidR="321F75E8">
          <w:t>data_dou</w:t>
        </w:r>
        <w:r w:rsidR="321F75E8">
          <w:t>_diretor_ap</w:t>
        </w:r>
      </w:ins>
      <w:ins w:author="Isaac Lucas Souza Bezerra" w:date="2026-02-23T19:35:36.802Z" w16du:dateUtc="2026-02-23T19:35:36.802Z" w:id="1691641627">
        <w:r w:rsidR="0529086E">
          <w:t xml:space="preserve"> | default(</w:t>
        </w:r>
      </w:ins>
      <w:ins w:author="Isaac Lucas Souza Bezerra" w:date="2026-02-23T20:43:33.69Z" w16du:dateUtc="2026-02-23T20:43:33.69Z" w:id="1822376799">
        <w:r w:rsidR="2B63C21B">
          <w:t>'</w:t>
        </w:r>
      </w:ins>
      <w:ins w:author="Isaac Lucas Souza Bezerra" w:date="2026-02-23T19:35:36.802Z" w16du:dateUtc="2026-02-23T19:35:36.802Z" w:id="1062512667">
        <w:r w:rsidR="0529086E">
          <w:t>[•] [•] [•]</w:t>
        </w:r>
      </w:ins>
      <w:ins w:author="Isaac Lucas Souza Bezerra" w:date="2026-02-23T20:43:33.691Z" w16du:dateUtc="2026-02-23T20:43:33.691Z" w:id="1545133260">
        <w:r w:rsidR="2B63C21B">
          <w:t>'</w:t>
        </w:r>
      </w:ins>
      <w:ins w:author="Isaac Lucas Souza Bezerra" w:date="2026-02-23T19:35:36.802Z" w16du:dateUtc="2026-02-23T19:35:36.802Z" w:id="1292893353">
        <w:r w:rsidR="0529086E">
          <w:t xml:space="preserve">, </w:t>
        </w:r>
        <w:r w:rsidR="0529086E">
          <w:t>true</w:t>
        </w:r>
        <w:r w:rsidR="0529086E">
          <w:t xml:space="preserve">) </w:t>
        </w:r>
      </w:ins>
      <w:ins w:author="Isaac Lucas Souza Bezerra" w:date="2026-02-23T20:26:50.843Z" w16du:dateUtc="2026-02-23T20:26:50.843Z" w:id="46019503">
        <w:r w:rsidR="40408752">
          <w:t>}}</w:t>
        </w:r>
      </w:ins>
      <w:del w:author="Isaac Lucas Souza Bezerra" w:date="2026-02-23T18:44:26.559Z" w16du:dateUtc="2026-02-23T18:44:26.559Z" w:id="861737110">
        <w:r w:rsidDel="75ED5905">
          <w:delText>[●]</w:delText>
        </w:r>
      </w:del>
      <w:r w:rsidR="75ED5905">
        <w:rPr/>
        <w:t>,</w:t>
      </w:r>
      <w:r w:rsidR="75ED5905">
        <w:rPr/>
        <w:t xml:space="preserve"> </w:t>
      </w:r>
      <w:r w:rsidR="75ED5905">
        <w:rPr/>
        <w:t>doravante denominada “</w:t>
      </w:r>
      <w:r w:rsidRPr="4E15ECE3" w:rsidR="4F4EAC0F">
        <w:rPr>
          <w:b w:val="1"/>
          <w:bCs w:val="1"/>
        </w:rPr>
        <w:t>Autoridade Portuária</w:t>
      </w:r>
      <w:del w:author="Isabela Alves Pereira Oliveira" w:date="2025-12-12T12:00:00Z" w16du:dateUtc="2025-12-12T15:00:00Z" w:id="1755265847">
        <w:r w:rsidRPr="4E15ECE3" w:rsidDel="4F4EAC0F">
          <w:rPr>
            <w:b w:val="1"/>
            <w:bCs w:val="1"/>
          </w:rPr>
          <w:delText xml:space="preserve"> de Santos</w:delText>
        </w:r>
      </w:del>
      <w:r w:rsidR="75ED5905">
        <w:rPr/>
        <w:t xml:space="preserve">”, na </w:t>
      </w:r>
      <w:r w:rsidR="75ED5905">
        <w:rPr/>
        <w:t>qualidade de “</w:t>
      </w:r>
      <w:r w:rsidRPr="4E15ECE3" w:rsidR="75ED5905">
        <w:rPr>
          <w:rPrChange w:author="Isabela Alves Pereira Oliveira" w:date="2025-12-12T12:00:00Z" w16du:dateUtc="2025-12-12T15:00:00Z" w:id="286927900">
            <w:rPr>
              <w:b w:val="1"/>
              <w:bCs w:val="1"/>
            </w:rPr>
          </w:rPrChange>
        </w:rPr>
        <w:t>Interveniente</w:t>
      </w:r>
      <w:r w:rsidR="75ED5905">
        <w:rPr/>
        <w:t>”;</w:t>
      </w:r>
    </w:p>
    <w:p w:rsidR="00DE14C5" w:rsidP="00DE14C5" w:rsidRDefault="00DE14C5" w14:paraId="771148E7" w14:textId="77777777">
      <w:pPr>
        <w:pStyle w:val="MinutadeContrato"/>
      </w:pPr>
    </w:p>
    <w:p w:rsidR="00DE14C5" w:rsidP="00DE14C5" w:rsidRDefault="00DE14C5" w14:paraId="6242B95B" w14:textId="7137DF23">
      <w:pPr>
        <w:pStyle w:val="MinutadeContrato"/>
      </w:pPr>
      <w:r>
        <w:t>E, de outro</w:t>
      </w:r>
      <w:r w:rsidRPr="00636378">
        <w:t xml:space="preserve"> lado:</w:t>
      </w:r>
    </w:p>
    <w:p w:rsidR="00DE14C5" w:rsidP="00DE14C5" w:rsidRDefault="00DE14C5" w14:paraId="7F83735C" w14:textId="77777777">
      <w:pPr>
        <w:pStyle w:val="MinutadeContrato"/>
      </w:pPr>
    </w:p>
    <w:p w:rsidR="00B31CF6" w:rsidP="003E61F9" w:rsidRDefault="005F6644" w14:paraId="19318B1C" w14:textId="7115A062">
      <w:pPr>
        <w:pStyle w:val="MinutadeContrato"/>
        <w:numPr>
          <w:ilvl w:val="0"/>
          <w:numId w:val="5"/>
        </w:numPr>
        <w:rPr/>
      </w:pPr>
      <w:ins w:author="Isaac Lucas Souza Bezerra" w:date="2026-02-23T18:46:13.995Z" w16du:dateUtc="2026-02-23T18:46:13.995Z" w:id="2069048828">
        <w:r w:rsidRPr="4E15ECE3" w:rsidR="6F69623B">
          <w:rPr>
            <w:b w:val="1"/>
            <w:bCs w:val="1"/>
          </w:rPr>
          <w:t xml:space="preserve">{{ </w:t>
        </w:r>
        <w:r w:rsidRPr="4E15ECE3" w:rsidR="6F69623B">
          <w:rPr>
            <w:b w:val="1"/>
            <w:bCs w:val="1"/>
          </w:rPr>
          <w:t>nome_</w:t>
        </w:r>
      </w:ins>
      <w:ins w:author="Isaac Lucas Souza Bezerra" w:date="2026-02-23T19:09:10.746Z" w16du:dateUtc="2026-02-23T19:09:10.746Z" w:id="1446221913">
        <w:r w:rsidRPr="4E15ECE3" w:rsidR="7622D879">
          <w:rPr>
            <w:b w:val="1"/>
            <w:bCs w:val="1"/>
          </w:rPr>
          <w:t>arrendataria</w:t>
        </w:r>
      </w:ins>
      <w:ins w:author="Isaac Lucas Souza Bezerra" w:date="2026-02-23T19:35:36.804Z" w16du:dateUtc="2026-02-23T19:35:36.804Z" w:id="839458159">
        <w:r w:rsidRPr="4E15ECE3" w:rsidR="0529086E">
          <w:rPr>
            <w:b w:val="1"/>
            <w:bCs w:val="1"/>
          </w:rPr>
          <w:t xml:space="preserve"> | default(</w:t>
        </w:r>
      </w:ins>
      <w:ins w:author="Isaac Lucas Souza Bezerra" w:date="2026-02-23T20:43:33.694Z" w16du:dateUtc="2026-02-23T20:43:33.694Z" w:id="1804024726">
        <w:r w:rsidRPr="4E15ECE3" w:rsidR="2B63C21B">
          <w:rPr>
            <w:b w:val="1"/>
            <w:bCs w:val="1"/>
          </w:rPr>
          <w:t>'</w:t>
        </w:r>
      </w:ins>
      <w:ins w:author="Isaac Lucas Souza Bezerra" w:date="2026-02-23T19:35:36.804Z" w16du:dateUtc="2026-02-23T19:35:36.804Z" w:id="1314393288">
        <w:r w:rsidRPr="4E15ECE3" w:rsidR="0529086E">
          <w:rPr>
            <w:b w:val="1"/>
            <w:bCs w:val="1"/>
          </w:rPr>
          <w:t>[•] [•] [•]</w:t>
        </w:r>
      </w:ins>
      <w:ins w:author="Isaac Lucas Souza Bezerra" w:date="2026-02-23T20:43:33.696Z" w16du:dateUtc="2026-02-23T20:43:33.696Z" w:id="276968980">
        <w:r w:rsidRPr="4E15ECE3" w:rsidR="2B63C21B">
          <w:rPr>
            <w:b w:val="1"/>
            <w:bCs w:val="1"/>
          </w:rPr>
          <w:t>'</w:t>
        </w:r>
      </w:ins>
      <w:ins w:author="Isaac Lucas Souza Bezerra" w:date="2026-02-23T19:35:36.804Z" w16du:dateUtc="2026-02-23T19:35:36.804Z" w:id="337148841">
        <w:r w:rsidRPr="4E15ECE3" w:rsidR="0529086E">
          <w:rPr>
            <w:b w:val="1"/>
            <w:bCs w:val="1"/>
          </w:rPr>
          <w:t xml:space="preserve">, </w:t>
        </w:r>
        <w:r w:rsidRPr="4E15ECE3" w:rsidR="0529086E">
          <w:rPr>
            <w:b w:val="1"/>
            <w:bCs w:val="1"/>
          </w:rPr>
          <w:t>true</w:t>
        </w:r>
        <w:r w:rsidRPr="4E15ECE3" w:rsidR="0529086E">
          <w:rPr>
            <w:b w:val="1"/>
            <w:bCs w:val="1"/>
          </w:rPr>
          <w:t xml:space="preserve">) </w:t>
        </w:r>
      </w:ins>
      <w:ins w:author="Isaac Lucas Souza Bezerra" w:date="2026-02-23T20:26:50.846Z" w16du:dateUtc="2026-02-23T20:26:50.846Z" w:id="983900006">
        <w:r w:rsidRPr="4E15ECE3" w:rsidR="40408752">
          <w:rPr>
            <w:b w:val="1"/>
            <w:bCs w:val="1"/>
          </w:rPr>
          <w:t>}}</w:t>
        </w:r>
      </w:ins>
      <w:del w:author="Isaac Lucas Souza Bezerra" w:date="2026-02-23T18:46:13.065Z" w16du:dateUtc="2026-02-23T18:46:13.065Z" w:id="192692732">
        <w:r w:rsidRPr="4E15ECE3" w:rsidDel="75ED5905">
          <w:rPr>
            <w:b w:val="1"/>
            <w:bCs w:val="1"/>
          </w:rPr>
          <w:delText>[●]</w:delText>
        </w:r>
      </w:del>
      <w:r w:rsidR="75ED5905">
        <w:rPr/>
        <w:t>,</w:t>
      </w:r>
      <w:ins w:author="Isaac Lucas Souza Bezerra" w:date="2026-02-23T19:09:47.484Z" w16du:dateUtc="2026-02-23T19:09:47.484Z" w:id="691175830">
        <w:r w:rsidR="731D455A">
          <w:t>{</w:t>
        </w:r>
      </w:ins>
      <w:ins w:author="Isaac Lucas Souza Bezerra" w:date="2026-02-23T19:47:27.413Z" w16du:dateUtc="2026-02-23T19:47:27.413Z" w:id="1165851579">
        <w:r w:rsidR="1489FD6C">
          <w:t xml:space="preserve">{ </w:t>
        </w:r>
      </w:ins>
      <w:ins w:author="Isaac Lucas Souza Bezerra" w:date="2026-02-23T18:46:30.192Z" w16du:dateUtc="2026-02-23T18:46:30.192Z" w:id="1125739380">
        <w:r w:rsidR="0DC3F29F">
          <w:t>tipo_sociedade_</w:t>
        </w:r>
      </w:ins>
      <w:ins w:author="Isaac Lucas Souza Bezerra" w:date="2026-02-23T19:09:44.428Z" w16du:dateUtc="2026-02-23T19:09:44.428Z" w:id="1701356828">
        <w:r w:rsidR="7622D879">
          <w:t>arrendataria</w:t>
        </w:r>
      </w:ins>
      <w:ins w:author="Isaac Lucas Souza Bezerra" w:date="2026-02-23T19:47:32.995Z" w16du:dateUtc="2026-02-23T19:47:32.995Z" w:id="1165088498">
        <w:r w:rsidR="46017311">
          <w:t>| default(</w:t>
        </w:r>
      </w:ins>
      <w:ins w:author="Isaac Lucas Souza Bezerra" w:date="2026-02-23T20:43:33.698Z" w16du:dateUtc="2026-02-23T20:43:33.698Z" w:id="1747620933">
        <w:r w:rsidR="2B63C21B">
          <w:t>'</w:t>
        </w:r>
      </w:ins>
      <w:ins w:author="Isaac Lucas Souza Bezerra" w:date="2026-02-23T19:47:32.995Z" w16du:dateUtc="2026-02-23T19:47:32.995Z" w:id="696290509">
        <w:r w:rsidR="46017311">
          <w:t>[•] [•] [•]</w:t>
        </w:r>
      </w:ins>
      <w:ins w:author="Isaac Lucas Souza Bezerra" w:date="2026-02-23T20:43:33.7Z" w16du:dateUtc="2026-02-23T20:43:33.7Z" w:id="1716489909">
        <w:r w:rsidR="2B63C21B">
          <w:t>'</w:t>
        </w:r>
      </w:ins>
      <w:ins w:author="Isaac Lucas Souza Bezerra" w:date="2026-02-23T19:47:32.995Z" w16du:dateUtc="2026-02-23T19:47:32.995Z" w:id="1530976144">
        <w:r w:rsidR="46017311">
          <w:t xml:space="preserve">, </w:t>
        </w:r>
        <w:r w:rsidR="46017311">
          <w:t>true</w:t>
        </w:r>
        <w:r w:rsidR="46017311">
          <w:t>) }}</w:t>
        </w:r>
      </w:ins>
      <w:del w:author="Isaac Lucas Souza Bezerra" w:date="2026-02-23T18:46:22.121Z" w16du:dateUtc="2026-02-23T18:46:22.121Z" w:id="1306455439">
        <w:r w:rsidDel="75ED5905">
          <w:delText>[</w:delText>
        </w:r>
        <w:r w:rsidRPr="4E15ECE3" w:rsidDel="75ED5905">
          <w:rPr>
            <w:b w:val="1"/>
            <w:bCs w:val="1"/>
          </w:rPr>
          <w:delText>[●]</w:delText>
        </w:r>
      </w:del>
      <w:r w:rsidR="75ED5905">
        <w:rPr/>
        <w:t xml:space="preserve">, com sede em </w:t>
      </w:r>
      <w:ins w:author="Isaac Lucas Souza Bezerra" w:date="2026-02-23T18:46:41.474Z" w16du:dateUtc="2026-02-23T18:46:41.474Z" w:id="884455493">
        <w:r w:rsidR="3D621A1A">
          <w:t xml:space="preserve">{{ </w:t>
        </w:r>
        <w:r w:rsidR="3D621A1A">
          <w:t>municipio_</w:t>
        </w:r>
      </w:ins>
      <w:ins w:author="Isaac Lucas Souza Bezerra" w:date="2026-02-23T19:09:10.754Z" w16du:dateUtc="2026-02-23T19:09:10.754Z" w:id="1369286545">
        <w:r w:rsidR="7622D879">
          <w:t>arrendataria</w:t>
        </w:r>
      </w:ins>
      <w:ins w:author="Isaac Lucas Souza Bezerra" w:date="2026-02-23T19:35:36.805Z" w16du:dateUtc="2026-02-23T19:35:36.805Z" w:id="892467980">
        <w:r w:rsidR="0529086E">
          <w:t xml:space="preserve"> | default(</w:t>
        </w:r>
      </w:ins>
      <w:ins w:author="Isaac Lucas Souza Bezerra" w:date="2026-02-23T20:43:33.705Z" w16du:dateUtc="2026-02-23T20:43:33.705Z" w:id="2000503525">
        <w:r w:rsidR="2B63C21B">
          <w:t>'</w:t>
        </w:r>
      </w:ins>
      <w:ins w:author="Isaac Lucas Souza Bezerra" w:date="2026-02-23T19:35:36.805Z" w16du:dateUtc="2026-02-23T19:35:36.805Z" w:id="2113365709">
        <w:r w:rsidR="0529086E">
          <w:t>[•] [•] [•]</w:t>
        </w:r>
      </w:ins>
      <w:ins w:author="Isaac Lucas Souza Bezerra" w:date="2026-02-23T20:43:33.707Z" w16du:dateUtc="2026-02-23T20:43:33.707Z" w:id="32870239">
        <w:r w:rsidR="2B63C21B">
          <w:t>'</w:t>
        </w:r>
      </w:ins>
      <w:ins w:author="Isaac Lucas Souza Bezerra" w:date="2026-02-23T19:35:36.805Z" w16du:dateUtc="2026-02-23T19:35:36.805Z" w:id="1782537241">
        <w:r w:rsidR="0529086E">
          <w:t xml:space="preserve">, </w:t>
        </w:r>
        <w:r w:rsidR="0529086E">
          <w:t>true</w:t>
        </w:r>
        <w:r w:rsidR="0529086E">
          <w:t xml:space="preserve">) </w:t>
        </w:r>
      </w:ins>
      <w:ins w:author="Isaac Lucas Souza Bezerra" w:date="2026-02-23T20:26:50.848Z" w16du:dateUtc="2026-02-23T20:26:50.848Z" w:id="737319342">
        <w:r w:rsidR="40408752">
          <w:t>}}</w:t>
        </w:r>
      </w:ins>
      <w:del w:author="Isaac Lucas Souza Bezerra" w:date="2026-02-23T18:46:40.705Z" w16du:dateUtc="2026-02-23T18:46:40.705Z" w:id="1469997108">
        <w:r w:rsidDel="75ED5905">
          <w:delText>[Município]</w:delText>
        </w:r>
      </w:del>
      <w:r w:rsidR="75ED5905">
        <w:rPr/>
        <w:t xml:space="preserve">, Estado de </w:t>
      </w:r>
      <w:ins w:author="Isaac Lucas Souza Bezerra" w:date="2026-02-23T18:46:56.443Z" w16du:dateUtc="2026-02-23T18:46:56.443Z" w:id="1539387999">
        <w:r w:rsidR="5DBA64AB">
          <w:t xml:space="preserve">{{ </w:t>
        </w:r>
        <w:r w:rsidR="5DBA64AB">
          <w:t>estado_</w:t>
        </w:r>
      </w:ins>
      <w:ins w:author="Isaac Lucas Souza Bezerra" w:date="2026-02-23T19:09:10.757Z" w16du:dateUtc="2026-02-23T19:09:10.757Z" w:id="138153569">
        <w:r w:rsidR="7622D879">
          <w:t>arrendataria</w:t>
        </w:r>
      </w:ins>
      <w:ins w:author="Isaac Lucas Souza Bezerra" w:date="2026-02-23T19:35:36.807Z" w16du:dateUtc="2026-02-23T19:35:36.807Z" w:id="1235333410">
        <w:r w:rsidR="0529086E">
          <w:t xml:space="preserve"> | default(</w:t>
        </w:r>
      </w:ins>
      <w:ins w:author="Isaac Lucas Souza Bezerra" w:date="2026-02-23T20:43:33.709Z" w16du:dateUtc="2026-02-23T20:43:33.709Z" w:id="719404744">
        <w:r w:rsidR="2B63C21B">
          <w:t>'</w:t>
        </w:r>
      </w:ins>
      <w:ins w:author="Isaac Lucas Souza Bezerra" w:date="2026-02-23T19:35:36.807Z" w16du:dateUtc="2026-02-23T19:35:36.807Z" w:id="883864426">
        <w:r w:rsidR="0529086E">
          <w:t>[•] [•] [•]</w:t>
        </w:r>
      </w:ins>
      <w:ins w:author="Isaac Lucas Souza Bezerra" w:date="2026-02-23T20:43:33.711Z" w16du:dateUtc="2026-02-23T20:43:33.711Z" w:id="723057780">
        <w:r w:rsidR="2B63C21B">
          <w:t>'</w:t>
        </w:r>
      </w:ins>
      <w:ins w:author="Isaac Lucas Souza Bezerra" w:date="2026-02-23T19:35:36.807Z" w16du:dateUtc="2026-02-23T19:35:36.807Z" w:id="99901898">
        <w:r w:rsidR="0529086E">
          <w:t xml:space="preserve">, </w:t>
        </w:r>
        <w:r w:rsidR="0529086E">
          <w:t>true</w:t>
        </w:r>
        <w:r w:rsidR="0529086E">
          <w:t xml:space="preserve">) </w:t>
        </w:r>
      </w:ins>
      <w:ins w:author="Isaac Lucas Souza Bezerra" w:date="2026-02-23T20:26:50.851Z" w16du:dateUtc="2026-02-23T20:26:50.851Z" w:id="998355422">
        <w:r w:rsidR="40408752">
          <w:t>}}</w:t>
        </w:r>
      </w:ins>
      <w:del w:author="Isaac Lucas Souza Bezerra" w:date="2026-02-23T18:46:54.987Z" w16du:dateUtc="2026-02-23T18:46:54.987Z" w:id="1955035909">
        <w:r w:rsidDel="75ED5905">
          <w:delText>[●]</w:delText>
        </w:r>
      </w:del>
      <w:r w:rsidR="75ED5905">
        <w:rPr/>
        <w:t xml:space="preserve">, na </w:t>
      </w:r>
      <w:ins w:author="Isaac Lucas Souza Bezerra" w:date="2026-02-23T18:47:10.029Z" w16du:dateUtc="2026-02-23T18:47:10.029Z" w:id="705951946">
        <w:r w:rsidR="2D7A36C3">
          <w:t xml:space="preserve">{{ </w:t>
        </w:r>
        <w:r w:rsidR="2D7A36C3">
          <w:t>sede_</w:t>
        </w:r>
      </w:ins>
      <w:ins w:author="Isaac Lucas Souza Bezerra" w:date="2026-02-23T19:09:10.76Z" w16du:dateUtc="2026-02-23T19:09:10.76Z" w:id="403021615">
        <w:r w:rsidR="7622D879">
          <w:t>arrendataria</w:t>
        </w:r>
      </w:ins>
      <w:ins w:author="Isaac Lucas Souza Bezerra" w:date="2026-02-23T19:35:36.809Z" w16du:dateUtc="2026-02-23T19:35:36.809Z" w:id="2103982934">
        <w:r w:rsidR="0529086E">
          <w:t xml:space="preserve"> | default(</w:t>
        </w:r>
      </w:ins>
      <w:ins w:author="Isaac Lucas Souza Bezerra" w:date="2026-02-23T20:43:33.712Z" w16du:dateUtc="2026-02-23T20:43:33.712Z" w:id="17793955">
        <w:r w:rsidR="2B63C21B">
          <w:t>'</w:t>
        </w:r>
      </w:ins>
      <w:ins w:author="Isaac Lucas Souza Bezerra" w:date="2026-02-23T19:35:36.809Z" w16du:dateUtc="2026-02-23T19:35:36.809Z" w:id="163910722">
        <w:r w:rsidR="0529086E">
          <w:t>[•] [•] [•]</w:t>
        </w:r>
      </w:ins>
      <w:ins w:author="Isaac Lucas Souza Bezerra" w:date="2026-02-23T20:43:33.714Z" w16du:dateUtc="2026-02-23T20:43:33.714Z" w:id="937166373">
        <w:r w:rsidR="2B63C21B">
          <w:t>'</w:t>
        </w:r>
      </w:ins>
      <w:ins w:author="Isaac Lucas Souza Bezerra" w:date="2026-02-23T19:35:36.809Z" w16du:dateUtc="2026-02-23T19:35:36.809Z" w:id="512902114">
        <w:r w:rsidR="0529086E">
          <w:t xml:space="preserve">, </w:t>
        </w:r>
        <w:r w:rsidR="0529086E">
          <w:t>true</w:t>
        </w:r>
        <w:r w:rsidR="0529086E">
          <w:t xml:space="preserve">) </w:t>
        </w:r>
      </w:ins>
      <w:ins w:author="Isaac Lucas Souza Bezerra" w:date="2026-02-23T20:26:50.852Z" w16du:dateUtc="2026-02-23T20:26:50.852Z" w:id="330732662">
        <w:r w:rsidR="40408752">
          <w:t>}}</w:t>
        </w:r>
      </w:ins>
      <w:del w:author="Isaac Lucas Souza Bezerra" w:date="2026-02-23T18:47:06.21Z" w16du:dateUtc="2026-02-23T18:47:06.21Z" w:id="500266689">
        <w:r w:rsidDel="75ED5905">
          <w:delText>[endereço]</w:delText>
        </w:r>
      </w:del>
      <w:r w:rsidR="75ED5905">
        <w:rPr/>
        <w:t xml:space="preserve">, inscrita no Cadastro Nacional da Pessoa Jurídica, sob o nº </w:t>
      </w:r>
      <w:ins w:author="Isaac Lucas Souza Bezerra" w:date="2026-02-23T18:47:23.188Z" w16du:dateUtc="2026-02-23T18:47:23.188Z" w:id="1838728594">
        <w:r w:rsidR="4F4AE873">
          <w:t xml:space="preserve">{{ </w:t>
        </w:r>
        <w:r w:rsidR="4F4AE873">
          <w:t>cnpj_</w:t>
        </w:r>
      </w:ins>
      <w:ins w:author="Isaac Lucas Souza Bezerra" w:date="2026-02-23T19:09:10.762Z" w16du:dateUtc="2026-02-23T19:09:10.762Z" w:id="303967445">
        <w:r w:rsidR="7622D879">
          <w:t>arrendataria</w:t>
        </w:r>
      </w:ins>
      <w:ins w:author="Isaac Lucas Souza Bezerra" w:date="2026-02-23T19:35:36.811Z" w16du:dateUtc="2026-02-23T19:35:36.811Z" w:id="467093435">
        <w:r w:rsidR="0529086E">
          <w:t xml:space="preserve"> | default(</w:t>
        </w:r>
      </w:ins>
      <w:ins w:author="Isaac Lucas Souza Bezerra" w:date="2026-02-23T20:43:33.716Z" w16du:dateUtc="2026-02-23T20:43:33.716Z" w:id="1976780787">
        <w:r w:rsidR="2B63C21B">
          <w:t>'</w:t>
        </w:r>
      </w:ins>
      <w:ins w:author="Isaac Lucas Souza Bezerra" w:date="2026-02-23T19:35:36.811Z" w16du:dateUtc="2026-02-23T19:35:36.811Z" w:id="781050851">
        <w:r w:rsidR="0529086E">
          <w:t>[•] [•] [•]</w:t>
        </w:r>
      </w:ins>
      <w:ins w:author="Isaac Lucas Souza Bezerra" w:date="2026-02-23T20:43:33.718Z" w16du:dateUtc="2026-02-23T20:43:33.718Z" w:id="206316911">
        <w:r w:rsidR="2B63C21B">
          <w:t>'</w:t>
        </w:r>
      </w:ins>
      <w:ins w:author="Isaac Lucas Souza Bezerra" w:date="2026-02-23T19:35:36.811Z" w16du:dateUtc="2026-02-23T19:35:36.811Z" w:id="1373166213">
        <w:r w:rsidR="0529086E">
          <w:t xml:space="preserve">, </w:t>
        </w:r>
        <w:r w:rsidR="0529086E">
          <w:t>true</w:t>
        </w:r>
        <w:r w:rsidR="0529086E">
          <w:t xml:space="preserve">) </w:t>
        </w:r>
      </w:ins>
      <w:ins w:author="Isaac Lucas Souza Bezerra" w:date="2026-02-23T20:26:50.854Z" w16du:dateUtc="2026-02-23T20:26:50.854Z" w:id="661113923">
        <w:r w:rsidR="40408752">
          <w:t>}}</w:t>
        </w:r>
      </w:ins>
      <w:del w:author="Isaac Lucas Souza Bezerra" w:date="2026-02-23T18:47:21.755Z" w16du:dateUtc="2026-02-23T18:47:21.755Z" w:id="113548602">
        <w:r w:rsidDel="75ED5905">
          <w:delText>[●]</w:delText>
        </w:r>
      </w:del>
      <w:r w:rsidR="75ED5905">
        <w:rPr/>
        <w:t xml:space="preserve">, neste ato devidamente representada pelos </w:t>
      </w:r>
      <w:r w:rsidR="75ED5905">
        <w:rPr/>
        <w:t>Srs</w:t>
      </w:r>
      <w:r w:rsidR="75ED5905">
        <w:rPr/>
        <w:t xml:space="preserve"> </w:t>
      </w:r>
      <w:ins w:author="Isaac Lucas Souza Bezerra" w:date="2026-02-23T18:47:36.359Z" w16du:dateUtc="2026-02-23T18:47:36.359Z" w:id="138805548">
        <w:r w:rsidR="2D495CBF">
          <w:t xml:space="preserve">{{ </w:t>
        </w:r>
        <w:r w:rsidR="2D495CBF">
          <w:t>nome_representante_</w:t>
        </w:r>
      </w:ins>
      <w:ins w:author="Isaac Lucas Souza Bezerra" w:date="2026-02-23T19:09:10.766Z" w16du:dateUtc="2026-02-23T19:09:10.766Z" w:id="1962981636">
        <w:r w:rsidR="7622D879">
          <w:t>arrendataria</w:t>
        </w:r>
      </w:ins>
      <w:ins w:author="Isaac Lucas Souza Bezerra" w:date="2026-02-23T19:35:36.813Z" w16du:dateUtc="2026-02-23T19:35:36.813Z" w:id="831824745">
        <w:r w:rsidR="0529086E">
          <w:t xml:space="preserve"> | default(</w:t>
        </w:r>
      </w:ins>
      <w:ins w:author="Isaac Lucas Souza Bezerra" w:date="2026-02-23T20:43:33.719Z" w16du:dateUtc="2026-02-23T20:43:33.719Z" w:id="699331558">
        <w:r w:rsidR="2B63C21B">
          <w:t>'</w:t>
        </w:r>
      </w:ins>
      <w:ins w:author="Isaac Lucas Souza Bezerra" w:date="2026-02-23T19:35:36.813Z" w16du:dateUtc="2026-02-23T19:35:36.813Z" w:id="1684126028">
        <w:r w:rsidR="0529086E">
          <w:t>[•] [•] [•]</w:t>
        </w:r>
      </w:ins>
      <w:ins w:author="Isaac Lucas Souza Bezerra" w:date="2026-02-23T20:43:33.721Z" w16du:dateUtc="2026-02-23T20:43:33.721Z" w:id="476322830">
        <w:r w:rsidR="2B63C21B">
          <w:t>'</w:t>
        </w:r>
      </w:ins>
      <w:ins w:author="Isaac Lucas Souza Bezerra" w:date="2026-02-23T19:35:36.813Z" w16du:dateUtc="2026-02-23T19:35:36.813Z" w:id="723819639">
        <w:r w:rsidR="0529086E">
          <w:t xml:space="preserve">, </w:t>
        </w:r>
        <w:r w:rsidR="0529086E">
          <w:t>true</w:t>
        </w:r>
        <w:r w:rsidR="0529086E">
          <w:t xml:space="preserve">) </w:t>
        </w:r>
      </w:ins>
      <w:ins w:author="Isaac Lucas Souza Bezerra" w:date="2026-02-23T20:26:50.856Z" w16du:dateUtc="2026-02-23T20:26:50.856Z" w:id="332854575">
        <w:r w:rsidR="40408752">
          <w:t>}}</w:t>
        </w:r>
      </w:ins>
      <w:del w:author="Isaac Lucas Souza Bezerra" w:date="2026-02-23T18:47:34.94Z" w16du:dateUtc="2026-02-23T18:47:34.94Z" w:id="232172271">
        <w:r w:rsidDel="75ED5905">
          <w:delText>[●]</w:delText>
        </w:r>
      </w:del>
      <w:r w:rsidR="75ED5905">
        <w:rPr/>
        <w:t xml:space="preserve">, </w:t>
      </w:r>
      <w:ins w:author="Isaac Lucas Souza Bezerra" w:date="2026-02-23T18:47:48.526Z" w16du:dateUtc="2026-02-23T18:47:48.526Z" w:id="1652601615">
        <w:r w:rsidR="7BDA916D">
          <w:t xml:space="preserve">{{ </w:t>
        </w:r>
      </w:ins>
      <w:ins w:author="Isaac Lucas Souza Bezerra" w:date="2026-02-23T18:48:05.871Z" w16du:dateUtc="2026-02-23T18:48:05.871Z" w:id="1147599787">
        <w:r w:rsidR="7BDA916D">
          <w:t>qualifica</w:t>
        </w:r>
        <w:r w:rsidR="7BDA916D">
          <w:t>cao_representante</w:t>
        </w:r>
      </w:ins>
      <w:ins w:author="Isaac Lucas Souza Bezerra" w:date="2026-02-23T19:35:36.815Z" w16du:dateUtc="2026-02-23T19:35:36.815Z" w:id="1761418926">
        <w:r w:rsidR="0529086E">
          <w:t xml:space="preserve"> | default(</w:t>
        </w:r>
      </w:ins>
      <w:ins w:author="Isaac Lucas Souza Bezerra" w:date="2026-02-23T20:43:33.723Z" w16du:dateUtc="2026-02-23T20:43:33.723Z" w:id="739854993">
        <w:r w:rsidR="2B63C21B">
          <w:t>'</w:t>
        </w:r>
      </w:ins>
      <w:ins w:author="Isaac Lucas Souza Bezerra" w:date="2026-02-23T19:35:36.815Z" w16du:dateUtc="2026-02-23T19:35:36.815Z" w:id="335415396">
        <w:r w:rsidR="0529086E">
          <w:t>[•] [•] [•]</w:t>
        </w:r>
      </w:ins>
      <w:ins w:author="Isaac Lucas Souza Bezerra" w:date="2026-02-23T20:43:33.724Z" w16du:dateUtc="2026-02-23T20:43:33.724Z" w:id="448741030">
        <w:r w:rsidR="2B63C21B">
          <w:t>'</w:t>
        </w:r>
      </w:ins>
      <w:ins w:author="Isaac Lucas Souza Bezerra" w:date="2026-02-23T19:35:36.815Z" w16du:dateUtc="2026-02-23T19:35:36.815Z" w:id="1161046439">
        <w:r w:rsidR="0529086E">
          <w:t xml:space="preserve">, </w:t>
        </w:r>
        <w:r w:rsidR="0529086E">
          <w:t>true</w:t>
        </w:r>
        <w:r w:rsidR="0529086E">
          <w:t xml:space="preserve">) </w:t>
        </w:r>
      </w:ins>
      <w:ins w:author="Isaac Lucas Souza Bezerra" w:date="2026-02-23T20:26:50.857Z" w16du:dateUtc="2026-02-23T20:26:50.857Z" w:id="1050975193">
        <w:r w:rsidR="40408752">
          <w:t>}}</w:t>
        </w:r>
      </w:ins>
      <w:del w:author="Isaac Lucas Souza Bezerra" w:date="2026-02-23T18:47:47.802Z" w16du:dateUtc="2026-02-23T18:47:47.802Z" w:id="151334393">
        <w:r w:rsidDel="75ED5905">
          <w:delText>[</w:delText>
        </w:r>
        <w:r w:rsidDel="75ED5905">
          <w:delText>qualifica</w:delText>
        </w:r>
        <w:r w:rsidDel="75ED5905">
          <w:delText>ção]</w:delText>
        </w:r>
      </w:del>
      <w:r w:rsidR="75ED5905">
        <w:rPr/>
        <w:t>, na qualidade de “</w:t>
      </w:r>
      <w:r w:rsidRPr="4E15ECE3" w:rsidR="75ED5905">
        <w:rPr>
          <w:b w:val="1"/>
          <w:bCs w:val="1"/>
        </w:rPr>
        <w:t>Arrendatária</w:t>
      </w:r>
      <w:r w:rsidR="75ED5905">
        <w:rPr/>
        <w:t xml:space="preserve">”; </w:t>
      </w:r>
    </w:p>
    <w:p w:rsidR="00B31CF6" w:rsidP="003E61F9" w:rsidRDefault="00B31CF6" w14:paraId="167DA746" w14:textId="77777777">
      <w:pPr>
        <w:pStyle w:val="MinutadeContrato"/>
      </w:pPr>
    </w:p>
    <w:p w:rsidR="00B31CF6" w:rsidP="003E61F9" w:rsidRDefault="005F6644" w14:paraId="0C0D74D5" w14:textId="77777777">
      <w:pPr>
        <w:pStyle w:val="MinutadeContrato"/>
      </w:pPr>
      <w:r w:rsidRPr="00636378">
        <w:t>Em conjunto, denominadas como “Partes” e, individualmente, como “Parte”:</w:t>
      </w:r>
    </w:p>
    <w:p w:rsidR="00B31CF6" w:rsidP="003E61F9" w:rsidRDefault="00B31CF6" w14:paraId="793B074A" w14:textId="77777777">
      <w:pPr>
        <w:pStyle w:val="MinutadeContrato"/>
      </w:pPr>
    </w:p>
    <w:p w:rsidRPr="00D94625" w:rsidR="00B31CF6" w:rsidP="00DE14C5" w:rsidRDefault="005F6644" w14:paraId="3F57E6FA" w14:textId="1193110D">
      <w:pPr>
        <w:pStyle w:val="MinutadeContrato"/>
        <w:numPr>
          <w:ilvl w:val="0"/>
          <w:numId w:val="6"/>
        </w:numPr>
      </w:pPr>
      <w:r w:rsidRPr="00DE14C5">
        <w:rPr>
          <w:b/>
        </w:rPr>
        <w:t xml:space="preserve"> – Objeto </w:t>
      </w:r>
    </w:p>
    <w:p w:rsidR="003A67C1" w:rsidP="00D94625" w:rsidRDefault="003A67C1" w14:paraId="2D1F1C84" w14:textId="77777777">
      <w:pPr>
        <w:pStyle w:val="MinutadeContrato"/>
      </w:pPr>
    </w:p>
    <w:p w:rsidR="003A67C1" w:rsidP="00814A51" w:rsidRDefault="003A67C1" w14:paraId="16D9985C" w14:textId="1461D56E">
      <w:pPr>
        <w:pStyle w:val="MinutadeContrato"/>
        <w:numPr>
          <w:ilvl w:val="1"/>
          <w:numId w:val="7"/>
        </w:numPr>
      </w:pPr>
      <w:r>
        <w:t xml:space="preserve">O </w:t>
      </w:r>
      <w:r w:rsidRPr="00636378">
        <w:t>presente Termo tem por objeto</w:t>
      </w:r>
      <w:r>
        <w:t>:</w:t>
      </w:r>
    </w:p>
    <w:p w:rsidR="003A67C1" w:rsidP="003A67C1" w:rsidRDefault="003A67C1" w14:paraId="027AB0F0" w14:textId="77777777">
      <w:pPr>
        <w:pStyle w:val="MinutadeContrato"/>
      </w:pPr>
    </w:p>
    <w:p w:rsidR="003A67C1" w:rsidP="00814A51" w:rsidRDefault="003A67C1" w14:paraId="36A934F8" w14:textId="3C44AF60">
      <w:pPr>
        <w:pStyle w:val="MinutadeContrato"/>
        <w:numPr>
          <w:ilvl w:val="2"/>
          <w:numId w:val="7"/>
        </w:numPr>
      </w:pPr>
      <w:r>
        <w:t xml:space="preserve">A </w:t>
      </w:r>
      <w:r w:rsidRPr="00636378">
        <w:t xml:space="preserve">apresentação do inventário com todos os bens existentes e integrantes do </w:t>
      </w:r>
      <w:r w:rsidRPr="00DE14C5">
        <w:rPr>
          <w:b/>
          <w:bCs w:val="0"/>
        </w:rPr>
        <w:t>Arrendamento</w:t>
      </w:r>
      <w:r w:rsidRPr="00636378">
        <w:t xml:space="preserve">, nos termos do </w:t>
      </w:r>
      <w:r w:rsidRPr="00DE14C5">
        <w:rPr>
          <w:b/>
          <w:bCs w:val="0"/>
        </w:rPr>
        <w:t>Contrato</w:t>
      </w:r>
      <w:r w:rsidRPr="00636378">
        <w:t xml:space="preserve"> e seus </w:t>
      </w:r>
      <w:r w:rsidRPr="00DE14C5">
        <w:rPr>
          <w:b/>
        </w:rPr>
        <w:t>Anexo</w:t>
      </w:r>
      <w:r w:rsidRPr="00636378">
        <w:t>s, com a indicação do estado de conservação e operação dos referidos bens,</w:t>
      </w:r>
      <w:r>
        <w:t xml:space="preserve"> e</w:t>
      </w:r>
    </w:p>
    <w:p w:rsidR="003A67C1" w:rsidP="00814A51" w:rsidRDefault="003A67C1" w14:paraId="5E70F58B" w14:textId="43266A57">
      <w:pPr>
        <w:pStyle w:val="MinutadeContrato"/>
        <w:numPr>
          <w:ilvl w:val="2"/>
          <w:numId w:val="7"/>
        </w:numPr>
      </w:pPr>
      <w:r>
        <w:t xml:space="preserve">A </w:t>
      </w:r>
      <w:r w:rsidRPr="00636378">
        <w:t xml:space="preserve">permissão de uso e acesso dos bens inventariados indicados na lista anexa, conforme </w:t>
      </w:r>
      <w:r w:rsidRPr="00DE14C5">
        <w:rPr>
          <w:b/>
          <w:bCs w:val="0"/>
        </w:rPr>
        <w:t>Contrato</w:t>
      </w:r>
      <w:r w:rsidRPr="00636378">
        <w:t xml:space="preserve"> e seus </w:t>
      </w:r>
      <w:r w:rsidRPr="00DE14C5">
        <w:rPr>
          <w:b/>
        </w:rPr>
        <w:t>Anexo</w:t>
      </w:r>
      <w:r w:rsidRPr="00636378">
        <w:t xml:space="preserve">s, do qual este Termo passa a fazer parte integrante, a fim de que a </w:t>
      </w:r>
      <w:r w:rsidRPr="00DE14C5">
        <w:rPr>
          <w:b/>
        </w:rPr>
        <w:t>Arrendatária</w:t>
      </w:r>
      <w:r w:rsidRPr="00636378">
        <w:t xml:space="preserve"> proceda à execução do objeto do </w:t>
      </w:r>
      <w:r w:rsidRPr="00DE14C5">
        <w:rPr>
          <w:b/>
          <w:bCs w:val="0"/>
        </w:rPr>
        <w:t>Arrendamento</w:t>
      </w:r>
      <w:r>
        <w:rPr>
          <w:b/>
          <w:bCs w:val="0"/>
        </w:rPr>
        <w:t>.</w:t>
      </w:r>
    </w:p>
    <w:p w:rsidR="003A67C1" w:rsidP="00814A51" w:rsidRDefault="003A67C1" w14:paraId="7707338E" w14:textId="5EA081FA">
      <w:pPr>
        <w:pStyle w:val="MinutadeContrato"/>
        <w:numPr>
          <w:ilvl w:val="1"/>
          <w:numId w:val="7"/>
        </w:numPr>
      </w:pPr>
      <w:r>
        <w:t xml:space="preserve">O </w:t>
      </w:r>
      <w:r w:rsidRPr="00636378">
        <w:t xml:space="preserve">inventário dos bens se encontra no </w:t>
      </w:r>
      <w:r w:rsidRPr="00DE14C5">
        <w:rPr>
          <w:b/>
        </w:rPr>
        <w:t>Anexo</w:t>
      </w:r>
      <w:r w:rsidRPr="00636378">
        <w:t xml:space="preserve"> ao presente Termo de Aceitação Provisória e Permissão de Uso de Ativos, com a sua descrição, estado de conservação e capacidade de operação, com as demais especificações técnicas complementares</w:t>
      </w:r>
      <w:r>
        <w:t>.</w:t>
      </w:r>
    </w:p>
    <w:p w:rsidRPr="00D94625" w:rsidR="003A67C1" w:rsidP="003A67C1" w:rsidRDefault="003A67C1" w14:paraId="31A36D3E" w14:textId="77777777">
      <w:pPr>
        <w:pStyle w:val="MinutadeContrato"/>
      </w:pPr>
    </w:p>
    <w:p w:rsidRPr="003A67C1" w:rsidR="00D94625" w:rsidP="00DE14C5" w:rsidRDefault="00D94625" w14:paraId="32C2D856" w14:textId="19974F28">
      <w:pPr>
        <w:pStyle w:val="MinutadeContrato"/>
        <w:numPr>
          <w:ilvl w:val="0"/>
          <w:numId w:val="6"/>
        </w:numPr>
      </w:pPr>
      <w:r>
        <w:rPr>
          <w:b/>
        </w:rPr>
        <w:t>– Prazo</w:t>
      </w:r>
    </w:p>
    <w:p w:rsidR="003A67C1" w:rsidP="003A67C1" w:rsidRDefault="003A67C1" w14:paraId="767AD2F5" w14:textId="77777777">
      <w:pPr>
        <w:pStyle w:val="MinutadeContrato"/>
        <w:rPr>
          <w:b/>
        </w:rPr>
      </w:pPr>
    </w:p>
    <w:p w:rsidR="003A67C1" w:rsidP="00814A51" w:rsidRDefault="003A67C1" w14:paraId="4D4587BB" w14:textId="5E12C70A">
      <w:pPr>
        <w:pStyle w:val="MinutadeContrato"/>
        <w:numPr>
          <w:ilvl w:val="1"/>
          <w:numId w:val="9"/>
        </w:numPr>
      </w:pPr>
      <w:r>
        <w:t xml:space="preserve">A </w:t>
      </w:r>
      <w:r w:rsidRPr="00636378">
        <w:rPr>
          <w:b/>
        </w:rPr>
        <w:t>Arrendatária</w:t>
      </w:r>
      <w:r w:rsidRPr="00636378">
        <w:t>, pelo presente, se compromete a verificar a exatidão do inventário apresentado, bem como solicitar os ajustes, se necessários, de forma justificada</w:t>
      </w:r>
      <w:r>
        <w:t>.</w:t>
      </w:r>
    </w:p>
    <w:p w:rsidR="003A67C1" w:rsidP="00814A51" w:rsidRDefault="003A67C1" w14:paraId="44BB760A" w14:textId="60C4C665">
      <w:pPr>
        <w:pStyle w:val="MinutadeContrato"/>
        <w:numPr>
          <w:ilvl w:val="1"/>
          <w:numId w:val="10"/>
        </w:numPr>
      </w:pPr>
      <w:r>
        <w:t xml:space="preserve">Após </w:t>
      </w:r>
      <w:r w:rsidRPr="00636378">
        <w:t xml:space="preserve">o deferimento dos ajustes solicitados, o </w:t>
      </w:r>
      <w:r w:rsidRPr="00636378">
        <w:rPr>
          <w:b/>
        </w:rPr>
        <w:t>Poder Concedente</w:t>
      </w:r>
      <w:r w:rsidRPr="00636378">
        <w:t xml:space="preserve"> e a </w:t>
      </w:r>
      <w:r w:rsidRPr="00636378">
        <w:rPr>
          <w:b/>
        </w:rPr>
        <w:t>ANTAQ</w:t>
      </w:r>
      <w:r w:rsidRPr="00636378">
        <w:t xml:space="preserve"> emitirão um novo inventário, que será </w:t>
      </w:r>
      <w:r w:rsidRPr="00636378">
        <w:rPr>
          <w:b/>
        </w:rPr>
        <w:t>Anexo</w:t>
      </w:r>
      <w:r w:rsidRPr="00636378">
        <w:t xml:space="preserve"> ao Termo de Aceitação Definitiva e Permissão de Uso de Ativos a ser assinado pelas Partes</w:t>
      </w:r>
      <w:r>
        <w:t>.</w:t>
      </w:r>
    </w:p>
    <w:p w:rsidR="003A67C1" w:rsidP="00814A51" w:rsidRDefault="003A67C1" w14:paraId="18F93735" w14:textId="3F9DC7E6">
      <w:pPr>
        <w:pStyle w:val="MinutadeContrato"/>
        <w:numPr>
          <w:ilvl w:val="1"/>
          <w:numId w:val="11"/>
        </w:numPr>
      </w:pPr>
      <w:r>
        <w:t xml:space="preserve">O </w:t>
      </w:r>
      <w:r w:rsidRPr="00636378">
        <w:t>presente Termo de Aceitação Provisória e Permissão de Uso de Ativos terá o prazo de vigência iniciado na data de sua assinatura e de término na mesma data em que for assinado o Termo de Aceitação Definitiva e Permissão de Uso de Ativos</w:t>
      </w:r>
      <w:r>
        <w:t>.</w:t>
      </w:r>
    </w:p>
    <w:p w:rsidRPr="00D94625" w:rsidR="003A67C1" w:rsidP="003A67C1" w:rsidRDefault="003A67C1" w14:paraId="0DFC84DC" w14:textId="77777777">
      <w:pPr>
        <w:pStyle w:val="MinutadeContrato"/>
      </w:pPr>
    </w:p>
    <w:p w:rsidRPr="003A67C1" w:rsidR="00D94625" w:rsidP="00DE14C5" w:rsidRDefault="00D94625" w14:paraId="0ECD771E" w14:textId="483751D3">
      <w:pPr>
        <w:pStyle w:val="MinutadeContrato"/>
        <w:numPr>
          <w:ilvl w:val="0"/>
          <w:numId w:val="6"/>
        </w:numPr>
      </w:pPr>
      <w:r>
        <w:rPr>
          <w:b/>
        </w:rPr>
        <w:t xml:space="preserve">– Benfeitorias </w:t>
      </w:r>
    </w:p>
    <w:p w:rsidR="003A67C1" w:rsidP="003A67C1" w:rsidRDefault="003A67C1" w14:paraId="4E96951D" w14:textId="77777777">
      <w:pPr>
        <w:pStyle w:val="MinutadeContrato"/>
        <w:rPr>
          <w:b/>
        </w:rPr>
      </w:pPr>
    </w:p>
    <w:p w:rsidR="003A67C1" w:rsidP="00814A51" w:rsidRDefault="003A67C1" w14:paraId="4311E96E" w14:textId="1789EAFC">
      <w:pPr>
        <w:pStyle w:val="MinutadeContrato"/>
        <w:numPr>
          <w:ilvl w:val="1"/>
          <w:numId w:val="8"/>
        </w:numPr>
      </w:pPr>
      <w:r>
        <w:t xml:space="preserve">Quaisquer </w:t>
      </w:r>
      <w:r w:rsidRPr="00636378">
        <w:t xml:space="preserve">benfeitorias, sejam úteis, necessárias ou voluptuárias, bem como acessões, consentidas ou não, que a </w:t>
      </w:r>
      <w:r w:rsidRPr="00636378">
        <w:rPr>
          <w:b/>
        </w:rPr>
        <w:t>Arrendatária</w:t>
      </w:r>
      <w:r w:rsidRPr="00636378">
        <w:t xml:space="preserve"> vier a fazer na área objeto da Permissão de Uso, ficarão a ela incorporadas, desistindo a </w:t>
      </w:r>
      <w:r w:rsidRPr="00636378">
        <w:rPr>
          <w:b/>
        </w:rPr>
        <w:t>Arrendatária</w:t>
      </w:r>
      <w:r w:rsidRPr="00636378">
        <w:t xml:space="preserve"> de qualquer direito de retenção ou indenização</w:t>
      </w:r>
      <w:r>
        <w:t>.</w:t>
      </w:r>
    </w:p>
    <w:p w:rsidRPr="00D94625" w:rsidR="003A67C1" w:rsidP="003A67C1" w:rsidRDefault="003A67C1" w14:paraId="09E29177" w14:textId="1BCB3D35">
      <w:pPr>
        <w:pStyle w:val="MinutadeContrato"/>
      </w:pPr>
    </w:p>
    <w:p w:rsidRPr="00DE14C5" w:rsidR="00D94625" w:rsidP="00D94625" w:rsidRDefault="00D94625" w14:paraId="771134DC" w14:textId="394DC053">
      <w:pPr>
        <w:pStyle w:val="MinutadeContrato"/>
        <w:numPr>
          <w:ilvl w:val="0"/>
          <w:numId w:val="6"/>
        </w:numPr>
      </w:pPr>
      <w:r>
        <w:rPr>
          <w:b/>
        </w:rPr>
        <w:t>– Extinção</w:t>
      </w:r>
    </w:p>
    <w:p w:rsidR="00B31CF6" w:rsidP="00DE14C5" w:rsidRDefault="00B31CF6" w14:paraId="70DFA4B6" w14:textId="77777777">
      <w:pPr>
        <w:pStyle w:val="MinutadeContrato"/>
      </w:pPr>
    </w:p>
    <w:p w:rsidR="003A67C1" w:rsidP="00814A51" w:rsidRDefault="003A67C1" w14:paraId="6331FA29" w14:textId="0A0D39E0">
      <w:pPr>
        <w:pStyle w:val="MinutadeContrato"/>
        <w:numPr>
          <w:ilvl w:val="1"/>
          <w:numId w:val="12"/>
        </w:numPr>
      </w:pPr>
      <w:r>
        <w:t xml:space="preserve">O A </w:t>
      </w:r>
      <w:r w:rsidRPr="00636378">
        <w:t xml:space="preserve">presente Termo de Aceitação Provisória e Permissão de Uso de Ativos será extinto nas mesmas hipóteses de extinção previstas do </w:t>
      </w:r>
      <w:r w:rsidRPr="008264BA">
        <w:rPr>
          <w:b/>
          <w:bCs w:val="0"/>
        </w:rPr>
        <w:t>Contrato de Arrendamento</w:t>
      </w:r>
      <w:r>
        <w:t>.</w:t>
      </w:r>
    </w:p>
    <w:p w:rsidR="003A67C1" w:rsidP="00814A51" w:rsidRDefault="003A67C1" w14:paraId="0AAFCDA9" w14:textId="4C64693C">
      <w:pPr>
        <w:pStyle w:val="MinutadeContrato"/>
        <w:numPr>
          <w:ilvl w:val="1"/>
          <w:numId w:val="13"/>
        </w:numPr>
      </w:pPr>
      <w:r>
        <w:t xml:space="preserve">A </w:t>
      </w:r>
      <w:r w:rsidRPr="00636378">
        <w:t xml:space="preserve">extinção deste Termo de Aceitação Provisória e Permissão de Uso de Ativos implicará a imediata desocupação da área pela </w:t>
      </w:r>
      <w:r w:rsidRPr="00636378">
        <w:rPr>
          <w:b/>
        </w:rPr>
        <w:t>Arrendatária</w:t>
      </w:r>
      <w:r w:rsidRPr="00636378">
        <w:t xml:space="preserve">, ou em um prazo máximo de 180 (cento e oitenta dias), a critério do </w:t>
      </w:r>
      <w:r w:rsidRPr="00354BE2">
        <w:rPr>
          <w:b/>
          <w:bCs w:val="0"/>
        </w:rPr>
        <w:t>Poder Concedente</w:t>
      </w:r>
      <w:r w:rsidRPr="00636378">
        <w:t xml:space="preserve">, quando necessário para desmobilização de seus ativos e restituição das áreas cedidas, sob pena da </w:t>
      </w:r>
      <w:r w:rsidRPr="00636378">
        <w:rPr>
          <w:b/>
        </w:rPr>
        <w:t>Arrendatária</w:t>
      </w:r>
      <w:r w:rsidRPr="00636378">
        <w:t xml:space="preserve"> ser considerada esbulhadora, para efeito de reintegração de posse, conforme artigos 560 e seguintes do Código de Processo Civil e suas alterações posteriores, bem como a devolução de todos os equipamentos cedidos, sem prejuízo das indenizações ao </w:t>
      </w:r>
      <w:r w:rsidRPr="00636378">
        <w:rPr>
          <w:b/>
        </w:rPr>
        <w:t>Poder Concedente</w:t>
      </w:r>
      <w:r w:rsidRPr="00636378">
        <w:t>, quando for o caso</w:t>
      </w:r>
      <w:r>
        <w:t>.</w:t>
      </w:r>
    </w:p>
    <w:p w:rsidR="00B31CF6" w:rsidP="003A67C1" w:rsidRDefault="00B31CF6" w14:paraId="0904CA08" w14:textId="77777777">
      <w:pPr>
        <w:pStyle w:val="MinutadeContrato"/>
      </w:pPr>
    </w:p>
    <w:p w:rsidR="00B31CF6" w:rsidP="003C3E9D" w:rsidRDefault="005F6644" w14:paraId="34F137B7" w14:textId="77777777">
      <w:pPr>
        <w:pStyle w:val="MinutadeContrato"/>
      </w:pPr>
      <w:r w:rsidRPr="00636378">
        <w:t>E, por estarem conformes, os representantes das Partes assinam este Termo de Aceitação Provisória e Permissão de Uso de Ativos, em duas vias de igual teor e forma.</w:t>
      </w:r>
    </w:p>
    <w:p w:rsidR="00B31CF6" w:rsidP="003C3E9D" w:rsidRDefault="00B31CF6" w14:paraId="0D536292" w14:textId="77777777">
      <w:pPr>
        <w:pStyle w:val="MinutadeContrato"/>
      </w:pPr>
    </w:p>
    <w:p w:rsidR="00B31CF6" w:rsidP="003C3E9D" w:rsidRDefault="005F6644" w14:paraId="31A470D1" w14:textId="77777777">
      <w:pPr>
        <w:pStyle w:val="MinutadeContrato"/>
      </w:pPr>
      <w:r w:rsidRPr="00636378">
        <w:t>Brasília, DF, [data]</w:t>
      </w:r>
    </w:p>
    <w:p w:rsidR="00B31CF6" w:rsidP="003C3E9D" w:rsidRDefault="005F6644" w14:paraId="3D0CE908" w14:textId="4C147FDD">
      <w:pPr>
        <w:pStyle w:val="MinutadeContrato"/>
      </w:pPr>
      <w:r w:rsidRPr="00636378">
        <w:t>[assinaturas]</w:t>
      </w:r>
    </w:p>
    <w:p w:rsidR="00B31CF6" w:rsidP="003C3E9D" w:rsidRDefault="00B31CF6" w14:paraId="33549EF0" w14:textId="77777777">
      <w:pPr>
        <w:pStyle w:val="MinutadeContrato"/>
      </w:pPr>
    </w:p>
    <w:p w:rsidRPr="00636378" w:rsidR="005F6644" w:rsidP="003C3E9D" w:rsidRDefault="005F6644" w14:paraId="507BE662" w14:textId="3CCDBFFD">
      <w:pPr>
        <w:pStyle w:val="MinutadeContrato"/>
        <w:jc w:val="center"/>
        <w:rPr>
          <w:b/>
        </w:rPr>
      </w:pPr>
      <w:r w:rsidRPr="00636378">
        <w:rPr>
          <w:b/>
        </w:rPr>
        <w:t>Lista Provisória de Bens e Ativos e Inventário</w:t>
      </w:r>
    </w:p>
    <w:tbl>
      <w:tblPr>
        <w:tblpPr w:leftFromText="141" w:rightFromText="141" w:vertAnchor="text" w:horzAnchor="margin" w:tblpXSpec="center" w:tblpY="388"/>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37"/>
        <w:gridCol w:w="1753"/>
        <w:gridCol w:w="1748"/>
        <w:gridCol w:w="1728"/>
      </w:tblGrid>
      <w:tr w:rsidRPr="00186B76" w:rsidR="005F6644" w:rsidTr="00E45B0B" w14:paraId="2D0F5878" w14:textId="77777777">
        <w:tc>
          <w:tcPr>
            <w:tcW w:w="1737" w:type="dxa"/>
          </w:tcPr>
          <w:p w:rsidR="00B31CF6" w:rsidP="00E45B0B" w:rsidRDefault="005F6644" w14:paraId="50623E85" w14:textId="5AAD3EAA">
            <w:pPr>
              <w:pStyle w:val="MinutadeContrato"/>
              <w:rPr>
                <w:b/>
              </w:rPr>
            </w:pPr>
            <w:r w:rsidRPr="00636378">
              <w:rPr>
                <w:b/>
              </w:rPr>
              <w:t xml:space="preserve">Descrição </w:t>
            </w:r>
          </w:p>
          <w:p w:rsidRPr="00636378" w:rsidR="005F6644" w:rsidP="00E45B0B" w:rsidRDefault="005F6644" w14:paraId="50B7C2A2" w14:textId="59E8A799">
            <w:pPr>
              <w:pStyle w:val="MinutadeContrato"/>
              <w:rPr>
                <w:b/>
              </w:rPr>
            </w:pPr>
            <w:r w:rsidRPr="00636378">
              <w:rPr>
                <w:b/>
              </w:rPr>
              <w:t>do Bem</w:t>
            </w:r>
          </w:p>
        </w:tc>
        <w:tc>
          <w:tcPr>
            <w:tcW w:w="1753" w:type="dxa"/>
          </w:tcPr>
          <w:p w:rsidRPr="00636378" w:rsidR="005F6644" w:rsidP="00E45B0B" w:rsidRDefault="005F6644" w14:paraId="34B2A063" w14:textId="77777777">
            <w:pPr>
              <w:pStyle w:val="MinutadeContrato"/>
              <w:rPr>
                <w:b/>
              </w:rPr>
            </w:pPr>
            <w:r w:rsidRPr="00636378">
              <w:rPr>
                <w:b/>
              </w:rPr>
              <w:t>Estado de Conservação</w:t>
            </w:r>
          </w:p>
        </w:tc>
        <w:tc>
          <w:tcPr>
            <w:tcW w:w="1748" w:type="dxa"/>
          </w:tcPr>
          <w:p w:rsidRPr="00636378" w:rsidR="005F6644" w:rsidP="00E45B0B" w:rsidRDefault="005F6644" w14:paraId="43BFC025" w14:textId="77777777">
            <w:pPr>
              <w:pStyle w:val="MinutadeContrato"/>
              <w:rPr>
                <w:b/>
              </w:rPr>
            </w:pPr>
            <w:r w:rsidRPr="00636378">
              <w:rPr>
                <w:b/>
              </w:rPr>
              <w:t>Capacidade de Operação</w:t>
            </w:r>
          </w:p>
        </w:tc>
        <w:tc>
          <w:tcPr>
            <w:tcW w:w="1728" w:type="dxa"/>
          </w:tcPr>
          <w:p w:rsidRPr="00636378" w:rsidR="005F6644" w:rsidP="00E45B0B" w:rsidRDefault="005F6644" w14:paraId="2E3B1E8A" w14:textId="77777777">
            <w:pPr>
              <w:pStyle w:val="MinutadeContrato"/>
              <w:rPr>
                <w:b/>
              </w:rPr>
            </w:pPr>
            <w:r w:rsidRPr="00636378">
              <w:rPr>
                <w:b/>
              </w:rPr>
              <w:t>Demais especificações técnicas</w:t>
            </w:r>
          </w:p>
        </w:tc>
      </w:tr>
      <w:tr w:rsidRPr="00186B76" w:rsidR="005F6644" w:rsidTr="00E45B0B" w14:paraId="37009E60" w14:textId="77777777">
        <w:tc>
          <w:tcPr>
            <w:tcW w:w="1737" w:type="dxa"/>
          </w:tcPr>
          <w:p w:rsidRPr="00636378" w:rsidR="005F6644" w:rsidP="00E45B0B" w:rsidRDefault="005F6644" w14:paraId="40C1C03F" w14:textId="77777777">
            <w:pPr>
              <w:pStyle w:val="MinutadeContrato"/>
            </w:pPr>
          </w:p>
        </w:tc>
        <w:tc>
          <w:tcPr>
            <w:tcW w:w="1753" w:type="dxa"/>
          </w:tcPr>
          <w:p w:rsidRPr="00636378" w:rsidR="005F6644" w:rsidP="00E45B0B" w:rsidRDefault="005F6644" w14:paraId="63F903C1" w14:textId="77777777">
            <w:pPr>
              <w:pStyle w:val="MinutadeContrato"/>
            </w:pPr>
          </w:p>
        </w:tc>
        <w:tc>
          <w:tcPr>
            <w:tcW w:w="1748" w:type="dxa"/>
          </w:tcPr>
          <w:p w:rsidRPr="00636378" w:rsidR="005F6644" w:rsidP="00E45B0B" w:rsidRDefault="005F6644" w14:paraId="6311FF45" w14:textId="77777777">
            <w:pPr>
              <w:pStyle w:val="MinutadeContrato"/>
            </w:pPr>
          </w:p>
        </w:tc>
        <w:tc>
          <w:tcPr>
            <w:tcW w:w="1728" w:type="dxa"/>
          </w:tcPr>
          <w:p w:rsidRPr="00636378" w:rsidR="005F6644" w:rsidP="00E45B0B" w:rsidRDefault="005F6644" w14:paraId="447AD315" w14:textId="77777777">
            <w:pPr>
              <w:pStyle w:val="MinutadeContrato"/>
            </w:pPr>
          </w:p>
        </w:tc>
      </w:tr>
      <w:tr w:rsidRPr="00186B76" w:rsidR="005F6644" w:rsidTr="00E45B0B" w14:paraId="55A1F834" w14:textId="77777777">
        <w:tc>
          <w:tcPr>
            <w:tcW w:w="1737" w:type="dxa"/>
          </w:tcPr>
          <w:p w:rsidRPr="00636378" w:rsidR="005F6644" w:rsidP="00E45B0B" w:rsidRDefault="005F6644" w14:paraId="2DC8A93C" w14:textId="77777777">
            <w:pPr>
              <w:pStyle w:val="MinutadeContrato"/>
            </w:pPr>
          </w:p>
        </w:tc>
        <w:tc>
          <w:tcPr>
            <w:tcW w:w="1753" w:type="dxa"/>
          </w:tcPr>
          <w:p w:rsidRPr="00636378" w:rsidR="005F6644" w:rsidP="00E45B0B" w:rsidRDefault="005F6644" w14:paraId="06112CE8" w14:textId="77777777">
            <w:pPr>
              <w:pStyle w:val="MinutadeContrato"/>
            </w:pPr>
          </w:p>
        </w:tc>
        <w:tc>
          <w:tcPr>
            <w:tcW w:w="1748" w:type="dxa"/>
          </w:tcPr>
          <w:p w:rsidRPr="00636378" w:rsidR="005F6644" w:rsidP="00E45B0B" w:rsidRDefault="005F6644" w14:paraId="5BF4660B" w14:textId="77777777">
            <w:pPr>
              <w:pStyle w:val="MinutadeContrato"/>
            </w:pPr>
          </w:p>
        </w:tc>
        <w:tc>
          <w:tcPr>
            <w:tcW w:w="1728" w:type="dxa"/>
          </w:tcPr>
          <w:p w:rsidRPr="00636378" w:rsidR="005F6644" w:rsidP="00E45B0B" w:rsidRDefault="005F6644" w14:paraId="49FBA2D1" w14:textId="77777777">
            <w:pPr>
              <w:pStyle w:val="MinutadeContrato"/>
            </w:pPr>
          </w:p>
        </w:tc>
      </w:tr>
      <w:tr w:rsidRPr="00186B76" w:rsidR="005F6644" w:rsidTr="00E45B0B" w14:paraId="1F81ED65" w14:textId="77777777">
        <w:tc>
          <w:tcPr>
            <w:tcW w:w="1737" w:type="dxa"/>
          </w:tcPr>
          <w:p w:rsidRPr="00636378" w:rsidR="005F6644" w:rsidP="00E45B0B" w:rsidRDefault="005F6644" w14:paraId="41BBB948" w14:textId="77777777">
            <w:pPr>
              <w:pStyle w:val="MinutadeContrato"/>
            </w:pPr>
          </w:p>
        </w:tc>
        <w:tc>
          <w:tcPr>
            <w:tcW w:w="1753" w:type="dxa"/>
          </w:tcPr>
          <w:p w:rsidRPr="00636378" w:rsidR="005F6644" w:rsidP="00E45B0B" w:rsidRDefault="005F6644" w14:paraId="59BFE98E" w14:textId="77777777">
            <w:pPr>
              <w:pStyle w:val="MinutadeContrato"/>
            </w:pPr>
          </w:p>
        </w:tc>
        <w:tc>
          <w:tcPr>
            <w:tcW w:w="1748" w:type="dxa"/>
          </w:tcPr>
          <w:p w:rsidRPr="00636378" w:rsidR="005F6644" w:rsidP="00E45B0B" w:rsidRDefault="005F6644" w14:paraId="326FC3BB" w14:textId="77777777">
            <w:pPr>
              <w:pStyle w:val="MinutadeContrato"/>
            </w:pPr>
          </w:p>
        </w:tc>
        <w:tc>
          <w:tcPr>
            <w:tcW w:w="1728" w:type="dxa"/>
          </w:tcPr>
          <w:p w:rsidRPr="00636378" w:rsidR="005F6644" w:rsidP="00E45B0B" w:rsidRDefault="005F6644" w14:paraId="04B499EE" w14:textId="77777777">
            <w:pPr>
              <w:pStyle w:val="MinutadeContrato"/>
            </w:pPr>
          </w:p>
        </w:tc>
      </w:tr>
      <w:tr w:rsidRPr="00186B76" w:rsidR="005F6644" w:rsidTr="00E45B0B" w14:paraId="18A2C61F" w14:textId="77777777">
        <w:tc>
          <w:tcPr>
            <w:tcW w:w="1737" w:type="dxa"/>
          </w:tcPr>
          <w:p w:rsidRPr="00636378" w:rsidR="005F6644" w:rsidP="00E45B0B" w:rsidRDefault="005F6644" w14:paraId="567CFC6E" w14:textId="77777777">
            <w:pPr>
              <w:pStyle w:val="MinutadeContrato"/>
            </w:pPr>
          </w:p>
        </w:tc>
        <w:tc>
          <w:tcPr>
            <w:tcW w:w="1753" w:type="dxa"/>
          </w:tcPr>
          <w:p w:rsidRPr="00636378" w:rsidR="005F6644" w:rsidP="00E45B0B" w:rsidRDefault="005F6644" w14:paraId="13ECDF68" w14:textId="77777777">
            <w:pPr>
              <w:pStyle w:val="MinutadeContrato"/>
            </w:pPr>
          </w:p>
        </w:tc>
        <w:tc>
          <w:tcPr>
            <w:tcW w:w="1748" w:type="dxa"/>
          </w:tcPr>
          <w:p w:rsidRPr="00636378" w:rsidR="005F6644" w:rsidP="00E45B0B" w:rsidRDefault="005F6644" w14:paraId="01434B49" w14:textId="77777777">
            <w:pPr>
              <w:pStyle w:val="MinutadeContrato"/>
            </w:pPr>
          </w:p>
        </w:tc>
        <w:tc>
          <w:tcPr>
            <w:tcW w:w="1728" w:type="dxa"/>
          </w:tcPr>
          <w:p w:rsidRPr="00636378" w:rsidR="005F6644" w:rsidP="00E45B0B" w:rsidRDefault="005F6644" w14:paraId="0DABF355" w14:textId="77777777">
            <w:pPr>
              <w:pStyle w:val="MinutadeContrato"/>
            </w:pPr>
          </w:p>
        </w:tc>
      </w:tr>
      <w:tr w:rsidRPr="00186B76" w:rsidR="005F6644" w:rsidTr="00E45B0B" w14:paraId="5E7FF317" w14:textId="77777777">
        <w:tc>
          <w:tcPr>
            <w:tcW w:w="1737" w:type="dxa"/>
          </w:tcPr>
          <w:p w:rsidRPr="00636378" w:rsidR="005F6644" w:rsidP="00E45B0B" w:rsidRDefault="005F6644" w14:paraId="379741C1" w14:textId="77777777">
            <w:pPr>
              <w:pStyle w:val="MinutadeContrato"/>
            </w:pPr>
          </w:p>
        </w:tc>
        <w:tc>
          <w:tcPr>
            <w:tcW w:w="1753" w:type="dxa"/>
          </w:tcPr>
          <w:p w:rsidRPr="00636378" w:rsidR="005F6644" w:rsidP="00E45B0B" w:rsidRDefault="005F6644" w14:paraId="40C26AEF" w14:textId="77777777">
            <w:pPr>
              <w:pStyle w:val="MinutadeContrato"/>
            </w:pPr>
          </w:p>
        </w:tc>
        <w:tc>
          <w:tcPr>
            <w:tcW w:w="1748" w:type="dxa"/>
          </w:tcPr>
          <w:p w:rsidRPr="00636378" w:rsidR="005F6644" w:rsidP="00E45B0B" w:rsidRDefault="005F6644" w14:paraId="7D8D1E80" w14:textId="77777777">
            <w:pPr>
              <w:pStyle w:val="MinutadeContrato"/>
            </w:pPr>
          </w:p>
        </w:tc>
        <w:tc>
          <w:tcPr>
            <w:tcW w:w="1728" w:type="dxa"/>
          </w:tcPr>
          <w:p w:rsidRPr="00636378" w:rsidR="005F6644" w:rsidP="00E45B0B" w:rsidRDefault="005F6644" w14:paraId="29D7FFE0" w14:textId="77777777">
            <w:pPr>
              <w:pStyle w:val="MinutadeContrato"/>
            </w:pPr>
          </w:p>
        </w:tc>
      </w:tr>
      <w:tr w:rsidRPr="00186B76" w:rsidR="005F6644" w:rsidTr="00E45B0B" w14:paraId="12674FAF" w14:textId="77777777">
        <w:tc>
          <w:tcPr>
            <w:tcW w:w="1737" w:type="dxa"/>
          </w:tcPr>
          <w:p w:rsidRPr="00636378" w:rsidR="005F6644" w:rsidP="00E45B0B" w:rsidRDefault="005F6644" w14:paraId="6D9D9477" w14:textId="77777777">
            <w:pPr>
              <w:pStyle w:val="MinutadeContrato"/>
            </w:pPr>
          </w:p>
        </w:tc>
        <w:tc>
          <w:tcPr>
            <w:tcW w:w="1753" w:type="dxa"/>
          </w:tcPr>
          <w:p w:rsidRPr="00636378" w:rsidR="005F6644" w:rsidP="00E45B0B" w:rsidRDefault="005F6644" w14:paraId="515594A3" w14:textId="77777777">
            <w:pPr>
              <w:pStyle w:val="MinutadeContrato"/>
            </w:pPr>
          </w:p>
        </w:tc>
        <w:tc>
          <w:tcPr>
            <w:tcW w:w="1748" w:type="dxa"/>
          </w:tcPr>
          <w:p w:rsidRPr="00636378" w:rsidR="005F6644" w:rsidP="00E45B0B" w:rsidRDefault="005F6644" w14:paraId="5B341159" w14:textId="77777777">
            <w:pPr>
              <w:pStyle w:val="MinutadeContrato"/>
            </w:pPr>
          </w:p>
        </w:tc>
        <w:tc>
          <w:tcPr>
            <w:tcW w:w="1728" w:type="dxa"/>
          </w:tcPr>
          <w:p w:rsidRPr="00636378" w:rsidR="005F6644" w:rsidP="00E45B0B" w:rsidRDefault="005F6644" w14:paraId="778A5EE4" w14:textId="77777777">
            <w:pPr>
              <w:pStyle w:val="MinutadeContrato"/>
            </w:pPr>
          </w:p>
        </w:tc>
      </w:tr>
      <w:tr w:rsidRPr="00186B76" w:rsidR="005F6644" w:rsidTr="00E45B0B" w14:paraId="5166DC55" w14:textId="77777777">
        <w:tc>
          <w:tcPr>
            <w:tcW w:w="1737" w:type="dxa"/>
          </w:tcPr>
          <w:p w:rsidRPr="00636378" w:rsidR="005F6644" w:rsidP="00E45B0B" w:rsidRDefault="005F6644" w14:paraId="2068B3FC" w14:textId="77777777">
            <w:pPr>
              <w:pStyle w:val="MinutadeContrato"/>
            </w:pPr>
          </w:p>
        </w:tc>
        <w:tc>
          <w:tcPr>
            <w:tcW w:w="1753" w:type="dxa"/>
          </w:tcPr>
          <w:p w:rsidRPr="00636378" w:rsidR="005F6644" w:rsidP="00E45B0B" w:rsidRDefault="005F6644" w14:paraId="6BCD81FE" w14:textId="77777777">
            <w:pPr>
              <w:pStyle w:val="MinutadeContrato"/>
            </w:pPr>
          </w:p>
        </w:tc>
        <w:tc>
          <w:tcPr>
            <w:tcW w:w="1748" w:type="dxa"/>
          </w:tcPr>
          <w:p w:rsidRPr="00636378" w:rsidR="005F6644" w:rsidP="00E45B0B" w:rsidRDefault="005F6644" w14:paraId="4600D6FF" w14:textId="77777777">
            <w:pPr>
              <w:pStyle w:val="MinutadeContrato"/>
            </w:pPr>
          </w:p>
        </w:tc>
        <w:tc>
          <w:tcPr>
            <w:tcW w:w="1728" w:type="dxa"/>
          </w:tcPr>
          <w:p w:rsidRPr="00636378" w:rsidR="005F6644" w:rsidP="00E45B0B" w:rsidRDefault="005F6644" w14:paraId="2944D9DE" w14:textId="77777777">
            <w:pPr>
              <w:pStyle w:val="MinutadeContrato"/>
            </w:pPr>
          </w:p>
        </w:tc>
      </w:tr>
    </w:tbl>
    <w:p w:rsidR="00B31CF6" w:rsidP="00A97D48" w:rsidRDefault="005F6644" w14:paraId="7ED1C59E" w14:textId="77777777">
      <w:pPr>
        <w:pStyle w:val="MinutadeContrato"/>
        <w:numPr>
          <w:ilvl w:val="0"/>
          <w:numId w:val="2"/>
        </w:numPr>
      </w:pPr>
      <w:r w:rsidRPr="00636378">
        <w:br w:type="page"/>
      </w:r>
    </w:p>
    <w:p w:rsidRPr="00D94625" w:rsidR="003C3E9D" w:rsidP="003C3E9D" w:rsidRDefault="003C3E9D" w14:paraId="146C23AD" w14:textId="5260C57D">
      <w:pPr>
        <w:pStyle w:val="Ttulo3"/>
        <w:keepNext/>
        <w:keepLines/>
        <w:numPr>
          <w:ilvl w:val="0"/>
          <w:numId w:val="4"/>
        </w:numPr>
        <w:tabs>
          <w:tab w:val="num" w:pos="360"/>
        </w:tabs>
        <w:spacing w:line="360" w:lineRule="auto"/>
        <w:ind w:left="2127" w:hanging="1701"/>
        <w:rPr>
          <w:rFonts w:asciiTheme="minorHAnsi" w:hAnsiTheme="minorHAnsi" w:cstheme="minorHAnsi"/>
          <w:b/>
          <w:sz w:val="22"/>
          <w:szCs w:val="22"/>
        </w:rPr>
      </w:pPr>
      <w:bookmarkStart w:name="_Toc216433107" w:id="1581"/>
      <w:bookmarkStart w:name="_Ref216433123" w:id="1582"/>
      <w:r w:rsidRPr="003E61F9">
        <w:rPr>
          <w:rFonts w:asciiTheme="minorHAnsi" w:hAnsiTheme="minorHAnsi" w:cstheme="minorHAnsi"/>
          <w:b/>
          <w:sz w:val="22"/>
          <w:szCs w:val="22"/>
        </w:rPr>
        <w:t xml:space="preserve">Termo de Aceitação </w:t>
      </w:r>
      <w:r>
        <w:rPr>
          <w:rFonts w:asciiTheme="minorHAnsi" w:hAnsiTheme="minorHAnsi" w:cstheme="minorHAnsi"/>
          <w:b/>
          <w:sz w:val="22"/>
          <w:szCs w:val="22"/>
        </w:rPr>
        <w:t>Definitiva</w:t>
      </w:r>
      <w:r w:rsidRPr="003E61F9">
        <w:rPr>
          <w:rFonts w:asciiTheme="minorHAnsi" w:hAnsiTheme="minorHAnsi" w:cstheme="minorHAnsi"/>
          <w:b/>
          <w:sz w:val="22"/>
          <w:szCs w:val="22"/>
        </w:rPr>
        <w:t xml:space="preserve"> e Permissão de Uso de Ativos</w:t>
      </w:r>
      <w:bookmarkEnd w:id="1581"/>
      <w:bookmarkEnd w:id="1582"/>
    </w:p>
    <w:p w:rsidR="003C3E9D" w:rsidP="003C3E9D" w:rsidRDefault="003C3E9D" w14:paraId="13A15CB9" w14:textId="77777777">
      <w:pPr>
        <w:pStyle w:val="MinutadeContrato"/>
      </w:pPr>
    </w:p>
    <w:p w:rsidR="003C3E9D" w:rsidP="003C3E9D" w:rsidRDefault="003C3E9D" w14:paraId="306ED384" w14:textId="77777777">
      <w:pPr>
        <w:pStyle w:val="MinutadeContrato"/>
      </w:pPr>
      <w:r w:rsidRPr="00636378">
        <w:t>De um lado:</w:t>
      </w:r>
    </w:p>
    <w:p w:rsidR="003C3E9D" w:rsidP="003C3E9D" w:rsidRDefault="003C3E9D" w14:paraId="26B52C2C" w14:textId="77777777">
      <w:pPr>
        <w:pStyle w:val="MinutadeContrato"/>
      </w:pPr>
    </w:p>
    <w:p w:rsidR="003C3E9D" w:rsidP="00814A51" w:rsidRDefault="003C3E9D" w14:paraId="0F6C56D3" w14:textId="50AD9157">
      <w:pPr>
        <w:pStyle w:val="MinutadeContrato"/>
        <w:numPr>
          <w:ilvl w:val="0"/>
          <w:numId w:val="14"/>
        </w:numPr>
        <w:rPr/>
      </w:pPr>
      <w:r w:rsidRPr="4E15ECE3" w:rsidR="4F4EAC0F">
        <w:rPr>
          <w:rFonts w:cs="Arial" w:cstheme="minorBidi"/>
        </w:rPr>
        <w:t xml:space="preserve">A </w:t>
      </w:r>
      <w:r w:rsidRPr="4E15ECE3" w:rsidR="4F4EAC0F">
        <w:rPr>
          <w:rFonts w:cs="Arial" w:cstheme="minorBidi"/>
          <w:b w:val="1"/>
          <w:bCs w:val="1"/>
        </w:rPr>
        <w:t>U</w:t>
      </w:r>
      <w:r w:rsidRPr="4E15ECE3" w:rsidR="4F4EAC0F">
        <w:rPr>
          <w:rFonts w:cs="Arial" w:cstheme="minorBidi"/>
          <w:b w:val="1"/>
          <w:bCs w:val="1"/>
        </w:rPr>
        <w:t>nião</w:t>
      </w:r>
      <w:r w:rsidRPr="4E15ECE3" w:rsidR="4F4EAC0F">
        <w:rPr>
          <w:rFonts w:cs="Arial" w:cstheme="minorBidi"/>
        </w:rPr>
        <w:t xml:space="preserve">, </w:t>
      </w:r>
      <w:r w:rsidRPr="4E15ECE3" w:rsidR="4F4EAC0F">
        <w:rPr>
          <w:rFonts w:cs="Arial" w:cstheme="minorBidi"/>
        </w:rPr>
        <w:t>doravante d</w:t>
      </w:r>
      <w:r w:rsidRPr="4E15ECE3" w:rsidR="4F4EAC0F">
        <w:rPr>
          <w:rFonts w:cs="Arial" w:cstheme="minorBidi"/>
        </w:rPr>
        <w:t>enominada “</w:t>
      </w:r>
      <w:r w:rsidRPr="4E15ECE3" w:rsidR="4F4EAC0F">
        <w:rPr>
          <w:rFonts w:cs="Arial" w:cstheme="minorBidi"/>
          <w:b w:val="1"/>
          <w:bCs w:val="1"/>
        </w:rPr>
        <w:t>União</w:t>
      </w:r>
      <w:r w:rsidRPr="4E15ECE3" w:rsidR="4F4EAC0F">
        <w:rPr>
          <w:rFonts w:cs="Arial" w:cstheme="minorBidi"/>
        </w:rPr>
        <w:t>”, por intermédio do Minist</w:t>
      </w:r>
      <w:r w:rsidRPr="4E15ECE3" w:rsidR="4F4EAC0F">
        <w:rPr>
          <w:rFonts w:cs="Arial" w:cstheme="minorBidi"/>
        </w:rPr>
        <w:t>ério de Portos e Aeroportos</w:t>
      </w:r>
      <w:r w:rsidRPr="4E15ECE3" w:rsidR="4F4EAC0F">
        <w:rPr>
          <w:rFonts w:cs="Arial" w:cstheme="minorBidi"/>
        </w:rPr>
        <w:t xml:space="preserve">, com sede em </w:t>
      </w:r>
      <w:ins w:author="Isaac Lucas Souza Bezerra" w:date="2026-02-23T18:53:20.406Z" w16du:dateUtc="2026-02-23T18:53:20.406Z" w:id="1509719313">
        <w:r w:rsidRPr="4E15ECE3" w:rsidR="670F0CA2">
          <w:rPr>
            <w:rFonts w:cs="Arial" w:cstheme="minorBidi"/>
          </w:rPr>
          <w:t xml:space="preserve">{{ </w:t>
        </w:r>
        <w:r w:rsidRPr="4E15ECE3" w:rsidR="670F0CA2">
          <w:rPr>
            <w:rFonts w:cs="Arial" w:cstheme="minorBidi"/>
          </w:rPr>
          <w:t>sede_mpor</w:t>
        </w:r>
      </w:ins>
      <w:ins w:author="Isaac Lucas Souza Bezerra" w:date="2026-02-23T19:35:36.817Z" w16du:dateUtc="2026-02-23T19:35:36.817Z" w:id="1483355671">
        <w:r w:rsidRPr="4E15ECE3" w:rsidR="0529086E">
          <w:rPr>
            <w:rFonts w:cs="Arial" w:cstheme="minorBidi"/>
          </w:rPr>
          <w:t xml:space="preserve"> | d</w:t>
        </w:r>
        <w:r w:rsidRPr="4E15ECE3" w:rsidR="0529086E">
          <w:rPr>
            <w:rFonts w:cs="Arial" w:cstheme="minorBidi"/>
          </w:rPr>
          <w:t>efault(</w:t>
        </w:r>
      </w:ins>
      <w:ins w:author="Isaac Lucas Souza Bezerra" w:date="2026-02-23T20:43:33.726Z" w16du:dateUtc="2026-02-23T20:43:33.726Z" w:id="2049533512">
        <w:r w:rsidRPr="4E15ECE3" w:rsidR="2B63C21B">
          <w:rPr>
            <w:rFonts w:cs="Arial" w:cstheme="minorBidi"/>
          </w:rPr>
          <w:t>'</w:t>
        </w:r>
      </w:ins>
      <w:ins w:author="Isaac Lucas Souza Bezerra" w:date="2026-02-23T19:35:36.817Z" w16du:dateUtc="2026-02-23T19:35:36.817Z" w:id="1868019785">
        <w:r w:rsidRPr="4E15ECE3" w:rsidR="0529086E">
          <w:rPr>
            <w:rFonts w:cs="Arial" w:cstheme="minorBidi"/>
          </w:rPr>
          <w:t>[•] [•] [•]</w:t>
        </w:r>
      </w:ins>
      <w:ins w:author="Isaac Lucas Souza Bezerra" w:date="2026-02-23T20:43:33.728Z" w16du:dateUtc="2026-02-23T20:43:33.728Z" w:id="947716347">
        <w:r w:rsidRPr="4E15ECE3" w:rsidR="2B63C21B">
          <w:rPr>
            <w:rFonts w:cs="Arial" w:cstheme="minorBidi"/>
          </w:rPr>
          <w:t>'</w:t>
        </w:r>
      </w:ins>
      <w:ins w:author="Isaac Lucas Souza Bezerra" w:date="2026-02-23T19:35:36.817Z" w16du:dateUtc="2026-02-23T19:35:36.817Z" w:id="671535097">
        <w:r w:rsidRPr="4E15ECE3" w:rsidR="0529086E">
          <w:rPr>
            <w:rFonts w:cs="Arial" w:cstheme="minorBidi"/>
          </w:rPr>
          <w:t xml:space="preserve">, </w:t>
        </w:r>
        <w:r w:rsidRPr="4E15ECE3" w:rsidR="0529086E">
          <w:rPr>
            <w:rFonts w:cs="Arial" w:cstheme="minorBidi"/>
          </w:rPr>
          <w:t>true</w:t>
        </w:r>
        <w:r w:rsidRPr="4E15ECE3" w:rsidR="0529086E">
          <w:rPr>
            <w:rFonts w:cs="Arial" w:cstheme="minorBidi"/>
          </w:rPr>
          <w:t xml:space="preserve">) </w:t>
        </w:r>
      </w:ins>
      <w:ins w:author="Isaac Lucas Souza Bezerra" w:date="2026-02-23T20:26:50.86Z" w16du:dateUtc="2026-02-23T20:26:50.86Z" w:id="774981943">
        <w:r w:rsidRPr="4E15ECE3" w:rsidR="40408752">
          <w:rPr>
            <w:rFonts w:cs="Arial" w:cstheme="minorBidi"/>
          </w:rPr>
          <w:t>}}</w:t>
        </w:r>
      </w:ins>
      <w:del w:author="Isaac Lucas Souza Bezerra" w:date="2026-02-23T18:53:19.667Z" w16du:dateUtc="2026-02-23T18:53:19.667Z" w:id="984292999">
        <w:r w:rsidRPr="4E15ECE3" w:rsidDel="4F4EAC0F">
          <w:rPr>
            <w:rFonts w:cs="Arial" w:cstheme="minorBidi"/>
          </w:rPr>
          <w:delText>_____________________</w:delText>
        </w:r>
      </w:del>
      <w:r w:rsidRPr="4E15ECE3" w:rsidR="4F4EAC0F">
        <w:rPr>
          <w:rFonts w:cs="Arial" w:cstheme="minorBidi"/>
        </w:rPr>
        <w:t>, neste ato repr</w:t>
      </w:r>
      <w:r w:rsidRPr="4E15ECE3" w:rsidR="4F4EAC0F">
        <w:rPr>
          <w:rFonts w:cs="Arial" w:cstheme="minorBidi"/>
        </w:rPr>
        <w:t>esen</w:t>
      </w:r>
      <w:r w:rsidRPr="4E15ECE3" w:rsidR="4F4EAC0F">
        <w:rPr>
          <w:rFonts w:cs="Arial" w:cstheme="minorBidi"/>
        </w:rPr>
        <w:t xml:space="preserve">tada por seu </w:t>
      </w:r>
      <w:del w:author="Isaac Lucas Souza Bezerra" w:date="2026-02-23T18:53:47.095Z" w16du:dateUtc="2026-02-23T18:53:47.095Z" w:id="1589522791">
        <w:r w:rsidRPr="4E15ECE3" w:rsidDel="4F4EAC0F">
          <w:rPr>
            <w:rFonts w:cs="Arial" w:cstheme="minorBidi"/>
          </w:rPr>
          <w:delText>_________</w:delText>
        </w:r>
      </w:del>
      <w:ins w:author="Isaac Lucas Souza Bezerra" w:date="2026-02-23T18:53:49.569Z" w16du:dateUtc="2026-02-23T18:53:49.569Z" w:id="2072021115">
        <w:r w:rsidRPr="4E15ECE3" w:rsidR="08DF6B68">
          <w:rPr>
            <w:rFonts w:cs="Arial" w:cstheme="minorBidi"/>
          </w:rPr>
          <w:t>re</w:t>
        </w:r>
        <w:r w:rsidRPr="4E15ECE3" w:rsidR="08DF6B68">
          <w:rPr>
            <w:rFonts w:cs="Arial" w:cstheme="minorBidi"/>
          </w:rPr>
          <w:t>presenta</w:t>
        </w:r>
        <w:r w:rsidRPr="4E15ECE3" w:rsidR="08DF6B68">
          <w:rPr>
            <w:rFonts w:cs="Arial" w:cstheme="minorBidi"/>
          </w:rPr>
          <w:t>nte</w:t>
        </w:r>
      </w:ins>
      <w:r w:rsidRPr="4E15ECE3" w:rsidR="4F4EAC0F">
        <w:rPr>
          <w:rFonts w:cs="Arial" w:cstheme="minorBidi"/>
        </w:rPr>
        <w:t xml:space="preserve">, </w:t>
      </w:r>
      <w:r w:rsidRPr="4E15ECE3" w:rsidR="4F4EAC0F">
        <w:rPr>
          <w:rFonts w:cs="Arial" w:cstheme="minorBidi"/>
        </w:rPr>
        <w:t>Sr</w:t>
      </w:r>
      <w:r w:rsidRPr="4E15ECE3" w:rsidR="4F4EAC0F">
        <w:rPr>
          <w:rFonts w:cs="Arial" w:cstheme="minorBidi"/>
        </w:rPr>
        <w:t xml:space="preserve"> </w:t>
      </w:r>
      <w:ins w:author="Isaac Lucas Souza Bezerra" w:date="2026-02-23T18:53:56.774Z" w16du:dateUtc="2026-02-23T18:53:56.774Z" w:id="251227370">
        <w:r w:rsidRPr="4E15ECE3" w:rsidR="265EE10C">
          <w:rPr>
            <w:rFonts w:cs="Arial" w:cstheme="minorBidi"/>
          </w:rPr>
          <w:t xml:space="preserve">{{ </w:t>
        </w:r>
      </w:ins>
      <w:ins w:author="Isaac Lucas Souza Bezerra" w:date="2026-02-23T18:54:03.945Z" w16du:dateUtc="2026-02-23T18:54:03.945Z" w:id="705918336">
        <w:r w:rsidRPr="4E15ECE3" w:rsidR="265EE10C">
          <w:rPr>
            <w:rFonts w:cs="Arial" w:cstheme="minorBidi"/>
          </w:rPr>
          <w:t>nome_se</w:t>
        </w:r>
        <w:r w:rsidRPr="4E15ECE3" w:rsidR="265EE10C">
          <w:rPr>
            <w:rFonts w:cs="Arial" w:cstheme="minorBidi"/>
          </w:rPr>
          <w:t>c</w:t>
        </w:r>
        <w:r w:rsidRPr="4E15ECE3" w:rsidR="265EE10C">
          <w:rPr>
            <w:rFonts w:cs="Arial" w:cstheme="minorBidi"/>
          </w:rPr>
          <w:t>retario_portos</w:t>
        </w:r>
      </w:ins>
      <w:ins w:author="Isaac Lucas Souza Bezerra" w:date="2026-02-23T19:35:36.819Z" w16du:dateUtc="2026-02-23T19:35:36.819Z" w:id="2137581396">
        <w:r w:rsidRPr="4E15ECE3" w:rsidR="0529086E">
          <w:rPr>
            <w:rFonts w:cs="Arial" w:cstheme="minorBidi"/>
          </w:rPr>
          <w:t xml:space="preserve"> | default(</w:t>
        </w:r>
      </w:ins>
      <w:ins w:author="Isaac Lucas Souza Bezerra" w:date="2026-02-23T20:43:33.729Z" w16du:dateUtc="2026-02-23T20:43:33.729Z" w:id="537521557">
        <w:r w:rsidRPr="4E15ECE3" w:rsidR="2B63C21B">
          <w:rPr>
            <w:rFonts w:cs="Arial" w:cstheme="minorBidi"/>
          </w:rPr>
          <w:t>'</w:t>
        </w:r>
      </w:ins>
      <w:ins w:author="Isaac Lucas Souza Bezerra" w:date="2026-02-23T19:35:36.819Z" w16du:dateUtc="2026-02-23T19:35:36.819Z" w:id="373784900">
        <w:r w:rsidRPr="4E15ECE3" w:rsidR="0529086E">
          <w:rPr>
            <w:rFonts w:cs="Arial" w:cstheme="minorBidi"/>
          </w:rPr>
          <w:t>[•]</w:t>
        </w:r>
        <w:r w:rsidRPr="4E15ECE3" w:rsidR="0529086E">
          <w:rPr>
            <w:rFonts w:cs="Arial" w:cstheme="minorBidi"/>
          </w:rPr>
          <w:t xml:space="preserve"> [•] [•]</w:t>
        </w:r>
      </w:ins>
      <w:ins w:author="Isaac Lucas Souza Bezerra" w:date="2026-02-23T20:43:33.731Z" w16du:dateUtc="2026-02-23T20:43:33.731Z" w:id="1578624454">
        <w:r w:rsidRPr="4E15ECE3" w:rsidR="2B63C21B">
          <w:rPr>
            <w:rFonts w:cs="Arial" w:cstheme="minorBidi"/>
          </w:rPr>
          <w:t>'</w:t>
        </w:r>
      </w:ins>
      <w:ins w:author="Isaac Lucas Souza Bezerra" w:date="2026-02-23T19:35:36.819Z" w16du:dateUtc="2026-02-23T19:35:36.819Z" w:id="1728830837">
        <w:r w:rsidRPr="4E15ECE3" w:rsidR="0529086E">
          <w:rPr>
            <w:rFonts w:cs="Arial" w:cstheme="minorBidi"/>
          </w:rPr>
          <w:t xml:space="preserve">, </w:t>
        </w:r>
        <w:r w:rsidRPr="4E15ECE3" w:rsidR="0529086E">
          <w:rPr>
            <w:rFonts w:cs="Arial" w:cstheme="minorBidi"/>
          </w:rPr>
          <w:t>true</w:t>
        </w:r>
        <w:r w:rsidRPr="4E15ECE3" w:rsidR="0529086E">
          <w:rPr>
            <w:rFonts w:cs="Arial" w:cstheme="minorBidi"/>
          </w:rPr>
          <w:t xml:space="preserve">) </w:t>
        </w:r>
      </w:ins>
      <w:ins w:author="Isaac Lucas Souza Bezerra" w:date="2026-02-23T20:26:50.862Z" w16du:dateUtc="2026-02-23T20:26:50.862Z" w:id="3433927">
        <w:r w:rsidRPr="4E15ECE3" w:rsidR="40408752">
          <w:rPr>
            <w:rFonts w:cs="Arial" w:cstheme="minorBidi"/>
          </w:rPr>
          <w:t>}}</w:t>
        </w:r>
      </w:ins>
      <w:del w:author="Isaac Lucas Souza Bezerra" w:date="2026-02-23T18:53:53.407Z" w16du:dateUtc="2026-02-23T18:53:53.407Z" w:id="1134998619">
        <w:r w:rsidRPr="4E15ECE3" w:rsidDel="4F4EAC0F">
          <w:rPr>
            <w:rFonts w:cs="Arial" w:cstheme="minorBidi"/>
          </w:rPr>
          <w:delText>[●]</w:delText>
        </w:r>
      </w:del>
      <w:r w:rsidRPr="4E15ECE3" w:rsidR="4F4EAC0F">
        <w:rPr>
          <w:rFonts w:cs="Arial" w:cstheme="minorBidi"/>
        </w:rPr>
        <w:t xml:space="preserve">, </w:t>
      </w:r>
      <w:ins w:author="Isaac Lucas Souza Bezerra" w:date="2026-02-23T18:54:18.626Z" w16du:dateUtc="2026-02-23T18:54:18.626Z" w:id="1060251454">
        <w:r w:rsidRPr="4E15ECE3" w:rsidR="2521B0B3">
          <w:rPr>
            <w:rFonts w:cs="Arial" w:cstheme="minorBidi"/>
          </w:rPr>
          <w:t xml:space="preserve">{{ </w:t>
        </w:r>
        <w:r w:rsidRPr="4E15ECE3" w:rsidR="2521B0B3">
          <w:rPr>
            <w:rFonts w:cs="Arial" w:cstheme="minorBidi"/>
          </w:rPr>
          <w:t>qualificacao_secretario</w:t>
        </w:r>
      </w:ins>
      <w:ins w:author="Isaac Lucas Souza Bezerra" w:date="2026-02-23T20:37:25.097Z" w16du:dateUtc="2026-02-23T20:37:25.097Z" w:id="943957118">
        <w:r w:rsidRPr="4E15ECE3" w:rsidR="1225C4AC">
          <w:rPr>
            <w:rFonts w:cs="Arial" w:cstheme="minorBidi"/>
          </w:rPr>
          <w:t>_portos</w:t>
        </w:r>
      </w:ins>
      <w:ins w:author="Isaac Lucas Souza Bezerra" w:date="2026-02-23T19:35:36.821Z" w16du:dateUtc="2026-02-23T19:35:36.821Z" w:id="188193876">
        <w:r w:rsidRPr="4E15ECE3" w:rsidR="0529086E">
          <w:rPr>
            <w:rFonts w:cs="Arial" w:cstheme="minorBidi"/>
          </w:rPr>
          <w:t xml:space="preserve"> | default(</w:t>
        </w:r>
      </w:ins>
      <w:ins w:author="Isaac Lucas Souza Bezerra" w:date="2026-02-23T20:43:33.733Z" w16du:dateUtc="2026-02-23T20:43:33.733Z" w:id="417358299">
        <w:r w:rsidRPr="4E15ECE3" w:rsidR="2B63C21B">
          <w:rPr>
            <w:rFonts w:cs="Arial" w:cstheme="minorBidi"/>
          </w:rPr>
          <w:t>'</w:t>
        </w:r>
      </w:ins>
      <w:ins w:author="Isaac Lucas Souza Bezerra" w:date="2026-02-23T19:35:36.821Z" w16du:dateUtc="2026-02-23T19:35:36.821Z" w:id="857046510">
        <w:r w:rsidRPr="4E15ECE3" w:rsidR="0529086E">
          <w:rPr>
            <w:rFonts w:cs="Arial" w:cstheme="minorBidi"/>
          </w:rPr>
          <w:t xml:space="preserve">[•] </w:t>
        </w:r>
        <w:r w:rsidRPr="4E15ECE3" w:rsidR="0529086E">
          <w:rPr>
            <w:rFonts w:cs="Arial" w:cstheme="minorBidi"/>
          </w:rPr>
          <w:t xml:space="preserve">[•] </w:t>
        </w:r>
        <w:r w:rsidRPr="4E15ECE3" w:rsidR="0529086E">
          <w:rPr>
            <w:rFonts w:cs="Arial" w:cstheme="minorBidi"/>
          </w:rPr>
          <w:t>[•]</w:t>
        </w:r>
      </w:ins>
      <w:ins w:author="Isaac Lucas Souza Bezerra" w:date="2026-02-23T20:43:33.735Z" w16du:dateUtc="2026-02-23T20:43:33.735Z" w:id="222596823">
        <w:r w:rsidRPr="4E15ECE3" w:rsidR="2B63C21B">
          <w:rPr>
            <w:rFonts w:cs="Arial" w:cstheme="minorBidi"/>
          </w:rPr>
          <w:t>'</w:t>
        </w:r>
      </w:ins>
      <w:ins w:author="Isaac Lucas Souza Bezerra" w:date="2026-02-23T19:35:36.821Z" w16du:dateUtc="2026-02-23T19:35:36.821Z" w:id="2109857360">
        <w:r w:rsidRPr="4E15ECE3" w:rsidR="0529086E">
          <w:rPr>
            <w:rFonts w:cs="Arial" w:cstheme="minorBidi"/>
          </w:rPr>
          <w:t xml:space="preserve">, </w:t>
        </w:r>
        <w:r w:rsidRPr="4E15ECE3" w:rsidR="0529086E">
          <w:rPr>
            <w:rFonts w:cs="Arial" w:cstheme="minorBidi"/>
          </w:rPr>
          <w:t>true</w:t>
        </w:r>
        <w:r w:rsidRPr="4E15ECE3" w:rsidR="0529086E">
          <w:rPr>
            <w:rFonts w:cs="Arial" w:cstheme="minorBidi"/>
          </w:rPr>
          <w:t xml:space="preserve">) </w:t>
        </w:r>
      </w:ins>
      <w:ins w:author="Isaac Lucas Souza Bezerra" w:date="2026-02-23T20:26:50.864Z" w16du:dateUtc="2026-02-23T20:26:50.864Z" w:id="1230359227">
        <w:r w:rsidRPr="4E15ECE3" w:rsidR="40408752">
          <w:rPr>
            <w:rFonts w:cs="Arial" w:cstheme="minorBidi"/>
          </w:rPr>
          <w:t>}}</w:t>
        </w:r>
      </w:ins>
      <w:del w:author="Isaac Lucas Souza Bezerra" w:date="2026-02-23T18:54:17.727Z" w16du:dateUtc="2026-02-23T18:54:17.727Z" w:id="433715915">
        <w:r w:rsidRPr="4E15ECE3" w:rsidDel="4F4EAC0F">
          <w:rPr>
            <w:rFonts w:cs="Arial" w:cstheme="minorBidi"/>
          </w:rPr>
          <w:delText>[qualificação]</w:delText>
        </w:r>
      </w:del>
      <w:r w:rsidRPr="4E15ECE3" w:rsidR="4F4EAC0F">
        <w:rPr>
          <w:rFonts w:cs="Arial" w:cstheme="minorBidi"/>
        </w:rPr>
        <w:t>,</w:t>
      </w:r>
      <w:r w:rsidRPr="4E15ECE3" w:rsidR="4F4EAC0F">
        <w:rPr>
          <w:rFonts w:cs="Arial" w:cstheme="minorBidi"/>
        </w:rPr>
        <w:t xml:space="preserve"> nomeado por Decreto </w:t>
      </w:r>
      <w:r w:rsidRPr="4E15ECE3" w:rsidR="4F4EAC0F">
        <w:rPr>
          <w:rFonts w:cs="Arial" w:cstheme="minorBidi"/>
        </w:rPr>
        <w:t xml:space="preserve">de </w:t>
      </w:r>
      <w:ins w:author="Isaac Lucas Souza Bezerra" w:date="2026-02-23T18:54:45.095Z" w16du:dateUtc="2026-02-23T18:54:45.095Z" w:id="1695388697">
        <w:r w:rsidRPr="4E15ECE3" w:rsidR="64B40D56">
          <w:rPr>
            <w:rFonts w:cs="Arial" w:cstheme="minorBidi"/>
          </w:rPr>
          <w:t>{</w:t>
        </w:r>
        <w:r w:rsidRPr="4E15ECE3" w:rsidR="64B40D56">
          <w:rPr>
            <w:rFonts w:cs="Arial" w:cstheme="minorBidi"/>
          </w:rPr>
          <w:t xml:space="preserve">{ </w:t>
        </w:r>
        <w:r w:rsidRPr="4E15ECE3" w:rsidR="64B40D56">
          <w:rPr>
            <w:rFonts w:cs="Arial" w:cstheme="minorBidi"/>
          </w:rPr>
          <w:t>data_decreto_secr</w:t>
        </w:r>
        <w:r w:rsidRPr="4E15ECE3" w:rsidR="64B40D56">
          <w:rPr>
            <w:rFonts w:cs="Arial" w:cstheme="minorBidi"/>
          </w:rPr>
          <w:t>etario</w:t>
        </w:r>
      </w:ins>
      <w:ins w:author="Isaac Lucas Souza Bezerra" w:date="2026-02-23T19:35:36.822Z" w16du:dateUtc="2026-02-23T19:35:36.822Z" w:id="1671344056">
        <w:r w:rsidRPr="4E15ECE3" w:rsidR="0529086E">
          <w:rPr>
            <w:rFonts w:cs="Arial" w:cstheme="minorBidi"/>
          </w:rPr>
          <w:t xml:space="preserve"> </w:t>
        </w:r>
        <w:r w:rsidRPr="4E15ECE3" w:rsidR="0529086E">
          <w:rPr>
            <w:rFonts w:cs="Arial" w:cstheme="minorBidi"/>
          </w:rPr>
          <w:t>| de</w:t>
        </w:r>
        <w:r w:rsidRPr="4E15ECE3" w:rsidR="0529086E">
          <w:rPr>
            <w:rFonts w:cs="Arial" w:cstheme="minorBidi"/>
          </w:rPr>
          <w:t>fault(</w:t>
        </w:r>
      </w:ins>
      <w:ins w:author="Isaac Lucas Souza Bezerra" w:date="2026-02-23T20:43:33.737Z" w16du:dateUtc="2026-02-23T20:43:33.737Z" w:id="291599567">
        <w:r w:rsidRPr="4E15ECE3" w:rsidR="2B63C21B">
          <w:rPr>
            <w:rFonts w:cs="Arial" w:cstheme="minorBidi"/>
          </w:rPr>
          <w:t>'</w:t>
        </w:r>
      </w:ins>
      <w:ins w:author="Isaac Lucas Souza Bezerra" w:date="2026-02-23T19:35:36.822Z" w16du:dateUtc="2026-02-23T19:35:36.822Z" w:id="862875335">
        <w:r w:rsidRPr="4E15ECE3" w:rsidR="0529086E">
          <w:rPr>
            <w:rFonts w:cs="Arial" w:cstheme="minorBidi"/>
          </w:rPr>
          <w:t xml:space="preserve">[•] [•] </w:t>
        </w:r>
        <w:r w:rsidRPr="4E15ECE3" w:rsidR="0529086E">
          <w:rPr>
            <w:rFonts w:cs="Arial" w:cstheme="minorBidi"/>
          </w:rPr>
          <w:t>[•]</w:t>
        </w:r>
      </w:ins>
      <w:ins w:author="Isaac Lucas Souza Bezerra" w:date="2026-02-23T20:43:33.738Z" w16du:dateUtc="2026-02-23T20:43:33.738Z" w:id="1761141243">
        <w:r w:rsidRPr="4E15ECE3" w:rsidR="2B63C21B">
          <w:rPr>
            <w:rFonts w:cs="Arial" w:cstheme="minorBidi"/>
          </w:rPr>
          <w:t>'</w:t>
        </w:r>
      </w:ins>
      <w:ins w:author="Isaac Lucas Souza Bezerra" w:date="2026-02-23T19:35:36.822Z" w16du:dateUtc="2026-02-23T19:35:36.822Z" w:id="257381455">
        <w:r w:rsidRPr="4E15ECE3" w:rsidR="0529086E">
          <w:rPr>
            <w:rFonts w:cs="Arial" w:cstheme="minorBidi"/>
          </w:rPr>
          <w:t xml:space="preserve">, </w:t>
        </w:r>
        <w:r w:rsidRPr="4E15ECE3" w:rsidR="0529086E">
          <w:rPr>
            <w:rFonts w:cs="Arial" w:cstheme="minorBidi"/>
          </w:rPr>
          <w:t>true</w:t>
        </w:r>
        <w:r w:rsidRPr="4E15ECE3" w:rsidR="0529086E">
          <w:rPr>
            <w:rFonts w:cs="Arial" w:cstheme="minorBidi"/>
          </w:rPr>
          <w:t xml:space="preserve">) </w:t>
        </w:r>
      </w:ins>
      <w:ins w:author="Isaac Lucas Souza Bezerra" w:date="2026-02-23T20:26:50.865Z" w16du:dateUtc="2026-02-23T20:26:50.865Z" w:id="1198998202">
        <w:r w:rsidRPr="4E15ECE3" w:rsidR="40408752">
          <w:rPr>
            <w:rFonts w:cs="Arial" w:cstheme="minorBidi"/>
          </w:rPr>
          <w:t>}}</w:t>
        </w:r>
      </w:ins>
      <w:del w:author="Isaac Lucas Souza Bezerra" w:date="2026-02-23T18:54:44.024Z" w16du:dateUtc="2026-02-23T18:54:44.025Z" w:id="1966929664">
        <w:r w:rsidRPr="4E15ECE3" w:rsidDel="4F4EAC0F">
          <w:rPr>
            <w:rFonts w:cs="Arial" w:cstheme="minorBidi"/>
          </w:rPr>
          <w:delText>[●]</w:delText>
        </w:r>
      </w:del>
      <w:r w:rsidRPr="4E15ECE3" w:rsidR="4F4EAC0F">
        <w:rPr>
          <w:rFonts w:cs="Arial" w:cstheme="minorBidi"/>
        </w:rPr>
        <w:t>, publicado no Diário Oficial</w:t>
      </w:r>
      <w:r w:rsidRPr="4E15ECE3" w:rsidR="4F4EAC0F">
        <w:rPr>
          <w:rFonts w:cs="Arial" w:cstheme="minorBidi"/>
        </w:rPr>
        <w:t xml:space="preserve"> da </w:t>
      </w:r>
      <w:r w:rsidRPr="4E15ECE3" w:rsidR="4F4EAC0F">
        <w:rPr>
          <w:rFonts w:cs="Arial" w:cstheme="minorBidi"/>
        </w:rPr>
        <w:t xml:space="preserve">União </w:t>
      </w:r>
      <w:r w:rsidRPr="4E15ECE3" w:rsidR="4F4EAC0F">
        <w:rPr>
          <w:rFonts w:cs="Arial" w:cstheme="minorBidi"/>
        </w:rPr>
        <w:t xml:space="preserve">de </w:t>
      </w:r>
      <w:ins w:author="Isaac Lucas Souza Bezerra" w:date="2026-02-23T18:55:03.315Z" w16du:dateUtc="2026-02-23T18:55:03.315Z" w:id="944633077">
        <w:r w:rsidRPr="4E15ECE3" w:rsidR="425227B5">
          <w:rPr>
            <w:rFonts w:cs="Arial" w:cstheme="minorBidi"/>
          </w:rPr>
          <w:t xml:space="preserve">{{ </w:t>
        </w:r>
        <w:r w:rsidRPr="4E15ECE3" w:rsidR="425227B5">
          <w:rPr>
            <w:rFonts w:cs="Arial" w:cstheme="minorBidi"/>
          </w:rPr>
          <w:t>data_dou_secr</w:t>
        </w:r>
        <w:r w:rsidRPr="4E15ECE3" w:rsidR="425227B5">
          <w:rPr>
            <w:rFonts w:cs="Arial" w:cstheme="minorBidi"/>
          </w:rPr>
          <w:t>etario</w:t>
        </w:r>
      </w:ins>
      <w:ins w:author="Isaac Lucas Souza Bezerra" w:date="2026-02-23T19:35:36.823Z" w16du:dateUtc="2026-02-23T19:35:36.823Z" w:id="1259412497">
        <w:r w:rsidRPr="4E15ECE3" w:rsidR="0529086E">
          <w:rPr>
            <w:rFonts w:cs="Arial" w:cstheme="minorBidi"/>
          </w:rPr>
          <w:t xml:space="preserve"> | default(</w:t>
        </w:r>
      </w:ins>
      <w:ins w:author="Isaac Lucas Souza Bezerra" w:date="2026-02-23T20:43:33.74Z" w16du:dateUtc="2026-02-23T20:43:33.74Z" w:id="717134577">
        <w:r w:rsidRPr="4E15ECE3" w:rsidR="2B63C21B">
          <w:rPr>
            <w:rFonts w:cs="Arial" w:cstheme="minorBidi"/>
          </w:rPr>
          <w:t>'</w:t>
        </w:r>
      </w:ins>
      <w:ins w:author="Isaac Lucas Souza Bezerra" w:date="2026-02-23T19:35:36.823Z" w16du:dateUtc="2026-02-23T19:35:36.823Z" w:id="1333992855">
        <w:r w:rsidRPr="4E15ECE3" w:rsidR="0529086E">
          <w:rPr>
            <w:rFonts w:cs="Arial" w:cstheme="minorBidi"/>
          </w:rPr>
          <w:t xml:space="preserve">[•] [•] </w:t>
        </w:r>
        <w:r w:rsidRPr="4E15ECE3" w:rsidR="0529086E">
          <w:rPr>
            <w:rFonts w:cs="Arial" w:cstheme="minorBidi"/>
          </w:rPr>
          <w:t>[•]</w:t>
        </w:r>
      </w:ins>
      <w:ins w:author="Isaac Lucas Souza Bezerra" w:date="2026-02-23T20:43:33.741Z" w16du:dateUtc="2026-02-23T20:43:33.741Z" w:id="324642025">
        <w:r w:rsidRPr="4E15ECE3" w:rsidR="2B63C21B">
          <w:rPr>
            <w:rFonts w:cs="Arial" w:cstheme="minorBidi"/>
          </w:rPr>
          <w:t>'</w:t>
        </w:r>
      </w:ins>
      <w:ins w:author="Isaac Lucas Souza Bezerra" w:date="2026-02-23T19:35:36.823Z" w16du:dateUtc="2026-02-23T19:35:36.823Z" w:id="1539174826">
        <w:r w:rsidRPr="4E15ECE3" w:rsidR="0529086E">
          <w:rPr>
            <w:rFonts w:cs="Arial" w:cstheme="minorBidi"/>
          </w:rPr>
          <w:t xml:space="preserve">, </w:t>
        </w:r>
        <w:r w:rsidRPr="4E15ECE3" w:rsidR="0529086E">
          <w:rPr>
            <w:rFonts w:cs="Arial" w:cstheme="minorBidi"/>
          </w:rPr>
          <w:t>true</w:t>
        </w:r>
        <w:r w:rsidRPr="4E15ECE3" w:rsidR="0529086E">
          <w:rPr>
            <w:rFonts w:cs="Arial" w:cstheme="minorBidi"/>
          </w:rPr>
          <w:t xml:space="preserve">) </w:t>
        </w:r>
      </w:ins>
      <w:ins w:author="Isaac Lucas Souza Bezerra" w:date="2026-02-23T20:26:50.867Z" w16du:dateUtc="2026-02-23T20:26:50.867Z" w:id="1831393402">
        <w:r w:rsidRPr="4E15ECE3" w:rsidR="40408752">
          <w:rPr>
            <w:rFonts w:cs="Arial" w:cstheme="minorBidi"/>
          </w:rPr>
          <w:t>}}</w:t>
        </w:r>
      </w:ins>
      <w:del w:author="Isaac Lucas Souza Bezerra" w:date="2026-02-23T18:55:00.807Z" w16du:dateUtc="2026-02-23T18:55:00.807Z" w:id="692621705">
        <w:r w:rsidRPr="4E15ECE3" w:rsidDel="4F4EAC0F">
          <w:rPr>
            <w:rFonts w:cs="Arial" w:cstheme="minorBidi"/>
          </w:rPr>
          <w:delText>[●]</w:delText>
        </w:r>
      </w:del>
      <w:r w:rsidRPr="4E15ECE3" w:rsidR="4F4EAC0F">
        <w:rPr>
          <w:rFonts w:cs="Arial" w:cstheme="minorBidi"/>
        </w:rPr>
        <w:t>, doravante denominada “</w:t>
      </w:r>
      <w:r w:rsidRPr="4E15ECE3" w:rsidR="4F4EAC0F">
        <w:rPr>
          <w:rFonts w:cs="Arial" w:cstheme="minorBidi"/>
          <w:b w:val="1"/>
          <w:bCs w:val="1"/>
        </w:rPr>
        <w:t>MPOR</w:t>
      </w:r>
      <w:r w:rsidRPr="4E15ECE3" w:rsidR="4F4EAC0F">
        <w:rPr>
          <w:rFonts w:cs="Arial" w:cstheme="minorBidi"/>
        </w:rPr>
        <w:t>”, na qualidade de “</w:t>
      </w:r>
      <w:r w:rsidRPr="4E15ECE3" w:rsidR="4F4EAC0F">
        <w:rPr>
          <w:rFonts w:cs="Arial" w:cstheme="minorBidi"/>
          <w:b w:val="1"/>
          <w:bCs w:val="1"/>
        </w:rPr>
        <w:t>Poder Concedente</w:t>
      </w:r>
      <w:r w:rsidRPr="4E15ECE3" w:rsidR="4F4EAC0F">
        <w:rPr>
          <w:rFonts w:cs="Arial" w:cstheme="minorBidi"/>
        </w:rPr>
        <w:t xml:space="preserve">”; </w:t>
      </w:r>
      <w:r w:rsidR="4F4EAC0F">
        <w:rPr/>
        <w:t xml:space="preserve">e </w:t>
      </w:r>
    </w:p>
    <w:p w:rsidRPr="00DE14C5" w:rsidR="003C3E9D" w:rsidP="003C3E9D" w:rsidRDefault="003C3E9D" w14:paraId="4A4B9107" w14:textId="77777777">
      <w:pPr>
        <w:pStyle w:val="MinutadeContrato"/>
      </w:pPr>
    </w:p>
    <w:p w:rsidRPr="00DE14C5" w:rsidR="003C3E9D" w:rsidP="4E15ECE3" w:rsidRDefault="003C3E9D" w14:paraId="5007921C" w14:textId="31C011FB">
      <w:pPr>
        <w:pStyle w:val="MinutadeContrato"/>
        <w:numPr>
          <w:ilvl w:val="0"/>
          <w:numId w:val="15"/>
        </w:numPr>
        <w:rPr>
          <w:rFonts w:ascii="Calibri" w:hAnsi="Calibri"/>
        </w:rPr>
      </w:pPr>
      <w:r w:rsidR="4F4EAC0F">
        <w:rPr/>
        <w:t xml:space="preserve">A </w:t>
      </w:r>
      <w:r w:rsidRPr="4E15ECE3" w:rsidR="4F4EAC0F">
        <w:rPr>
          <w:b w:val="1"/>
          <w:bCs w:val="1"/>
        </w:rPr>
        <w:t>Agência Nacional de Transportes Aquaviários</w:t>
      </w:r>
      <w:r w:rsidR="4F4EAC0F">
        <w:rPr/>
        <w:t xml:space="preserve">, </w:t>
      </w:r>
      <w:r w:rsidR="4F4EAC0F">
        <w:rPr/>
        <w:t xml:space="preserve">autarquia integrante da Administração Federal indireta, com sede em </w:t>
      </w:r>
      <w:ins w:author="Isaac Lucas Souza Bezerra" w:date="2026-02-23T18:55:16.928Z" w16du:dateUtc="2026-02-23T18:55:16.928Z" w:id="1946933070">
        <w:r w:rsidR="691B5D5C">
          <w:t xml:space="preserve">{{ </w:t>
        </w:r>
        <w:r w:rsidR="691B5D5C">
          <w:t>sede_antaq</w:t>
        </w:r>
      </w:ins>
      <w:ins w:author="Isaac Lucas Souza Bezerra" w:date="2026-02-23T19:35:36.826Z" w16du:dateUtc="2026-02-23T19:35:36.826Z" w:id="1839223980">
        <w:r w:rsidR="0529086E">
          <w:t xml:space="preserve"> | default(</w:t>
        </w:r>
      </w:ins>
      <w:ins w:author="Isaac Lucas Souza Bezerra" w:date="2026-02-23T20:43:33.745Z" w16du:dateUtc="2026-02-23T20:43:33.745Z" w:id="1825892371">
        <w:r w:rsidR="2B63C21B">
          <w:t>'</w:t>
        </w:r>
      </w:ins>
      <w:ins w:author="Isaac Lucas Souza Bezerra" w:date="2026-02-23T19:35:36.826Z" w16du:dateUtc="2026-02-23T19:35:36.826Z" w:id="799366657">
        <w:r w:rsidR="0529086E">
          <w:t>[•] [•] [•]</w:t>
        </w:r>
      </w:ins>
      <w:ins w:author="Isaac Lucas Souza Bezerra" w:date="2026-02-23T20:43:33.748Z" w16du:dateUtc="2026-02-23T20:43:33.748Z" w:id="1591878300">
        <w:r w:rsidR="2B63C21B">
          <w:t>'</w:t>
        </w:r>
      </w:ins>
      <w:ins w:author="Isaac Lucas Souza Bezerra" w:date="2026-02-23T19:35:36.826Z" w16du:dateUtc="2026-02-23T19:35:36.826Z" w:id="1203476941">
        <w:r w:rsidR="0529086E">
          <w:t xml:space="preserve">, </w:t>
        </w:r>
        <w:r w:rsidR="0529086E">
          <w:t>true</w:t>
        </w:r>
        <w:r w:rsidR="0529086E">
          <w:t xml:space="preserve">) </w:t>
        </w:r>
      </w:ins>
      <w:ins w:author="Isaac Lucas Souza Bezerra" w:date="2026-02-23T20:26:50.87Z" w16du:dateUtc="2026-02-23T20:26:50.87Z" w:id="1973715251">
        <w:r w:rsidR="40408752">
          <w:t>}}</w:t>
        </w:r>
      </w:ins>
      <w:del w:author="Isaac Lucas Souza Bezerra" w:date="2026-02-23T18:55:16.224Z" w16du:dateUtc="2026-02-23T18:55:16.224Z" w:id="1237913420">
        <w:r w:rsidDel="4F4EAC0F">
          <w:delText>_____________________</w:delText>
        </w:r>
      </w:del>
      <w:r w:rsidR="4F4EAC0F">
        <w:rPr/>
        <w:t>, neste ato representada por seu Diretor-G</w:t>
      </w:r>
      <w:r w:rsidR="4F4EAC0F">
        <w:rPr/>
        <w:t>er</w:t>
      </w:r>
      <w:r w:rsidR="4F4EAC0F">
        <w:rPr/>
        <w:t xml:space="preserve">al, </w:t>
      </w:r>
      <w:r w:rsidR="4F4EAC0F">
        <w:rPr/>
        <w:t>Sr</w:t>
      </w:r>
      <w:r w:rsidR="4F4EAC0F">
        <w:rPr/>
        <w:t xml:space="preserve"> </w:t>
      </w:r>
      <w:ins w:author="Isaac Lucas Souza Bezerra" w:date="2026-02-23T18:55:27.255Z" w16du:dateUtc="2026-02-23T18:55:27.255Z" w:id="914539720">
        <w:r w:rsidR="500A9996">
          <w:t xml:space="preserve">{{ </w:t>
        </w:r>
        <w:r w:rsidR="500A9996">
          <w:t>nome_diretor_geral_antaq</w:t>
        </w:r>
      </w:ins>
      <w:ins w:author="Isaac Lucas Souza Bezerra" w:date="2026-02-23T19:35:36.827Z" w16du:dateUtc="2026-02-23T19:35:36.827Z" w:id="827298549">
        <w:r w:rsidR="0529086E">
          <w:t xml:space="preserve"> | default(</w:t>
        </w:r>
      </w:ins>
      <w:ins w:author="Isaac Lucas Souza Bezerra" w:date="2026-02-23T20:43:33.75Z" w16du:dateUtc="2026-02-23T20:43:33.75Z" w:id="2050487785">
        <w:r w:rsidR="2B63C21B">
          <w:t>'</w:t>
        </w:r>
      </w:ins>
      <w:ins w:author="Isaac Lucas Souza Bezerra" w:date="2026-02-23T19:35:36.827Z" w16du:dateUtc="2026-02-23T19:35:36.827Z" w:id="266665204">
        <w:r w:rsidR="0529086E">
          <w:t xml:space="preserve">[•] [•] </w:t>
        </w:r>
        <w:r w:rsidR="0529086E">
          <w:t>[•]</w:t>
        </w:r>
      </w:ins>
      <w:ins w:author="Isaac Lucas Souza Bezerra" w:date="2026-02-23T20:43:33.752Z" w16du:dateUtc="2026-02-23T20:43:33.752Z" w:id="165076820">
        <w:r w:rsidR="2B63C21B">
          <w:t>'</w:t>
        </w:r>
      </w:ins>
      <w:ins w:author="Isaac Lucas Souza Bezerra" w:date="2026-02-23T19:35:36.827Z" w16du:dateUtc="2026-02-23T19:35:36.827Z" w:id="511404183">
        <w:r w:rsidR="0529086E">
          <w:t xml:space="preserve">, </w:t>
        </w:r>
        <w:r w:rsidR="0529086E">
          <w:t>tr</w:t>
        </w:r>
        <w:r w:rsidR="0529086E">
          <w:t>ue</w:t>
        </w:r>
        <w:r w:rsidR="0529086E">
          <w:t xml:space="preserve">) </w:t>
        </w:r>
      </w:ins>
      <w:ins w:author="Isaac Lucas Souza Bezerra" w:date="2026-02-23T20:26:50.872Z" w16du:dateUtc="2026-02-23T20:26:50.872Z" w:id="2119556281">
        <w:r w:rsidR="40408752">
          <w:t>}}</w:t>
        </w:r>
      </w:ins>
      <w:del w:author="Isaac Lucas Souza Bezerra" w:date="2026-02-23T18:55:26.502Z" w16du:dateUtc="2026-02-23T18:55:26.502Z" w:id="1638588068">
        <w:r w:rsidDel="4F4EAC0F">
          <w:delText>[●]</w:delText>
        </w:r>
      </w:del>
      <w:r w:rsidR="4F4EAC0F">
        <w:rPr/>
        <w:t xml:space="preserve">, </w:t>
      </w:r>
      <w:ins w:author="Isaac Lucas Souza Bezerra" w:date="2026-02-23T18:55:41.208Z" w16du:dateUtc="2026-02-23T18:55:41.208Z" w:id="86599857">
        <w:r w:rsidR="0C893A1C">
          <w:t xml:space="preserve">{{ </w:t>
        </w:r>
        <w:r w:rsidR="0C893A1C">
          <w:t>qualificacao_diretor</w:t>
        </w:r>
        <w:r w:rsidR="0C893A1C">
          <w:t>_</w:t>
        </w:r>
        <w:r w:rsidR="0C893A1C">
          <w:t>gera</w:t>
        </w:r>
        <w:r w:rsidR="0C893A1C">
          <w:t>l_antaq</w:t>
        </w:r>
      </w:ins>
      <w:ins w:author="Isaac Lucas Souza Bezerra" w:date="2026-02-23T19:35:36.829Z" w16du:dateUtc="2026-02-23T19:35:36.829Z" w:id="2141721844">
        <w:r w:rsidR="0529086E">
          <w:t xml:space="preserve"> | default(</w:t>
        </w:r>
      </w:ins>
      <w:ins w:author="Isaac Lucas Souza Bezerra" w:date="2026-02-23T20:43:33.754Z" w16du:dateUtc="2026-02-23T20:43:33.754Z" w:id="1216628482">
        <w:r w:rsidR="2B63C21B">
          <w:t>'</w:t>
        </w:r>
      </w:ins>
      <w:ins w:author="Isaac Lucas Souza Bezerra" w:date="2026-02-23T19:35:36.829Z" w16du:dateUtc="2026-02-23T19:35:36.829Z" w:id="514263845">
        <w:r w:rsidR="0529086E">
          <w:t>[•] [•] [•]</w:t>
        </w:r>
      </w:ins>
      <w:ins w:author="Isaac Lucas Souza Bezerra" w:date="2026-02-23T20:43:33.756Z" w16du:dateUtc="2026-02-23T20:43:33.756Z" w:id="277981636">
        <w:r w:rsidR="2B63C21B">
          <w:t>'</w:t>
        </w:r>
      </w:ins>
      <w:ins w:author="Isaac Lucas Souza Bezerra" w:date="2026-02-23T19:35:36.829Z" w16du:dateUtc="2026-02-23T19:35:36.829Z" w:id="812080116">
        <w:r w:rsidR="0529086E">
          <w:t xml:space="preserve">, </w:t>
        </w:r>
        <w:r w:rsidR="0529086E">
          <w:t>true</w:t>
        </w:r>
        <w:r w:rsidR="0529086E">
          <w:t xml:space="preserve">) </w:t>
        </w:r>
      </w:ins>
      <w:ins w:author="Isaac Lucas Souza Bezerra" w:date="2026-02-23T20:26:50.875Z" w16du:dateUtc="2026-02-23T20:26:50.875Z" w:id="1348517217">
        <w:r w:rsidR="40408752">
          <w:t>}}</w:t>
        </w:r>
      </w:ins>
      <w:del w:author="Isaac Lucas Souza Bezerra" w:date="2026-02-23T18:55:40.421Z" w16du:dateUtc="2026-02-23T18:55:40.421Z" w:id="2080291620">
        <w:r w:rsidDel="4F4EAC0F">
          <w:delText>[qualificação]</w:delText>
        </w:r>
      </w:del>
      <w:r w:rsidR="4F4EAC0F">
        <w:rPr/>
        <w:t xml:space="preserve">, nomeado </w:t>
      </w:r>
      <w:r w:rsidR="4F4EAC0F">
        <w:rPr/>
        <w:t xml:space="preserve">por Decreto de </w:t>
      </w:r>
      <w:ins w:author="Isaac Lucas Souza Bezerra" w:date="2026-02-23T18:55:56.793Z" w16du:dateUtc="2026-02-23T18:55:56.793Z" w:id="1768475732">
        <w:r w:rsidR="75ED626C">
          <w:t xml:space="preserve">{{ </w:t>
        </w:r>
        <w:r w:rsidR="75ED626C">
          <w:t>ato_d</w:t>
        </w:r>
      </w:ins>
      <w:ins w:author="Isaac Lucas Souza Bezerra" w:date="2026-02-23T18:56:04.382Z" w16du:dateUtc="2026-02-23T18:56:04.382Z" w:id="988143791">
        <w:r w:rsidR="75ED626C">
          <w:t>esign</w:t>
        </w:r>
        <w:r w:rsidR="75ED626C">
          <w:t>acao_diretor_antaq</w:t>
        </w:r>
      </w:ins>
      <w:ins w:author="Isaac Lucas Souza Bezerra" w:date="2026-02-23T19:35:36.83Z" w16du:dateUtc="2026-02-23T19:35:36.83Z" w:id="734173132">
        <w:r w:rsidR="0529086E">
          <w:t xml:space="preserve"> | d</w:t>
        </w:r>
        <w:r w:rsidR="0529086E">
          <w:t>efau</w:t>
        </w:r>
        <w:r w:rsidR="0529086E">
          <w:t>lt(</w:t>
        </w:r>
      </w:ins>
      <w:ins w:author="Isaac Lucas Souza Bezerra" w:date="2026-02-23T20:43:33.758Z" w16du:dateUtc="2026-02-23T20:43:33.758Z" w:id="1133105484">
        <w:r w:rsidR="2B63C21B">
          <w:t>'</w:t>
        </w:r>
      </w:ins>
      <w:ins w:author="Isaac Lucas Souza Bezerra" w:date="2026-02-23T19:35:36.83Z" w16du:dateUtc="2026-02-23T19:35:36.83Z" w:id="1237467103">
        <w:r w:rsidR="0529086E">
          <w:t>[•] [•] [•]</w:t>
        </w:r>
      </w:ins>
      <w:ins w:author="Isaac Lucas Souza Bezerra" w:date="2026-02-23T20:43:33.76Z" w16du:dateUtc="2026-02-23T20:43:33.76Z" w:id="1488810763">
        <w:r w:rsidR="2B63C21B">
          <w:t>'</w:t>
        </w:r>
      </w:ins>
      <w:ins w:author="Isaac Lucas Souza Bezerra" w:date="2026-02-23T19:35:36.83Z" w16du:dateUtc="2026-02-23T19:35:36.83Z" w:id="221543717">
        <w:r w:rsidR="0529086E">
          <w:t xml:space="preserve">, </w:t>
        </w:r>
        <w:r w:rsidR="0529086E">
          <w:t>true</w:t>
        </w:r>
        <w:r w:rsidR="0529086E">
          <w:t xml:space="preserve">) </w:t>
        </w:r>
      </w:ins>
      <w:ins w:author="Isaac Lucas Souza Bezerra" w:date="2026-02-23T20:26:50.877Z" w16du:dateUtc="2026-02-23T20:26:50.877Z" w:id="2102565681">
        <w:r w:rsidR="40408752">
          <w:t>}}</w:t>
        </w:r>
      </w:ins>
      <w:del w:author="Isaac Lucas Souza Bezerra" w:date="2026-02-23T18:55:56.022Z" w16du:dateUtc="2026-02-23T18:55:56.022Z" w:id="6865020">
        <w:r w:rsidDel="4F4EAC0F">
          <w:delText>[●]</w:delText>
        </w:r>
      </w:del>
      <w:r w:rsidR="4F4EAC0F">
        <w:rPr/>
        <w:t xml:space="preserve">, publicado no </w:t>
      </w:r>
      <w:r w:rsidR="4F4EAC0F">
        <w:rPr/>
        <w:t>Diá</w:t>
      </w:r>
      <w:r w:rsidR="4F4EAC0F">
        <w:rPr/>
        <w:t xml:space="preserve">rio </w:t>
      </w:r>
      <w:r w:rsidR="4F4EAC0F">
        <w:rPr/>
        <w:t xml:space="preserve">Oficial da União de </w:t>
      </w:r>
      <w:ins w:author="Isaac Lucas Souza Bezerra" w:date="2026-02-23T18:56:09.373Z" w16du:dateUtc="2026-02-23T18:56:09.373Z" w:id="1540586838">
        <w:r w:rsidR="19DB4CF0">
          <w:t xml:space="preserve">{{ </w:t>
        </w:r>
        <w:r w:rsidR="19DB4CF0">
          <w:t>data_dou</w:t>
        </w:r>
        <w:r w:rsidR="19DB4CF0">
          <w:t>_diretor_antaq</w:t>
        </w:r>
      </w:ins>
      <w:ins w:author="Isaac Lucas Souza Bezerra" w:date="2026-02-23T19:35:36.832Z" w16du:dateUtc="2026-02-23T19:35:36.832Z" w:id="1599694353">
        <w:r w:rsidR="0529086E">
          <w:t xml:space="preserve"> |</w:t>
        </w:r>
        <w:r w:rsidR="0529086E">
          <w:t xml:space="preserve"> def</w:t>
        </w:r>
        <w:r w:rsidR="0529086E">
          <w:t>ault(</w:t>
        </w:r>
      </w:ins>
      <w:ins w:author="Isaac Lucas Souza Bezerra" w:date="2026-02-23T20:43:33.762Z" w16du:dateUtc="2026-02-23T20:43:33.762Z" w:id="205875483">
        <w:r w:rsidR="2B63C21B">
          <w:t>'</w:t>
        </w:r>
      </w:ins>
      <w:ins w:author="Isaac Lucas Souza Bezerra" w:date="2026-02-23T19:35:36.832Z" w16du:dateUtc="2026-02-23T19:35:36.832Z" w:id="1813251138">
        <w:r w:rsidR="0529086E">
          <w:t>[•] [•] [•]</w:t>
        </w:r>
      </w:ins>
      <w:ins w:author="Isaac Lucas Souza Bezerra" w:date="2026-02-23T20:43:33.764Z" w16du:dateUtc="2026-02-23T20:43:33.764Z" w:id="1872548172">
        <w:r w:rsidR="2B63C21B">
          <w:t>'</w:t>
        </w:r>
      </w:ins>
      <w:ins w:author="Isaac Lucas Souza Bezerra" w:date="2026-02-23T19:35:36.832Z" w16du:dateUtc="2026-02-23T19:35:36.832Z" w:id="1356732060">
        <w:r w:rsidR="0529086E">
          <w:t xml:space="preserve">, </w:t>
        </w:r>
        <w:r w:rsidR="0529086E">
          <w:t>true</w:t>
        </w:r>
        <w:r w:rsidR="0529086E">
          <w:t xml:space="preserve">) </w:t>
        </w:r>
      </w:ins>
      <w:ins w:author="Isaac Lucas Souza Bezerra" w:date="2026-02-23T20:26:50.88Z" w16du:dateUtc="2026-02-23T20:26:50.88Z" w:id="1164464075">
        <w:r w:rsidR="40408752">
          <w:t>}}</w:t>
        </w:r>
      </w:ins>
      <w:del w:author="Isaac Lucas Souza Bezerra" w:date="2026-02-23T18:56:08.581Z" w16du:dateUtc="2026-02-23T18:56:08.581Z" w:id="369699370">
        <w:r w:rsidDel="4F4EAC0F">
          <w:delText>[●]</w:delText>
        </w:r>
      </w:del>
      <w:r w:rsidR="4F4EAC0F">
        <w:rPr/>
        <w:t>, e por seu</w:t>
      </w:r>
      <w:r w:rsidR="4F4EAC0F">
        <w:rPr/>
        <w:t xml:space="preserve"> D</w:t>
      </w:r>
      <w:r w:rsidR="4F4EAC0F">
        <w:rPr/>
        <w:t xml:space="preserve">iretor </w:t>
      </w:r>
      <w:ins w:author="Isaac Lucas Souza Bezerra" w:date="2026-02-23T18:56:20.784Z" w16du:dateUtc="2026-02-23T18:56:20.784Z" w:id="1898793477">
        <w:r w:rsidR="0CF1A746">
          <w:t xml:space="preserve">{{ </w:t>
        </w:r>
        <w:r w:rsidR="0CF1A746">
          <w:t>nome_segundo_d</w:t>
        </w:r>
        <w:r w:rsidR="0CF1A746">
          <w:t>iret</w:t>
        </w:r>
        <w:r w:rsidR="0CF1A746">
          <w:t>or</w:t>
        </w:r>
      </w:ins>
      <w:ins w:author="Isaac Lucas Souza Bezerra" w:date="2026-02-23T19:35:36.833Z" w16du:dateUtc="2026-02-23T19:35:36.833Z" w:id="296954136">
        <w:r w:rsidR="0529086E">
          <w:t xml:space="preserve"> | default(</w:t>
        </w:r>
      </w:ins>
      <w:ins w:author="Isaac Lucas Souza Bezerra" w:date="2026-02-23T20:43:33.766Z" w16du:dateUtc="2026-02-23T20:43:33.766Z" w:id="1937853154">
        <w:r w:rsidR="2B63C21B">
          <w:t>'</w:t>
        </w:r>
      </w:ins>
      <w:ins w:author="Isaac Lucas Souza Bezerra" w:date="2026-02-23T19:35:36.833Z" w16du:dateUtc="2026-02-23T19:35:36.833Z" w:id="1095696124">
        <w:r w:rsidR="0529086E">
          <w:t>[•] [•] [•]</w:t>
        </w:r>
      </w:ins>
      <w:ins w:author="Isaac Lucas Souza Bezerra" w:date="2026-02-23T20:43:33.768Z" w16du:dateUtc="2026-02-23T20:43:33.768Z" w:id="1234083615">
        <w:r w:rsidR="2B63C21B">
          <w:t>'</w:t>
        </w:r>
      </w:ins>
      <w:ins w:author="Isaac Lucas Souza Bezerra" w:date="2026-02-23T19:35:36.833Z" w16du:dateUtc="2026-02-23T19:35:36.833Z" w:id="199043666">
        <w:r w:rsidR="0529086E">
          <w:t xml:space="preserve">, </w:t>
        </w:r>
        <w:r w:rsidR="0529086E">
          <w:t>true</w:t>
        </w:r>
        <w:r w:rsidR="0529086E">
          <w:t xml:space="preserve">) </w:t>
        </w:r>
      </w:ins>
      <w:ins w:author="Isaac Lucas Souza Bezerra" w:date="2026-02-23T20:26:50.882Z" w16du:dateUtc="2026-02-23T20:26:50.882Z" w:id="245075654">
        <w:r w:rsidR="40408752">
          <w:t>}}</w:t>
        </w:r>
      </w:ins>
      <w:del w:author="Isaac Lucas Souza Bezerra" w:date="2026-02-23T18:56:20.047Z" w16du:dateUtc="2026-02-23T18:56:20.047Z" w:id="822450109">
        <w:r w:rsidDel="4F4EAC0F">
          <w:delText>[●]</w:delText>
        </w:r>
      </w:del>
      <w:r w:rsidR="4F4EAC0F">
        <w:rPr/>
        <w:t xml:space="preserve">, nomeado pelo Decreto </w:t>
      </w:r>
      <w:r w:rsidR="4F4EAC0F">
        <w:rPr/>
        <w:t xml:space="preserve">de </w:t>
      </w:r>
      <w:ins w:author="Isaac Lucas Souza Bezerra" w:date="2026-02-23T18:56:43.368Z" w16du:dateUtc="2026-02-23T18:56:43.368Z" w:id="53810445">
        <w:r w:rsidR="763E7DF3">
          <w:t xml:space="preserve">{{ </w:t>
        </w:r>
        <w:r w:rsidR="763E7DF3">
          <w:t>ato_designacao_segun</w:t>
        </w:r>
        <w:r w:rsidR="763E7DF3">
          <w:t>do_d</w:t>
        </w:r>
        <w:r w:rsidR="763E7DF3">
          <w:t>iretor</w:t>
        </w:r>
      </w:ins>
      <w:ins w:author="Isaac Lucas Souza Bezerra" w:date="2026-02-23T19:35:36.835Z" w16du:dateUtc="2026-02-23T19:35:36.835Z" w:id="1663953751">
        <w:r w:rsidR="0529086E">
          <w:t xml:space="preserve"> | default(</w:t>
        </w:r>
      </w:ins>
      <w:ins w:author="Isaac Lucas Souza Bezerra" w:date="2026-02-23T20:43:33.769Z" w16du:dateUtc="2026-02-23T20:43:33.769Z" w:id="2026976304">
        <w:r w:rsidR="2B63C21B">
          <w:t>'</w:t>
        </w:r>
      </w:ins>
      <w:ins w:author="Isaac Lucas Souza Bezerra" w:date="2026-02-23T19:35:36.835Z" w16du:dateUtc="2026-02-23T19:35:36.835Z" w:id="509954704">
        <w:r w:rsidR="0529086E">
          <w:t>[•] [•] [•]</w:t>
        </w:r>
      </w:ins>
      <w:ins w:author="Isaac Lucas Souza Bezerra" w:date="2026-02-23T20:43:33.771Z" w16du:dateUtc="2026-02-23T20:43:33.771Z" w:id="1520480508">
        <w:r w:rsidR="2B63C21B">
          <w:t>'</w:t>
        </w:r>
      </w:ins>
      <w:ins w:author="Isaac Lucas Souza Bezerra" w:date="2026-02-23T19:35:36.835Z" w16du:dateUtc="2026-02-23T19:35:36.835Z" w:id="49460286">
        <w:r w:rsidR="0529086E">
          <w:t xml:space="preserve">, </w:t>
        </w:r>
        <w:r w:rsidR="0529086E">
          <w:t>true</w:t>
        </w:r>
        <w:r w:rsidR="0529086E">
          <w:t xml:space="preserve">) </w:t>
        </w:r>
      </w:ins>
      <w:ins w:author="Isaac Lucas Souza Bezerra" w:date="2026-02-23T20:26:50.884Z" w16du:dateUtc="2026-02-23T20:26:50.884Z" w:id="468159606">
        <w:r w:rsidR="40408752">
          <w:t>}}</w:t>
        </w:r>
      </w:ins>
      <w:del w:author="Isaac Lucas Souza Bezerra" w:date="2026-02-23T18:56:38.143Z" w16du:dateUtc="2026-02-23T18:56:38.143Z" w:id="1688295749">
        <w:r w:rsidDel="4F4EAC0F">
          <w:delText>[●]</w:delText>
        </w:r>
      </w:del>
      <w:r w:rsidR="4F4EAC0F">
        <w:rPr/>
        <w:t xml:space="preserve">, publicado no Diário Oficial da União de </w:t>
      </w:r>
      <w:ins w:author="Isaac Lucas Souza Bezerra" w:date="2026-02-23T18:56:59.121Z" w16du:dateUtc="2026-02-23T18:56:59.121Z" w:id="1157323802">
        <w:r w:rsidR="71CEDABB">
          <w:t xml:space="preserve">{{ </w:t>
        </w:r>
      </w:ins>
      <w:ins w:author="Isaac Lucas Souza Bezerra" w:date="2026-02-23T18:57:08.758Z" w16du:dateUtc="2026-02-23T18:57:08.758Z" w:id="1791611059">
        <w:r w:rsidR="71CEDABB">
          <w:t>data_dou_segundo_diretor</w:t>
        </w:r>
      </w:ins>
      <w:ins w:author="Isaac Lucas Souza Bezerra" w:date="2026-02-23T19:35:36.836Z" w16du:dateUtc="2026-02-23T19:35:36.836Z" w:id="1411405297">
        <w:r w:rsidR="0529086E">
          <w:t xml:space="preserve"> | default(</w:t>
        </w:r>
      </w:ins>
      <w:ins w:author="Isaac Lucas Souza Bezerra" w:date="2026-02-23T20:43:33.773Z" w16du:dateUtc="2026-02-23T20:43:33.773Z" w:id="1221516342">
        <w:r w:rsidR="2B63C21B">
          <w:t>'</w:t>
        </w:r>
      </w:ins>
      <w:ins w:author="Isaac Lucas Souza Bezerra" w:date="2026-02-23T19:35:36.836Z" w16du:dateUtc="2026-02-23T19:35:36.836Z" w:id="1644811098">
        <w:r w:rsidR="0529086E">
          <w:t>[•] [•] [•]</w:t>
        </w:r>
      </w:ins>
      <w:ins w:author="Isaac Lucas Souza Bezerra" w:date="2026-02-23T20:43:33.775Z" w16du:dateUtc="2026-02-23T20:43:33.775Z" w:id="348388088">
        <w:r w:rsidR="2B63C21B">
          <w:t>'</w:t>
        </w:r>
      </w:ins>
      <w:ins w:author="Isaac Lucas Souza Bezerra" w:date="2026-02-23T19:35:36.836Z" w16du:dateUtc="2026-02-23T19:35:36.836Z" w:id="1956106771">
        <w:r w:rsidR="0529086E">
          <w:t xml:space="preserve">, </w:t>
        </w:r>
        <w:r w:rsidR="0529086E">
          <w:t>true</w:t>
        </w:r>
        <w:r w:rsidR="0529086E">
          <w:t xml:space="preserve">) </w:t>
        </w:r>
      </w:ins>
      <w:ins w:author="Isaac Lucas Souza Bezerra" w:date="2026-02-23T20:26:50.886Z" w16du:dateUtc="2026-02-23T20:26:50.886Z" w:id="1866310470">
        <w:r w:rsidR="40408752">
          <w:t>}}</w:t>
        </w:r>
      </w:ins>
      <w:del w:author="Isaac Lucas Souza Bezerra" w:date="2026-02-23T18:56:56.776Z" w16du:dateUtc="2026-02-23T18:56:56.776Z" w:id="1785285975">
        <w:r w:rsidDel="4F4EAC0F">
          <w:delText>[●]</w:delText>
        </w:r>
      </w:del>
      <w:r w:rsidR="4F4EAC0F">
        <w:rPr/>
        <w:t>, doravante denominada “</w:t>
      </w:r>
      <w:r w:rsidRPr="4E15ECE3" w:rsidR="4F4EAC0F">
        <w:rPr>
          <w:b w:val="1"/>
          <w:bCs w:val="1"/>
        </w:rPr>
        <w:t>ANTAQ</w:t>
      </w:r>
      <w:r w:rsidR="4F4EAC0F">
        <w:rPr/>
        <w:t xml:space="preserve">”, na qualidade de </w:t>
      </w:r>
      <w:r w:rsidR="4F4EAC0F">
        <w:rPr/>
        <w:t>“</w:t>
      </w:r>
      <w:r w:rsidRPr="4E15ECE3" w:rsidR="4F4EAC0F">
        <w:rPr>
          <w:b w:val="1"/>
          <w:bCs w:val="1"/>
        </w:rPr>
        <w:t>Anuente</w:t>
      </w:r>
      <w:r w:rsidR="4F4EAC0F">
        <w:rPr/>
        <w:t xml:space="preserve">”; </w:t>
      </w:r>
      <w:r w:rsidRPr="4E15ECE3" w:rsidR="4F4EAC0F">
        <w:rPr>
          <w:rFonts w:ascii="Calibri" w:hAnsi="Calibri"/>
        </w:rPr>
        <w:t>e</w:t>
      </w:r>
    </w:p>
    <w:p w:rsidRPr="00DE14C5" w:rsidR="003C3E9D" w:rsidP="003C3E9D" w:rsidRDefault="003C3E9D" w14:paraId="4D7D0A79" w14:textId="77777777">
      <w:pPr>
        <w:pStyle w:val="MinutadeContrato"/>
      </w:pPr>
    </w:p>
    <w:p w:rsidR="003C3E9D" w:rsidP="00814A51" w:rsidRDefault="003C3E9D" w14:paraId="510796AD" w14:textId="02650ABA">
      <w:pPr>
        <w:pStyle w:val="MinutadeContrato"/>
        <w:numPr>
          <w:ilvl w:val="0"/>
          <w:numId w:val="16"/>
        </w:numPr>
        <w:rPr/>
      </w:pPr>
      <w:r w:rsidR="4F4EAC0F">
        <w:rPr/>
        <w:t>A</w:t>
      </w:r>
      <w:r w:rsidRPr="4E15ECE3" w:rsidR="4F4EAC0F">
        <w:rPr>
          <w:b w:val="1"/>
          <w:bCs w:val="1"/>
        </w:rPr>
        <w:t xml:space="preserve"> </w:t>
      </w:r>
      <w:r w:rsidRPr="4E15ECE3" w:rsidR="4F4EAC0F">
        <w:rPr>
          <w:rPrChange w:author="Isabela Alves Pereira Oliveira" w:date="2025-12-12T12:00:00Z" w16du:dateUtc="2025-12-12T15:00:00Z" w:id="1762489993">
            <w:rPr>
              <w:b w:val="1"/>
              <w:bCs w:val="1"/>
            </w:rPr>
          </w:rPrChange>
        </w:rPr>
        <w:t>Autoridade Portuária de Santos,</w:t>
      </w:r>
      <w:r w:rsidRPr="4E15ECE3" w:rsidR="4F4EAC0F">
        <w:rPr>
          <w:b w:val="1"/>
          <w:bCs w:val="1"/>
        </w:rPr>
        <w:t xml:space="preserve"> </w:t>
      </w:r>
      <w:r w:rsidR="4F4EAC0F">
        <w:rPr/>
        <w:t>sociedade de</w:t>
      </w:r>
      <w:r w:rsidR="4F4EAC0F">
        <w:rPr/>
        <w:t xml:space="preserve"> eco</w:t>
      </w:r>
      <w:r w:rsidR="4F4EAC0F">
        <w:rPr/>
        <w:t xml:space="preserve">nomia mista, </w:t>
      </w:r>
      <w:r w:rsidR="4F4EAC0F">
        <w:rPr/>
        <w:t xml:space="preserve">com sede em </w:t>
      </w:r>
      <w:ins w:author="Isaac Lucas Souza Bezerra" w:date="2026-02-23T18:57:17.72Z" w16du:dateUtc="2026-02-23T18:57:17.72Z" w:id="188864891">
        <w:r w:rsidR="02689B09">
          <w:t xml:space="preserve">{{ </w:t>
        </w:r>
        <w:r w:rsidR="02689B09">
          <w:t>sede_autorid</w:t>
        </w:r>
        <w:r w:rsidR="02689B09">
          <w:t>ade_portuaria</w:t>
        </w:r>
      </w:ins>
      <w:ins w:author="Isaac Lucas Souza Bezerra" w:date="2026-02-23T19:35:36.838Z" w16du:dateUtc="2026-02-23T19:35:36.838Z" w:id="1603054103">
        <w:r w:rsidR="0529086E">
          <w:t xml:space="preserve"> | default(</w:t>
        </w:r>
      </w:ins>
      <w:ins w:author="Isaac Lucas Souza Bezerra" w:date="2026-02-23T20:43:33.777Z" w16du:dateUtc="2026-02-23T20:43:33.777Z" w:id="1400432732">
        <w:r w:rsidR="2B63C21B">
          <w:t>'</w:t>
        </w:r>
      </w:ins>
      <w:ins w:author="Isaac Lucas Souza Bezerra" w:date="2026-02-23T19:35:36.838Z" w16du:dateUtc="2026-02-23T19:35:36.838Z" w:id="1336623579">
        <w:r w:rsidR="0529086E">
          <w:t>[•] [•] [•]</w:t>
        </w:r>
      </w:ins>
      <w:ins w:author="Isaac Lucas Souza Bezerra" w:date="2026-02-23T20:43:33.779Z" w16du:dateUtc="2026-02-23T20:43:33.779Z" w:id="1746457976">
        <w:r w:rsidR="2B63C21B">
          <w:t>'</w:t>
        </w:r>
      </w:ins>
      <w:ins w:author="Isaac Lucas Souza Bezerra" w:date="2026-02-23T19:35:36.838Z" w16du:dateUtc="2026-02-23T19:35:36.838Z" w:id="778401929">
        <w:r w:rsidR="0529086E">
          <w:t xml:space="preserve">, </w:t>
        </w:r>
        <w:r w:rsidR="0529086E">
          <w:t>true</w:t>
        </w:r>
        <w:r w:rsidR="0529086E">
          <w:t xml:space="preserve">) </w:t>
        </w:r>
      </w:ins>
      <w:ins w:author="Isaac Lucas Souza Bezerra" w:date="2026-02-23T20:26:50.889Z" w16du:dateUtc="2026-02-23T20:26:50.889Z" w:id="837313487">
        <w:r w:rsidR="40408752">
          <w:t>}}</w:t>
        </w:r>
      </w:ins>
      <w:del w:author="Isaac Lucas Souza Bezerra" w:date="2026-02-23T18:57:16.447Z" w16du:dateUtc="2026-02-23T18:57:16.447Z" w:id="1424222081">
        <w:r w:rsidDel="4F4EAC0F">
          <w:delText>________________________</w:delText>
        </w:r>
      </w:del>
      <w:r w:rsidR="4F4EAC0F">
        <w:rPr/>
        <w:t>, neste ato representada por seu Diretor Presidente, S</w:t>
      </w:r>
      <w:r w:rsidR="4F4EAC0F">
        <w:rPr/>
        <w:t xml:space="preserve">r. </w:t>
      </w:r>
      <w:ins w:author="Isaac Lucas Souza Bezerra" w:date="2026-02-23T18:57:34.53Z" w16du:dateUtc="2026-02-23T18:57:34.53Z" w:id="349430856">
        <w:r w:rsidR="4B882218">
          <w:t xml:space="preserve">{{ </w:t>
        </w:r>
        <w:r w:rsidR="4B882218">
          <w:t>nome_diretor_preside</w:t>
        </w:r>
        <w:r w:rsidR="4B882218">
          <w:t>nte_ap</w:t>
        </w:r>
      </w:ins>
      <w:ins w:author="Isaac Lucas Souza Bezerra" w:date="2026-02-23T19:35:36.839Z" w16du:dateUtc="2026-02-23T19:35:36.839Z" w:id="1136579749">
        <w:r w:rsidR="0529086E">
          <w:t xml:space="preserve"> | default(</w:t>
        </w:r>
      </w:ins>
      <w:ins w:author="Isaac Lucas Souza Bezerra" w:date="2026-02-23T20:43:33.781Z" w16du:dateUtc="2026-02-23T20:43:33.781Z" w:id="549351595">
        <w:r w:rsidR="2B63C21B">
          <w:t>'</w:t>
        </w:r>
      </w:ins>
      <w:ins w:author="Isaac Lucas Souza Bezerra" w:date="2026-02-23T19:35:36.839Z" w16du:dateUtc="2026-02-23T19:35:36.839Z" w:id="1609590403">
        <w:r w:rsidR="0529086E">
          <w:t xml:space="preserve">[•] [•] </w:t>
        </w:r>
        <w:r w:rsidR="0529086E">
          <w:t>[•]</w:t>
        </w:r>
      </w:ins>
      <w:ins w:author="Isaac Lucas Souza Bezerra" w:date="2026-02-23T20:43:33.782Z" w16du:dateUtc="2026-02-23T20:43:33.782Z" w:id="2005197036">
        <w:r w:rsidR="2B63C21B">
          <w:t>'</w:t>
        </w:r>
      </w:ins>
      <w:ins w:author="Isaac Lucas Souza Bezerra" w:date="2026-02-23T19:35:36.839Z" w16du:dateUtc="2026-02-23T19:35:36.839Z" w:id="2076921308">
        <w:r w:rsidR="0529086E">
          <w:t xml:space="preserve">, </w:t>
        </w:r>
        <w:r w:rsidR="0529086E">
          <w:t>true</w:t>
        </w:r>
        <w:r w:rsidR="0529086E">
          <w:t xml:space="preserve">) </w:t>
        </w:r>
      </w:ins>
      <w:ins w:author="Isaac Lucas Souza Bezerra" w:date="2026-02-23T20:26:50.89Z" w16du:dateUtc="2026-02-23T20:26:50.89Z" w:id="207160933">
        <w:r w:rsidR="40408752">
          <w:t>}}</w:t>
        </w:r>
      </w:ins>
      <w:del w:author="Isaac Lucas Souza Bezerra" w:date="2026-02-23T18:57:33.749Z" w16du:dateUtc="2026-02-23T18:57:33.749Z" w:id="1798698109">
        <w:r w:rsidDel="4F4EAC0F">
          <w:delText>[●]</w:delText>
        </w:r>
      </w:del>
      <w:r w:rsidR="4F4EAC0F">
        <w:rPr/>
        <w:t xml:space="preserve">, </w:t>
      </w:r>
      <w:ins w:author="Isaac Lucas Souza Bezerra" w:date="2026-02-23T18:58:01.371Z" w16du:dateUtc="2026-02-23T18:58:01.371Z" w:id="1440694264">
        <w:r w:rsidR="369F43AD">
          <w:t xml:space="preserve">{{ </w:t>
        </w:r>
        <w:r w:rsidR="369F43AD">
          <w:t>qualificacao_diretor_presidente_ap</w:t>
        </w:r>
      </w:ins>
      <w:ins w:author="Isaac Lucas Souza Bezerra" w:date="2026-02-23T19:35:36.841Z" w16du:dateUtc="2026-02-23T19:35:36.841Z" w:id="1322805395">
        <w:r w:rsidR="0529086E">
          <w:t xml:space="preserve"> | default(</w:t>
        </w:r>
      </w:ins>
      <w:ins w:author="Isaac Lucas Souza Bezerra" w:date="2026-02-23T20:43:33.784Z" w16du:dateUtc="2026-02-23T20:43:33.784Z" w:id="1745729800">
        <w:r w:rsidR="2B63C21B">
          <w:t>'</w:t>
        </w:r>
      </w:ins>
      <w:ins w:author="Isaac Lucas Souza Bezerra" w:date="2026-02-23T19:35:36.841Z" w16du:dateUtc="2026-02-23T19:35:36.841Z" w:id="824806797">
        <w:r w:rsidR="0529086E">
          <w:t>[•</w:t>
        </w:r>
        <w:r w:rsidR="0529086E">
          <w:t>] [•</w:t>
        </w:r>
        <w:r w:rsidR="0529086E">
          <w:t>] [•]</w:t>
        </w:r>
      </w:ins>
      <w:ins w:author="Isaac Lucas Souza Bezerra" w:date="2026-02-23T20:43:33.785Z" w16du:dateUtc="2026-02-23T20:43:33.785Z" w:id="499306939">
        <w:r w:rsidR="2B63C21B">
          <w:t>'</w:t>
        </w:r>
      </w:ins>
      <w:ins w:author="Isaac Lucas Souza Bezerra" w:date="2026-02-23T19:35:36.841Z" w16du:dateUtc="2026-02-23T19:35:36.841Z" w:id="413936656">
        <w:r w:rsidR="0529086E">
          <w:t xml:space="preserve">, </w:t>
        </w:r>
        <w:r w:rsidR="0529086E">
          <w:t>true</w:t>
        </w:r>
        <w:r w:rsidR="0529086E">
          <w:t xml:space="preserve">) </w:t>
        </w:r>
      </w:ins>
      <w:ins w:author="Isaac Lucas Souza Bezerra" w:date="2026-02-23T20:26:50.892Z" w16du:dateUtc="2026-02-23T20:26:50.892Z" w:id="944469801">
        <w:r w:rsidR="40408752">
          <w:t>}}</w:t>
        </w:r>
      </w:ins>
      <w:del w:author="Isaac Lucas Souza Bezerra" w:date="2026-02-23T18:58:00.173Z" w16du:dateUtc="2026-02-23T18:58:00.173Z" w:id="2138421830">
        <w:r w:rsidDel="4F4EAC0F">
          <w:delText>[qualificação</w:delText>
        </w:r>
        <w:r w:rsidDel="4F4EAC0F">
          <w:delText>]</w:delText>
        </w:r>
      </w:del>
      <w:r w:rsidR="4F4EAC0F">
        <w:rPr/>
        <w:t xml:space="preserve">, nomeado por </w:t>
      </w:r>
      <w:ins w:author="Isaac Lucas Souza Bezerra" w:date="2026-02-23T18:58:19.54Z" w16du:dateUtc="2026-02-23T18:58:19.54Z" w:id="1036729750">
        <w:r w:rsidR="44156534">
          <w:t xml:space="preserve">{{ </w:t>
        </w:r>
        <w:r w:rsidR="44156534">
          <w:t>ato_des</w:t>
        </w:r>
        <w:r w:rsidR="44156534">
          <w:t>ignacao_diretor_ap</w:t>
        </w:r>
      </w:ins>
      <w:ins w:author="Isaac Lucas Souza Bezerra" w:date="2026-02-23T19:35:36.842Z" w16du:dateUtc="2026-02-23T19:35:36.842Z" w:id="391166362">
        <w:r w:rsidR="0529086E">
          <w:t xml:space="preserve"> | default(</w:t>
        </w:r>
      </w:ins>
      <w:ins w:author="Isaac Lucas Souza Bezerra" w:date="2026-02-23T20:43:33.787Z" w16du:dateUtc="2026-02-23T20:43:33.787Z" w:id="381432428">
        <w:r w:rsidR="2B63C21B">
          <w:t>'</w:t>
        </w:r>
      </w:ins>
      <w:ins w:author="Isaac Lucas Souza Bezerra" w:date="2026-02-23T19:35:36.842Z" w16du:dateUtc="2026-02-23T19:35:36.842Z" w:id="2011807745">
        <w:r w:rsidR="0529086E">
          <w:t>[•] [•] [•]</w:t>
        </w:r>
      </w:ins>
      <w:ins w:author="Isaac Lucas Souza Bezerra" w:date="2026-02-23T20:43:33.788Z" w16du:dateUtc="2026-02-23T20:43:33.788Z" w:id="21347315">
        <w:r w:rsidR="2B63C21B">
          <w:t>'</w:t>
        </w:r>
      </w:ins>
      <w:ins w:author="Isaac Lucas Souza Bezerra" w:date="2026-02-23T19:35:36.842Z" w16du:dateUtc="2026-02-23T19:35:36.842Z" w:id="1589170496">
        <w:r w:rsidR="0529086E">
          <w:t xml:space="preserve">, </w:t>
        </w:r>
        <w:r w:rsidR="0529086E">
          <w:t>true</w:t>
        </w:r>
        <w:r w:rsidR="0529086E">
          <w:t xml:space="preserve">) </w:t>
        </w:r>
      </w:ins>
      <w:ins w:author="Isaac Lucas Souza Bezerra" w:date="2026-02-23T20:26:50.894Z" w16du:dateUtc="2026-02-23T20:26:50.894Z" w:id="2010571950">
        <w:r w:rsidR="40408752">
          <w:t>}}</w:t>
        </w:r>
      </w:ins>
      <w:del w:author="Isaac Lucas Souza Bezerra" w:date="2026-02-23T18:58:18.781Z" w16du:dateUtc="2026-02-23T18:58:18.781Z" w:id="1633331891">
        <w:r w:rsidDel="4F4EAC0F">
          <w:delText>[●]</w:delText>
        </w:r>
      </w:del>
      <w:r w:rsidR="4F4EAC0F">
        <w:rPr/>
        <w:t>, publicad</w:t>
      </w:r>
      <w:r w:rsidR="4F4EAC0F">
        <w:rPr/>
        <w:t xml:space="preserve">o </w:t>
      </w:r>
      <w:ins w:author="Isaac Lucas Souza Bezerra" w:date="2026-02-23T18:58:31.352Z" w16du:dateUtc="2026-02-23T18:58:31.352Z" w:id="904271785">
        <w:r w:rsidR="2BBECF9A">
          <w:t xml:space="preserve">{{ </w:t>
        </w:r>
        <w:r w:rsidR="2BBECF9A">
          <w:t>data_dou_diretor_ap</w:t>
        </w:r>
      </w:ins>
      <w:ins w:author="Isaac Lucas Souza Bezerra" w:date="2026-02-23T19:35:36.844Z" w16du:dateUtc="2026-02-23T19:35:36.844Z" w:id="1836955953">
        <w:r w:rsidR="0529086E">
          <w:t xml:space="preserve"> |</w:t>
        </w:r>
        <w:r w:rsidR="0529086E">
          <w:t xml:space="preserve"> def</w:t>
        </w:r>
        <w:r w:rsidR="0529086E">
          <w:t>ault(</w:t>
        </w:r>
      </w:ins>
      <w:ins w:author="Isaac Lucas Souza Bezerra" w:date="2026-02-23T20:43:33.79Z" w16du:dateUtc="2026-02-23T20:43:33.79Z" w:id="1796950808">
        <w:r w:rsidR="2B63C21B">
          <w:t>'</w:t>
        </w:r>
      </w:ins>
      <w:ins w:author="Isaac Lucas Souza Bezerra" w:date="2026-02-23T19:35:36.844Z" w16du:dateUtc="2026-02-23T19:35:36.844Z" w:id="36133665">
        <w:r w:rsidR="0529086E">
          <w:t>[•] [•] [•]</w:t>
        </w:r>
      </w:ins>
      <w:ins w:author="Isaac Lucas Souza Bezerra" w:date="2026-02-23T20:43:33.791Z" w16du:dateUtc="2026-02-23T20:43:33.791Z" w:id="1564198827">
        <w:r w:rsidR="2B63C21B">
          <w:t>'</w:t>
        </w:r>
      </w:ins>
      <w:ins w:author="Isaac Lucas Souza Bezerra" w:date="2026-02-23T19:35:36.844Z" w16du:dateUtc="2026-02-23T19:35:36.844Z" w:id="262906083">
        <w:r w:rsidR="0529086E">
          <w:t xml:space="preserve">, </w:t>
        </w:r>
        <w:r w:rsidR="0529086E">
          <w:t>true</w:t>
        </w:r>
        <w:r w:rsidR="0529086E">
          <w:t xml:space="preserve">) </w:t>
        </w:r>
      </w:ins>
      <w:ins w:author="Isaac Lucas Souza Bezerra" w:date="2026-02-23T20:26:50.896Z" w16du:dateUtc="2026-02-23T20:26:50.896Z" w:id="1913588850">
        <w:r w:rsidR="40408752">
          <w:t>}}</w:t>
        </w:r>
      </w:ins>
      <w:del w:author="Isaac Lucas Souza Bezerra" w:date="2026-02-23T18:58:29.993Z" w16du:dateUtc="2026-02-23T18:58:29.993Z" w:id="523815562">
        <w:r w:rsidDel="4F4EAC0F">
          <w:delText>[</w:delText>
        </w:r>
        <w:r w:rsidDel="4F4EAC0F">
          <w:delText>●]</w:delText>
        </w:r>
      </w:del>
      <w:r w:rsidR="4F4EAC0F">
        <w:rPr/>
        <w:t>,</w:t>
      </w:r>
      <w:r w:rsidR="4F4EAC0F">
        <w:rPr/>
        <w:t xml:space="preserve"> </w:t>
      </w:r>
      <w:r w:rsidR="4F4EAC0F">
        <w:rPr/>
        <w:t>doravante denominada “</w:t>
      </w:r>
      <w:r w:rsidRPr="4E15ECE3" w:rsidR="4F4EAC0F">
        <w:rPr>
          <w:b w:val="1"/>
          <w:bCs w:val="1"/>
        </w:rPr>
        <w:t>Autoridade Portuária</w:t>
      </w:r>
      <w:del w:author="Isabela Alves Pereira Oliveira" w:date="2025-12-12T12:00:00Z" w16du:dateUtc="2025-12-12T15:00:00Z" w:id="1441905353">
        <w:r w:rsidRPr="4E15ECE3" w:rsidDel="4F4EAC0F">
          <w:rPr>
            <w:b w:val="1"/>
            <w:bCs w:val="1"/>
          </w:rPr>
          <w:delText xml:space="preserve"> de Santos</w:delText>
        </w:r>
      </w:del>
      <w:r w:rsidR="4F4EAC0F">
        <w:rPr/>
        <w:t>”, na qualidade de “</w:t>
      </w:r>
      <w:r w:rsidRPr="4E15ECE3" w:rsidR="4F4EAC0F">
        <w:rPr>
          <w:b w:val="1"/>
          <w:bCs w:val="1"/>
        </w:rPr>
        <w:t>Interveniente</w:t>
      </w:r>
      <w:r w:rsidR="4F4EAC0F">
        <w:rPr/>
        <w:t>”;</w:t>
      </w:r>
    </w:p>
    <w:p w:rsidR="003C3E9D" w:rsidP="003C3E9D" w:rsidRDefault="003C3E9D" w14:paraId="2B2C5912" w14:textId="77777777">
      <w:pPr>
        <w:pStyle w:val="MinutadeContrato"/>
      </w:pPr>
    </w:p>
    <w:p w:rsidR="003C3E9D" w:rsidP="003C3E9D" w:rsidRDefault="003C3E9D" w14:paraId="5F61C26E" w14:textId="77777777">
      <w:pPr>
        <w:pStyle w:val="MinutadeContrato"/>
      </w:pPr>
      <w:r>
        <w:t>E, de outro</w:t>
      </w:r>
      <w:r w:rsidRPr="00636378">
        <w:t xml:space="preserve"> lado:</w:t>
      </w:r>
    </w:p>
    <w:p w:rsidR="003C3E9D" w:rsidP="003C3E9D" w:rsidRDefault="003C3E9D" w14:paraId="446CED52" w14:textId="77777777">
      <w:pPr>
        <w:pStyle w:val="MinutadeContrato"/>
      </w:pPr>
    </w:p>
    <w:p w:rsidR="003C3E9D" w:rsidP="00814A51" w:rsidRDefault="003C3E9D" w14:paraId="21D94A31" w14:textId="296BF40C">
      <w:pPr>
        <w:pStyle w:val="MinutadeContrato"/>
        <w:numPr>
          <w:ilvl w:val="0"/>
          <w:numId w:val="17"/>
        </w:numPr>
        <w:rPr/>
      </w:pPr>
      <w:ins w:author="Isaac Lucas Souza Bezerra" w:date="2026-02-23T18:58:53.159Z" w16du:dateUtc="2026-02-23T18:58:53.159Z" w:id="1274835657">
        <w:r w:rsidRPr="4E15ECE3" w:rsidR="23E126CC">
          <w:rPr>
            <w:b w:val="1"/>
            <w:bCs w:val="1"/>
          </w:rPr>
          <w:t xml:space="preserve">{{ </w:t>
        </w:r>
        <w:r w:rsidRPr="4E15ECE3" w:rsidR="23E126CC">
          <w:rPr>
            <w:b w:val="1"/>
            <w:bCs w:val="1"/>
          </w:rPr>
          <w:t>nome_</w:t>
        </w:r>
      </w:ins>
      <w:ins w:author="Isaac Lucas Souza Bezerra" w:date="2026-02-23T19:09:10.77Z" w16du:dateUtc="2026-02-23T19:09:10.77Z" w:id="1195904142">
        <w:r w:rsidRPr="4E15ECE3" w:rsidR="7622D879">
          <w:rPr>
            <w:b w:val="1"/>
            <w:bCs w:val="1"/>
          </w:rPr>
          <w:t>arrendataria</w:t>
        </w:r>
      </w:ins>
      <w:ins w:author="Isaac Lucas Souza Bezerra" w:date="2026-02-23T19:35:36.845Z" w16du:dateUtc="2026-02-23T19:35:36.845Z" w:id="1844578927">
        <w:r w:rsidRPr="4E15ECE3" w:rsidR="0529086E">
          <w:rPr>
            <w:b w:val="1"/>
            <w:bCs w:val="1"/>
          </w:rPr>
          <w:t xml:space="preserve"> | default(</w:t>
        </w:r>
      </w:ins>
      <w:ins w:author="Isaac Lucas Souza Bezerra" w:date="2026-02-23T20:43:33.794Z" w16du:dateUtc="2026-02-23T20:43:33.794Z" w:id="1157140864">
        <w:r w:rsidRPr="4E15ECE3" w:rsidR="2B63C21B">
          <w:rPr>
            <w:b w:val="1"/>
            <w:bCs w:val="1"/>
          </w:rPr>
          <w:t>'</w:t>
        </w:r>
      </w:ins>
      <w:ins w:author="Isaac Lucas Souza Bezerra" w:date="2026-02-23T19:35:36.845Z" w16du:dateUtc="2026-02-23T19:35:36.845Z" w:id="167880962">
        <w:r w:rsidRPr="4E15ECE3" w:rsidR="0529086E">
          <w:rPr>
            <w:b w:val="1"/>
            <w:bCs w:val="1"/>
          </w:rPr>
          <w:t>[•] [•] [•]</w:t>
        </w:r>
      </w:ins>
      <w:ins w:author="Isaac Lucas Souza Bezerra" w:date="2026-02-23T20:43:33.796Z" w16du:dateUtc="2026-02-23T20:43:33.796Z" w:id="315693954">
        <w:r w:rsidRPr="4E15ECE3" w:rsidR="2B63C21B">
          <w:rPr>
            <w:b w:val="1"/>
            <w:bCs w:val="1"/>
          </w:rPr>
          <w:t>'</w:t>
        </w:r>
      </w:ins>
      <w:ins w:author="Isaac Lucas Souza Bezerra" w:date="2026-02-23T19:35:36.845Z" w16du:dateUtc="2026-02-23T19:35:36.845Z" w:id="2036466045">
        <w:r w:rsidRPr="4E15ECE3" w:rsidR="0529086E">
          <w:rPr>
            <w:b w:val="1"/>
            <w:bCs w:val="1"/>
          </w:rPr>
          <w:t xml:space="preserve">, </w:t>
        </w:r>
        <w:r w:rsidRPr="4E15ECE3" w:rsidR="0529086E">
          <w:rPr>
            <w:b w:val="1"/>
            <w:bCs w:val="1"/>
          </w:rPr>
          <w:t>true</w:t>
        </w:r>
        <w:r w:rsidRPr="4E15ECE3" w:rsidR="0529086E">
          <w:rPr>
            <w:b w:val="1"/>
            <w:bCs w:val="1"/>
          </w:rPr>
          <w:t xml:space="preserve">) </w:t>
        </w:r>
      </w:ins>
      <w:ins w:author="Isaac Lucas Souza Bezerra" w:date="2026-02-23T20:26:50.899Z" w16du:dateUtc="2026-02-23T20:26:50.899Z" w:id="2100464061">
        <w:r w:rsidRPr="4E15ECE3" w:rsidR="40408752">
          <w:rPr>
            <w:b w:val="1"/>
            <w:bCs w:val="1"/>
          </w:rPr>
          <w:t>}}</w:t>
        </w:r>
      </w:ins>
      <w:del w:author="Isaac Lucas Souza Bezerra" w:date="2026-02-23T18:58:49.832Z" w16du:dateUtc="2026-02-23T18:58:49.832Z" w:id="1661759827">
        <w:r w:rsidRPr="4E15ECE3" w:rsidDel="4F4EAC0F">
          <w:rPr>
            <w:b w:val="1"/>
            <w:bCs w:val="1"/>
          </w:rPr>
          <w:delText>[●]</w:delText>
        </w:r>
      </w:del>
      <w:r w:rsidR="4F4EAC0F">
        <w:rPr/>
        <w:t>,</w:t>
      </w:r>
      <w:ins w:author="Isaac Lucas Souza Bezerra" w:date="2026-02-23T18:59:01.546Z" w16du:dateUtc="2026-02-23T18:59:01.546Z" w:id="1024019649">
        <w:r w:rsidR="34B72AEF">
          <w:t xml:space="preserve">{{ </w:t>
        </w:r>
        <w:r w:rsidR="34B72AEF">
          <w:t>tipo_sociedade_</w:t>
        </w:r>
      </w:ins>
      <w:ins w:author="Isaac Lucas Souza Bezerra" w:date="2026-02-23T19:09:10.772Z" w16du:dateUtc="2026-02-23T19:09:10.772Z" w:id="199572307">
        <w:r w:rsidR="7622D879">
          <w:t>arrendataria</w:t>
        </w:r>
      </w:ins>
      <w:ins w:author="Isaac Lucas Souza Bezerra" w:date="2026-02-23T19:35:36.847Z" w16du:dateUtc="2026-02-23T19:35:36.847Z" w:id="904478253">
        <w:r w:rsidR="0529086E">
          <w:t xml:space="preserve"> | default(</w:t>
        </w:r>
      </w:ins>
      <w:ins w:author="Isaac Lucas Souza Bezerra" w:date="2026-02-23T20:43:33.798Z" w16du:dateUtc="2026-02-23T20:43:33.798Z" w:id="1248586073">
        <w:r w:rsidR="2B63C21B">
          <w:t>'</w:t>
        </w:r>
      </w:ins>
      <w:ins w:author="Isaac Lucas Souza Bezerra" w:date="2026-02-23T19:35:36.847Z" w16du:dateUtc="2026-02-23T19:35:36.847Z" w:id="683850961">
        <w:r w:rsidR="0529086E">
          <w:t>[•] [•] [•</w:t>
        </w:r>
        <w:r w:rsidR="0529086E">
          <w:t>]</w:t>
        </w:r>
      </w:ins>
      <w:ins w:author="Isaac Lucas Souza Bezerra" w:date="2026-02-23T20:43:33.8Z" w16du:dateUtc="2026-02-23T20:43:33.8Z" w:id="1235171393">
        <w:r w:rsidR="2B63C21B">
          <w:t>'</w:t>
        </w:r>
      </w:ins>
      <w:ins w:author="Isaac Lucas Souza Bezerra" w:date="2026-02-23T19:35:36.847Z" w16du:dateUtc="2026-02-23T19:35:36.847Z" w:id="1024900717">
        <w:r w:rsidR="0529086E">
          <w:t xml:space="preserve">, </w:t>
        </w:r>
        <w:r w:rsidR="0529086E">
          <w:t>true</w:t>
        </w:r>
        <w:r w:rsidR="0529086E">
          <w:t xml:space="preserve">) </w:t>
        </w:r>
      </w:ins>
      <w:ins w:author="Isaac Lucas Souza Bezerra" w:date="2026-02-23T20:26:50.901Z" w16du:dateUtc="2026-02-23T20:26:50.901Z" w:id="175997860">
        <w:r w:rsidR="40408752">
          <w:t>}}</w:t>
        </w:r>
      </w:ins>
      <w:del w:author="Isaac Lucas Souza Bezerra" w:date="2026-02-23T18:59:00.017Z" w16du:dateUtc="2026-02-23T18:59:00.017Z" w:id="1777507324">
        <w:r w:rsidDel="4F4EAC0F">
          <w:delText>[</w:delText>
        </w:r>
        <w:r w:rsidRPr="4E15ECE3" w:rsidDel="4F4EAC0F">
          <w:rPr>
            <w:b w:val="1"/>
            <w:bCs w:val="1"/>
          </w:rPr>
          <w:delText>[●]</w:delText>
        </w:r>
      </w:del>
      <w:r w:rsidR="4F4EAC0F">
        <w:rPr/>
        <w:t xml:space="preserve">, </w:t>
      </w:r>
      <w:r w:rsidR="09881E61">
        <w:rPr/>
        <w:t xml:space="preserve">com sede em </w:t>
      </w:r>
      <w:ins w:author="Isaac Lucas Souza Bezerra" w:date="2026-02-23T18:59:17.068Z" w16du:dateUtc="2026-02-23T18:59:17.068Z" w:id="1024594223">
        <w:r w:rsidR="37440F80">
          <w:t xml:space="preserve">{{ </w:t>
        </w:r>
        <w:r w:rsidR="37440F80">
          <w:t>municipio_</w:t>
        </w:r>
      </w:ins>
      <w:ins w:author="Isaac Lucas Souza Bezerra" w:date="2026-02-23T19:09:10.775Z" w16du:dateUtc="2026-02-23T19:09:10.775Z" w:id="1463497811">
        <w:r w:rsidR="7622D879">
          <w:t>arrendataria</w:t>
        </w:r>
      </w:ins>
      <w:ins w:author="Isaac Lucas Souza Bezerra" w:date="2026-02-23T19:35:36.848Z" w16du:dateUtc="2026-02-23T19:35:36.848Z" w:id="83859756">
        <w:r w:rsidR="0529086E">
          <w:t xml:space="preserve"> | default(</w:t>
        </w:r>
      </w:ins>
      <w:ins w:author="Isaac Lucas Souza Bezerra" w:date="2026-02-23T20:43:33.802Z" w16du:dateUtc="2026-02-23T20:43:33.802Z" w:id="1069629920">
        <w:r w:rsidR="2B63C21B">
          <w:t>'</w:t>
        </w:r>
      </w:ins>
      <w:ins w:author="Isaac Lucas Souza Bezerra" w:date="2026-02-23T19:35:36.848Z" w16du:dateUtc="2026-02-23T19:35:36.848Z" w:id="1334076643">
        <w:r w:rsidR="0529086E">
          <w:t>[•] [•]</w:t>
        </w:r>
        <w:r w:rsidR="0529086E">
          <w:t xml:space="preserve"> [•</w:t>
        </w:r>
        <w:r w:rsidR="0529086E">
          <w:t>]</w:t>
        </w:r>
      </w:ins>
      <w:ins w:author="Isaac Lucas Souza Bezerra" w:date="2026-02-23T20:43:33.805Z" w16du:dateUtc="2026-02-23T20:43:33.805Z" w:id="1884492324">
        <w:r w:rsidR="2B63C21B">
          <w:t>'</w:t>
        </w:r>
      </w:ins>
      <w:ins w:author="Isaac Lucas Souza Bezerra" w:date="2026-02-23T19:35:36.848Z" w16du:dateUtc="2026-02-23T19:35:36.848Z" w:id="1816753289">
        <w:r w:rsidR="0529086E">
          <w:t xml:space="preserve">, </w:t>
        </w:r>
        <w:r w:rsidR="0529086E">
          <w:t>true</w:t>
        </w:r>
        <w:r w:rsidR="0529086E">
          <w:t xml:space="preserve">) </w:t>
        </w:r>
      </w:ins>
      <w:ins w:author="Isaac Lucas Souza Bezerra" w:date="2026-02-23T20:26:50.903Z" w16du:dateUtc="2026-02-23T20:26:50.903Z" w:id="2073981730">
        <w:r w:rsidR="40408752">
          <w:t>}}</w:t>
        </w:r>
      </w:ins>
      <w:del w:author="Isaac Lucas Souza Bezerra" w:date="2026-02-23T18:59:14.553Z" w16du:dateUtc="2026-02-23T18:59:14.553Z" w:id="2017443858">
        <w:r w:rsidDel="09881E61">
          <w:delText>[Município</w:delText>
        </w:r>
        <w:r w:rsidDel="09881E61">
          <w:delText>]</w:delText>
        </w:r>
      </w:del>
      <w:r w:rsidR="09881E61">
        <w:rPr/>
        <w:t>,</w:t>
      </w:r>
      <w:r w:rsidR="09881E61">
        <w:rPr/>
        <w:t xml:space="preserve"> Est</w:t>
      </w:r>
      <w:r w:rsidR="09881E61">
        <w:rPr/>
        <w:t xml:space="preserve">ado de </w:t>
      </w:r>
      <w:ins w:author="Isaac Lucas Souza Bezerra" w:date="2026-02-23T18:59:28.676Z" w16du:dateUtc="2026-02-23T18:59:28.676Z" w:id="1551399978">
        <w:r w:rsidR="05F79ED5">
          <w:t xml:space="preserve">{{ </w:t>
        </w:r>
        <w:r w:rsidR="05F79ED5">
          <w:t>estado_</w:t>
        </w:r>
      </w:ins>
      <w:ins w:author="Isaac Lucas Souza Bezerra" w:date="2026-02-23T19:09:10.778Z" w16du:dateUtc="2026-02-23T19:09:10.778Z" w:id="468576172">
        <w:r w:rsidR="7622D879">
          <w:t>arrenda</w:t>
        </w:r>
        <w:r w:rsidR="7622D879">
          <w:t>taria</w:t>
        </w:r>
      </w:ins>
      <w:ins w:author="Isaac Lucas Souza Bezerra" w:date="2026-02-23T19:35:36.85Z" w16du:dateUtc="2026-02-23T19:35:36.85Z" w:id="843532287">
        <w:r w:rsidR="0529086E">
          <w:t xml:space="preserve"> | default(</w:t>
        </w:r>
      </w:ins>
      <w:ins w:author="Isaac Lucas Souza Bezerra" w:date="2026-02-23T20:43:33.807Z" w16du:dateUtc="2026-02-23T20:43:33.807Z" w:id="112951720">
        <w:r w:rsidR="2B63C21B">
          <w:t>'</w:t>
        </w:r>
      </w:ins>
      <w:ins w:author="Isaac Lucas Souza Bezerra" w:date="2026-02-23T19:35:36.85Z" w16du:dateUtc="2026-02-23T19:35:36.85Z" w:id="839385445">
        <w:r w:rsidR="0529086E">
          <w:t>[•] [•] [•]</w:t>
        </w:r>
      </w:ins>
      <w:ins w:author="Isaac Lucas Souza Bezerra" w:date="2026-02-23T20:43:33.809Z" w16du:dateUtc="2026-02-23T20:43:33.809Z" w:id="457697305">
        <w:r w:rsidR="2B63C21B">
          <w:t>'</w:t>
        </w:r>
      </w:ins>
      <w:ins w:author="Isaac Lucas Souza Bezerra" w:date="2026-02-23T19:35:36.85Z" w16du:dateUtc="2026-02-23T19:35:36.85Z" w:id="1891782670">
        <w:r w:rsidR="0529086E">
          <w:t xml:space="preserve">, </w:t>
        </w:r>
        <w:r w:rsidR="0529086E">
          <w:t>true</w:t>
        </w:r>
        <w:r w:rsidR="0529086E">
          <w:t xml:space="preserve">) </w:t>
        </w:r>
      </w:ins>
      <w:ins w:author="Isaac Lucas Souza Bezerra" w:date="2026-02-23T20:26:50.905Z" w16du:dateUtc="2026-02-23T20:26:50.905Z" w:id="1337392689">
        <w:r w:rsidR="40408752">
          <w:t>}}</w:t>
        </w:r>
      </w:ins>
      <w:del w:author="Isaac Lucas Souza Bezerra" w:date="2026-02-23T18:59:26.46Z" w16du:dateUtc="2026-02-23T18:59:26.46Z" w:id="1126960296">
        <w:r w:rsidDel="09881E61">
          <w:delText>[●]</w:delText>
        </w:r>
      </w:del>
      <w:r w:rsidR="09881E61">
        <w:rPr/>
        <w:t xml:space="preserve">, na </w:t>
      </w:r>
      <w:ins w:author="Isaac Lucas Souza Bezerra" w:date="2026-02-23T18:59:38.358Z" w16du:dateUtc="2026-02-23T18:59:38.358Z" w:id="2102370144">
        <w:r w:rsidR="7D5D0DB5">
          <w:t xml:space="preserve">{{ </w:t>
        </w:r>
        <w:r w:rsidR="7D5D0DB5">
          <w:t>sede_</w:t>
        </w:r>
      </w:ins>
      <w:ins w:author="Isaac Lucas Souza Bezerra" w:date="2026-02-23T19:09:10.78Z" w16du:dateUtc="2026-02-23T19:09:10.78Z" w:id="2005017006">
        <w:r w:rsidR="7622D879">
          <w:t>arrendataria</w:t>
        </w:r>
      </w:ins>
      <w:ins w:author="Isaac Lucas Souza Bezerra" w:date="2026-02-23T19:35:36.851Z" w16du:dateUtc="2026-02-23T19:35:36.851Z" w:id="589208227">
        <w:r w:rsidR="0529086E">
          <w:t xml:space="preserve"> </w:t>
        </w:r>
        <w:r w:rsidR="0529086E">
          <w:t>| default(</w:t>
        </w:r>
      </w:ins>
      <w:ins w:author="Isaac Lucas Souza Bezerra" w:date="2026-02-23T20:43:33.81Z" w16du:dateUtc="2026-02-23T20:43:33.81Z" w:id="1234208941">
        <w:r w:rsidR="2B63C21B">
          <w:t>'</w:t>
        </w:r>
      </w:ins>
      <w:ins w:author="Isaac Lucas Souza Bezerra" w:date="2026-02-23T19:35:36.851Z" w16du:dateUtc="2026-02-23T19:35:36.851Z" w:id="1684012335">
        <w:r w:rsidR="0529086E">
          <w:t>[•] [•] [•]</w:t>
        </w:r>
      </w:ins>
      <w:ins w:author="Isaac Lucas Souza Bezerra" w:date="2026-02-23T20:43:33.812Z" w16du:dateUtc="2026-02-23T20:43:33.812Z" w:id="1957312838">
        <w:r w:rsidR="2B63C21B">
          <w:t>'</w:t>
        </w:r>
      </w:ins>
      <w:ins w:author="Isaac Lucas Souza Bezerra" w:date="2026-02-23T19:35:36.851Z" w16du:dateUtc="2026-02-23T19:35:36.851Z" w:id="248645961">
        <w:r w:rsidR="0529086E">
          <w:t xml:space="preserve">, </w:t>
        </w:r>
        <w:r w:rsidR="0529086E">
          <w:t>t</w:t>
        </w:r>
        <w:r w:rsidR="0529086E">
          <w:t>rue</w:t>
        </w:r>
        <w:r w:rsidR="0529086E">
          <w:t>)</w:t>
        </w:r>
        <w:r w:rsidR="0529086E">
          <w:t xml:space="preserve"> </w:t>
        </w:r>
      </w:ins>
      <w:ins w:author="Isaac Lucas Souza Bezerra" w:date="2026-02-23T20:26:50.907Z" w16du:dateUtc="2026-02-23T20:26:50.907Z" w:id="465036995">
        <w:r w:rsidR="40408752">
          <w:t>}}</w:t>
        </w:r>
      </w:ins>
      <w:del w:author="Isaac Lucas Souza Bezerra" w:date="2026-02-23T18:59:37.628Z" w16du:dateUtc="2026-02-23T18:59:37.628Z" w:id="1273326569">
        <w:r w:rsidDel="09881E61">
          <w:delText>[endereço]</w:delText>
        </w:r>
      </w:del>
      <w:r w:rsidR="09881E61">
        <w:rPr/>
        <w:t>, inscrita no</w:t>
      </w:r>
      <w:r w:rsidR="09881E61">
        <w:rPr/>
        <w:t xml:space="preserve"> Cadastro Nacional da P</w:t>
      </w:r>
      <w:r w:rsidR="09881E61">
        <w:rPr/>
        <w:t xml:space="preserve">essoa Jurídica, sob o nº </w:t>
      </w:r>
      <w:ins w:author="Isaac Lucas Souza Bezerra" w:date="2026-02-23T18:59:52.783Z" w16du:dateUtc="2026-02-23T18:59:52.783Z" w:id="33423123">
        <w:r w:rsidR="5338087C">
          <w:t>{</w:t>
        </w:r>
        <w:r w:rsidR="5338087C">
          <w:t xml:space="preserve">{ </w:t>
        </w:r>
        <w:r w:rsidR="5338087C">
          <w:t>cn</w:t>
        </w:r>
        <w:r w:rsidR="5338087C">
          <w:t>pj_</w:t>
        </w:r>
      </w:ins>
      <w:ins w:author="Isaac Lucas Souza Bezerra" w:date="2026-02-23T19:09:10.782Z" w16du:dateUtc="2026-02-23T19:09:10.782Z" w:id="1041632444">
        <w:r w:rsidR="7622D879">
          <w:t>arrendataria</w:t>
        </w:r>
      </w:ins>
      <w:ins w:author="Isaac Lucas Souza Bezerra" w:date="2026-02-23T19:35:36.858Z" w16du:dateUtc="2026-02-23T19:35:36.858Z" w:id="2105011689">
        <w:r w:rsidR="0529086E">
          <w:t xml:space="preserve"> | d</w:t>
        </w:r>
        <w:r w:rsidR="0529086E">
          <w:t>efault(</w:t>
        </w:r>
      </w:ins>
      <w:ins w:author="Isaac Lucas Souza Bezerra" w:date="2026-02-23T20:43:33.814Z" w16du:dateUtc="2026-02-23T20:43:33.814Z" w:id="1346833379">
        <w:r w:rsidR="2B63C21B">
          <w:t>'</w:t>
        </w:r>
      </w:ins>
      <w:ins w:author="Isaac Lucas Souza Bezerra" w:date="2026-02-23T19:35:36.858Z" w16du:dateUtc="2026-02-23T19:35:36.858Z" w:id="1433981033">
        <w:r w:rsidR="0529086E">
          <w:t>[•] [•] [•]</w:t>
        </w:r>
      </w:ins>
      <w:ins w:author="Isaac Lucas Souza Bezerra" w:date="2026-02-23T20:43:33.816Z" w16du:dateUtc="2026-02-23T20:43:33.816Z" w:id="751514938">
        <w:r w:rsidR="2B63C21B">
          <w:t>'</w:t>
        </w:r>
      </w:ins>
      <w:ins w:author="Isaac Lucas Souza Bezerra" w:date="2026-02-23T19:35:36.858Z" w16du:dateUtc="2026-02-23T19:35:36.858Z" w:id="1660093068">
        <w:r w:rsidR="0529086E">
          <w:t xml:space="preserve">, </w:t>
        </w:r>
        <w:r w:rsidR="0529086E">
          <w:t>true</w:t>
        </w:r>
        <w:r w:rsidR="0529086E">
          <w:t xml:space="preserve">) </w:t>
        </w:r>
      </w:ins>
      <w:ins w:author="Isaac Lucas Souza Bezerra" w:date="2026-02-23T20:26:50.909Z" w16du:dateUtc="2026-02-23T20:26:50.909Z" w:id="1109629323">
        <w:r w:rsidR="40408752">
          <w:t>}}</w:t>
        </w:r>
      </w:ins>
      <w:del w:author="Isaac Lucas Souza Bezerra" w:date="2026-02-23T18:59:51.947Z" w16du:dateUtc="2026-02-23T18:59:51.947Z" w:id="1776242552">
        <w:r w:rsidDel="09881E61">
          <w:delText>[●]</w:delText>
        </w:r>
      </w:del>
      <w:r w:rsidR="09881E61">
        <w:rPr/>
        <w:t>, neste ato d</w:t>
      </w:r>
      <w:r w:rsidR="09881E61">
        <w:rPr/>
        <w:t>evidamente representad</w:t>
      </w:r>
      <w:r w:rsidR="09881E61">
        <w:rPr/>
        <w:t>a pe</w:t>
      </w:r>
      <w:r w:rsidR="09881E61">
        <w:rPr/>
        <w:t xml:space="preserve">los </w:t>
      </w:r>
      <w:r w:rsidR="09881E61">
        <w:rPr/>
        <w:t>Srs</w:t>
      </w:r>
      <w:r w:rsidR="09881E61">
        <w:rPr/>
        <w:t xml:space="preserve"> </w:t>
      </w:r>
      <w:ins w:author="Isaac Lucas Souza Bezerra" w:date="2026-02-23T19:00:02.99Z" w16du:dateUtc="2026-02-23T19:00:02.99Z" w:id="1024487572">
        <w:r w:rsidR="1E7ADD2C">
          <w:t xml:space="preserve">{{ </w:t>
        </w:r>
        <w:r w:rsidR="1E7ADD2C">
          <w:t>nome_representante_</w:t>
        </w:r>
      </w:ins>
      <w:ins w:author="Isaac Lucas Souza Bezerra" w:date="2026-02-23T19:09:10.784Z" w16du:dateUtc="2026-02-23T19:09:10.784Z" w:id="867737197">
        <w:r w:rsidR="7622D879">
          <w:t>arrendataria</w:t>
        </w:r>
      </w:ins>
      <w:ins w:author="Isaac Lucas Souza Bezerra" w:date="2026-02-23T19:35:36.86Z" w16du:dateUtc="2026-02-23T19:35:36.86Z" w:id="650073656">
        <w:r w:rsidR="0529086E">
          <w:t xml:space="preserve"> | default(</w:t>
        </w:r>
      </w:ins>
      <w:ins w:author="Isaac Lucas Souza Bezerra" w:date="2026-02-23T20:43:33.818Z" w16du:dateUtc="2026-02-23T20:43:33.818Z" w:id="779219104">
        <w:r w:rsidR="2B63C21B">
          <w:t>'</w:t>
        </w:r>
      </w:ins>
      <w:ins w:author="Isaac Lucas Souza Bezerra" w:date="2026-02-23T19:35:36.86Z" w16du:dateUtc="2026-02-23T19:35:36.86Z" w:id="388645564">
        <w:r w:rsidR="0529086E">
          <w:t xml:space="preserve">[•] </w:t>
        </w:r>
        <w:r w:rsidR="0529086E">
          <w:t>[•] [•]</w:t>
        </w:r>
      </w:ins>
      <w:ins w:author="Isaac Lucas Souza Bezerra" w:date="2026-02-23T20:43:33.819Z" w16du:dateUtc="2026-02-23T20:43:33.819Z" w:id="338970378">
        <w:r w:rsidR="2B63C21B">
          <w:t>'</w:t>
        </w:r>
      </w:ins>
      <w:ins w:author="Isaac Lucas Souza Bezerra" w:date="2026-02-23T19:35:36.86Z" w16du:dateUtc="2026-02-23T19:35:36.86Z" w:id="1512914204">
        <w:r w:rsidR="0529086E">
          <w:t xml:space="preserve">, </w:t>
        </w:r>
        <w:r w:rsidR="0529086E">
          <w:t>true</w:t>
        </w:r>
        <w:r w:rsidR="0529086E">
          <w:t xml:space="preserve">) </w:t>
        </w:r>
      </w:ins>
      <w:ins w:author="Isaac Lucas Souza Bezerra" w:date="2026-02-23T20:26:50.911Z" w16du:dateUtc="2026-02-23T20:26:50.911Z" w:id="1790297070">
        <w:r w:rsidR="40408752">
          <w:t>}}</w:t>
        </w:r>
      </w:ins>
      <w:del w:author="Isaac Lucas Souza Bezerra" w:date="2026-02-23T19:00:02.228Z" w16du:dateUtc="2026-02-23T19:00:02.228Z" w:id="980182286">
        <w:r w:rsidDel="09881E61">
          <w:delText>[●]</w:delText>
        </w:r>
      </w:del>
      <w:r w:rsidR="09881E61">
        <w:rPr/>
        <w:t xml:space="preserve">, </w:t>
      </w:r>
      <w:ins w:author="Isaac Lucas Souza Bezerra" w:date="2026-02-23T19:00:23.595Z" w16du:dateUtc="2026-02-23T19:00:23.595Z" w:id="165024481">
        <w:r w:rsidR="7BE223DA">
          <w:t xml:space="preserve">{{ </w:t>
        </w:r>
        <w:r w:rsidR="7BE223DA">
          <w:t>qualificacao</w:t>
        </w:r>
        <w:r w:rsidR="7BE223DA">
          <w:t>_rep</w:t>
        </w:r>
        <w:r w:rsidR="7BE223DA">
          <w:t>resentante</w:t>
        </w:r>
      </w:ins>
      <w:ins w:author="Isaac Lucas Souza Bezerra" w:date="2026-02-23T19:35:36.863Z" w16du:dateUtc="2026-02-23T19:35:36.863Z" w:id="1882050439">
        <w:r w:rsidR="0529086E">
          <w:t xml:space="preserve"> | default(</w:t>
        </w:r>
      </w:ins>
      <w:ins w:author="Isaac Lucas Souza Bezerra" w:date="2026-02-23T20:43:33.821Z" w16du:dateUtc="2026-02-23T20:43:33.821Z" w:id="804965948">
        <w:r w:rsidR="2B63C21B">
          <w:t>'</w:t>
        </w:r>
      </w:ins>
      <w:ins w:author="Isaac Lucas Souza Bezerra" w:date="2026-02-23T19:35:36.863Z" w16du:dateUtc="2026-02-23T19:35:36.863Z" w:id="149468615">
        <w:r w:rsidR="0529086E">
          <w:t>[•] [•] [•]</w:t>
        </w:r>
      </w:ins>
      <w:ins w:author="Isaac Lucas Souza Bezerra" w:date="2026-02-23T20:43:33.823Z" w16du:dateUtc="2026-02-23T20:43:33.823Z" w:id="2067694373">
        <w:r w:rsidR="2B63C21B">
          <w:t>'</w:t>
        </w:r>
      </w:ins>
      <w:ins w:author="Isaac Lucas Souza Bezerra" w:date="2026-02-23T19:35:36.863Z" w16du:dateUtc="2026-02-23T19:35:36.863Z" w:id="386016200">
        <w:r w:rsidR="0529086E">
          <w:t xml:space="preserve">, </w:t>
        </w:r>
        <w:r w:rsidR="0529086E">
          <w:t>true</w:t>
        </w:r>
        <w:r w:rsidR="0529086E">
          <w:t xml:space="preserve">) </w:t>
        </w:r>
      </w:ins>
      <w:ins w:author="Isaac Lucas Souza Bezerra" w:date="2026-02-23T20:26:50.913Z" w16du:dateUtc="2026-02-23T20:26:50.913Z" w:id="463445870">
        <w:r w:rsidR="40408752">
          <w:t>}}</w:t>
        </w:r>
      </w:ins>
      <w:del w:author="Isaac Lucas Souza Bezerra" w:date="2026-02-23T19:00:22.678Z" w16du:dateUtc="2026-02-23T19:00:22.678Z" w:id="1024811024">
        <w:r w:rsidDel="09881E61">
          <w:delText>[qualificação]</w:delText>
        </w:r>
      </w:del>
      <w:r w:rsidR="09881E61">
        <w:rPr/>
        <w:t>, na qualidade de “</w:t>
      </w:r>
      <w:r w:rsidRPr="4E15ECE3" w:rsidR="09881E61">
        <w:rPr>
          <w:b w:val="1"/>
          <w:bCs w:val="1"/>
        </w:rPr>
        <w:t>Arrendatá</w:t>
      </w:r>
      <w:r w:rsidRPr="4E15ECE3" w:rsidR="09881E61">
        <w:rPr>
          <w:b w:val="1"/>
          <w:bCs w:val="1"/>
        </w:rPr>
        <w:t>ria</w:t>
      </w:r>
      <w:r w:rsidR="09881E61">
        <w:rPr/>
        <w:t>”</w:t>
      </w:r>
      <w:r w:rsidR="4F4EAC0F">
        <w:rPr/>
        <w:t xml:space="preserve">; </w:t>
      </w:r>
    </w:p>
    <w:p w:rsidR="003C3E9D" w:rsidP="003C3E9D" w:rsidRDefault="003C3E9D" w14:paraId="280006C1" w14:textId="77777777">
      <w:pPr>
        <w:pStyle w:val="MinutadeContrato"/>
      </w:pPr>
    </w:p>
    <w:p w:rsidR="003C3E9D" w:rsidP="003C3E9D" w:rsidRDefault="003C3E9D" w14:paraId="240FE27F" w14:textId="77777777">
      <w:pPr>
        <w:pStyle w:val="MinutadeContrato"/>
      </w:pPr>
      <w:r w:rsidRPr="00636378">
        <w:t>Em conjunto, denominadas como “Partes” e, individualmente, como “Parte”:</w:t>
      </w:r>
    </w:p>
    <w:p w:rsidR="003C3E9D" w:rsidP="003C3E9D" w:rsidRDefault="003C3E9D" w14:paraId="1070E773" w14:textId="77777777">
      <w:pPr>
        <w:pStyle w:val="MinutadeContrato"/>
      </w:pPr>
    </w:p>
    <w:p w:rsidRPr="00D94625" w:rsidR="003C3E9D" w:rsidP="00814A51" w:rsidRDefault="003C3E9D" w14:paraId="566BDAED" w14:textId="77777777">
      <w:pPr>
        <w:pStyle w:val="MinutadeContrato"/>
        <w:numPr>
          <w:ilvl w:val="0"/>
          <w:numId w:val="18"/>
        </w:numPr>
      </w:pPr>
      <w:r w:rsidRPr="00DE14C5">
        <w:rPr>
          <w:b/>
        </w:rPr>
        <w:t xml:space="preserve"> – Objeto </w:t>
      </w:r>
    </w:p>
    <w:p w:rsidR="003C3E9D" w:rsidP="003C3E9D" w:rsidRDefault="003C3E9D" w14:paraId="02BAA020" w14:textId="77777777">
      <w:pPr>
        <w:pStyle w:val="MinutadeContrato"/>
      </w:pPr>
    </w:p>
    <w:p w:rsidR="003C3E9D" w:rsidP="00814A51" w:rsidRDefault="003C3E9D" w14:paraId="560D18B2" w14:textId="7CA61CE5">
      <w:pPr>
        <w:pStyle w:val="MinutadeContrato"/>
        <w:numPr>
          <w:ilvl w:val="1"/>
          <w:numId w:val="19"/>
        </w:numPr>
      </w:pPr>
      <w:r>
        <w:t xml:space="preserve">O </w:t>
      </w:r>
      <w:r w:rsidRPr="00636378">
        <w:t>presente Termo tem por objeto</w:t>
      </w:r>
      <w:r>
        <w:t>:</w:t>
      </w:r>
    </w:p>
    <w:p w:rsidR="003C3E9D" w:rsidP="00814A51" w:rsidRDefault="003C3E9D" w14:paraId="4F794E16" w14:textId="13B89336">
      <w:pPr>
        <w:pStyle w:val="MinutadeContrato"/>
        <w:numPr>
          <w:ilvl w:val="2"/>
          <w:numId w:val="20"/>
        </w:numPr>
      </w:pPr>
      <w:r>
        <w:t xml:space="preserve">A </w:t>
      </w:r>
      <w:r w:rsidRPr="006B39E1" w:rsidR="006B39E1">
        <w:t xml:space="preserve">aceitação formal por parte da </w:t>
      </w:r>
      <w:r w:rsidRPr="006B39E1" w:rsidR="006B39E1">
        <w:rPr>
          <w:b/>
        </w:rPr>
        <w:t>Arrendatária</w:t>
      </w:r>
      <w:r w:rsidRPr="006B39E1" w:rsidR="006B39E1">
        <w:t xml:space="preserve"> do inventário com todos os bens existentes e integrantes do </w:t>
      </w:r>
      <w:r w:rsidRPr="002C5AB0" w:rsidR="006B39E1">
        <w:rPr>
          <w:b/>
          <w:bCs w:val="0"/>
          <w:rPrChange w:author="Isabela Alves Pereira Oliveira" w:date="2025-12-12T08:57:00Z" w16du:dateUtc="2025-12-12T11:57:00Z" w:id="1585">
            <w:rPr/>
          </w:rPrChange>
        </w:rPr>
        <w:t>Arrendamento</w:t>
      </w:r>
      <w:r w:rsidRPr="006B39E1" w:rsidR="006B39E1">
        <w:t>, apresentados no Termo de Aceitação Provisória;</w:t>
      </w:r>
      <w:r w:rsidR="006B39E1">
        <w:t xml:space="preserve"> </w:t>
      </w:r>
      <w:r>
        <w:t>e</w:t>
      </w:r>
    </w:p>
    <w:p w:rsidR="003C3E9D" w:rsidP="00814A51" w:rsidRDefault="003C3E9D" w14:paraId="7BB591A2" w14:textId="2A64B032">
      <w:pPr>
        <w:pStyle w:val="MinutadeContrato"/>
        <w:numPr>
          <w:ilvl w:val="2"/>
          <w:numId w:val="21"/>
        </w:numPr>
      </w:pPr>
      <w:r>
        <w:t xml:space="preserve">A </w:t>
      </w:r>
      <w:r w:rsidRPr="00636378">
        <w:t xml:space="preserve">permissão </w:t>
      </w:r>
      <w:r w:rsidRPr="006B39E1" w:rsidR="006B39E1">
        <w:t xml:space="preserve">de uso e acesso dos bens inventariados indicados na lista anexa, conforme </w:t>
      </w:r>
      <w:r w:rsidRPr="006B39E1" w:rsidR="006B39E1">
        <w:rPr>
          <w:b/>
          <w:bCs w:val="0"/>
        </w:rPr>
        <w:t>Contrato</w:t>
      </w:r>
      <w:r w:rsidRPr="006B39E1" w:rsidR="006B39E1">
        <w:t xml:space="preserve"> e seus </w:t>
      </w:r>
      <w:r w:rsidRPr="006B39E1" w:rsidR="006B39E1">
        <w:rPr>
          <w:b/>
        </w:rPr>
        <w:t>Anexo</w:t>
      </w:r>
      <w:r w:rsidRPr="006B39E1" w:rsidR="006B39E1">
        <w:t xml:space="preserve">s, do qual este Termo passa a fazer parte integrante, a fim de que a </w:t>
      </w:r>
      <w:r w:rsidRPr="006B39E1" w:rsidR="006B39E1">
        <w:rPr>
          <w:b/>
        </w:rPr>
        <w:t>Arrendatária</w:t>
      </w:r>
      <w:r w:rsidRPr="006B39E1" w:rsidR="006B39E1">
        <w:t xml:space="preserve"> proceda à execução do objeto do </w:t>
      </w:r>
      <w:r w:rsidRPr="006B39E1" w:rsidR="006B39E1">
        <w:rPr>
          <w:b/>
          <w:bCs w:val="0"/>
        </w:rPr>
        <w:t>Arrendamento</w:t>
      </w:r>
      <w:r>
        <w:rPr>
          <w:b/>
          <w:bCs w:val="0"/>
        </w:rPr>
        <w:t>.</w:t>
      </w:r>
    </w:p>
    <w:p w:rsidRPr="00D94625" w:rsidR="003C3E9D" w:rsidP="003C3E9D" w:rsidRDefault="003C3E9D" w14:paraId="5AB4665E" w14:textId="77777777">
      <w:pPr>
        <w:pStyle w:val="MinutadeContrato"/>
      </w:pPr>
    </w:p>
    <w:p w:rsidRPr="003A67C1" w:rsidR="003C3E9D" w:rsidP="00814A51" w:rsidRDefault="003C3E9D" w14:paraId="55C819B6" w14:textId="77777777">
      <w:pPr>
        <w:pStyle w:val="MinutadeContrato"/>
        <w:numPr>
          <w:ilvl w:val="0"/>
          <w:numId w:val="22"/>
        </w:numPr>
      </w:pPr>
      <w:r>
        <w:rPr>
          <w:b/>
        </w:rPr>
        <w:t>– Prazo</w:t>
      </w:r>
    </w:p>
    <w:p w:rsidR="003C3E9D" w:rsidP="003C3E9D" w:rsidRDefault="003C3E9D" w14:paraId="788F34BA" w14:textId="77777777">
      <w:pPr>
        <w:pStyle w:val="MinutadeContrato"/>
        <w:rPr>
          <w:b/>
        </w:rPr>
      </w:pPr>
    </w:p>
    <w:p w:rsidR="006B39E1" w:rsidP="00814A51" w:rsidRDefault="006B39E1" w14:paraId="54D4E434" w14:textId="77777777">
      <w:pPr>
        <w:pStyle w:val="MinutadeContrato"/>
        <w:numPr>
          <w:ilvl w:val="1"/>
          <w:numId w:val="9"/>
        </w:numPr>
      </w:pPr>
      <w:r>
        <w:t xml:space="preserve">O </w:t>
      </w:r>
      <w:r w:rsidRPr="006B39E1">
        <w:t xml:space="preserve">presente Termo de Aceitação Definitiva e Permissão de Uso de Ativos terá o prazo de vigência iniciado na data de sua assinatura e de término na mesma data em que for extinto o </w:t>
      </w:r>
      <w:r w:rsidRPr="00A7050E">
        <w:rPr>
          <w:b/>
          <w:bCs w:val="0"/>
          <w:rPrChange w:author="Isabela Alves Pereira Oliveira" w:date="2025-12-12T09:19:00Z" w16du:dateUtc="2025-12-12T12:19:00Z" w:id="1586">
            <w:rPr/>
          </w:rPrChange>
        </w:rPr>
        <w:t>Contrato</w:t>
      </w:r>
      <w:r w:rsidRPr="006B39E1">
        <w:t xml:space="preserve"> de </w:t>
      </w:r>
      <w:r w:rsidRPr="002C5AB0">
        <w:rPr>
          <w:b/>
          <w:bCs w:val="0"/>
          <w:rPrChange w:author="Isabela Alves Pereira Oliveira" w:date="2025-12-12T08:57:00Z" w16du:dateUtc="2025-12-12T11:57:00Z" w:id="1587">
            <w:rPr/>
          </w:rPrChange>
        </w:rPr>
        <w:t>Arrendamento</w:t>
      </w:r>
      <w:r>
        <w:t>.</w:t>
      </w:r>
    </w:p>
    <w:p w:rsidRPr="00D94625" w:rsidR="003C3E9D" w:rsidP="003C3E9D" w:rsidRDefault="003C3E9D" w14:paraId="17110181" w14:textId="77777777">
      <w:pPr>
        <w:pStyle w:val="MinutadeContrato"/>
      </w:pPr>
    </w:p>
    <w:p w:rsidRPr="003A67C1" w:rsidR="003C3E9D" w:rsidP="00814A51" w:rsidRDefault="003C3E9D" w14:paraId="02736F4F" w14:textId="796B0A20">
      <w:pPr>
        <w:pStyle w:val="MinutadeContrato"/>
        <w:numPr>
          <w:ilvl w:val="0"/>
          <w:numId w:val="23"/>
        </w:numPr>
      </w:pPr>
      <w:r>
        <w:rPr>
          <w:b/>
        </w:rPr>
        <w:t xml:space="preserve">– </w:t>
      </w:r>
      <w:r w:rsidR="006B39E1">
        <w:rPr>
          <w:b/>
        </w:rPr>
        <w:t>Condições da Permissão</w:t>
      </w:r>
    </w:p>
    <w:p w:rsidR="003C3E9D" w:rsidP="003C3E9D" w:rsidRDefault="003C3E9D" w14:paraId="2181DB14" w14:textId="77777777">
      <w:pPr>
        <w:pStyle w:val="MinutadeContrato"/>
        <w:rPr>
          <w:b/>
        </w:rPr>
      </w:pPr>
    </w:p>
    <w:p w:rsidR="003C3E9D" w:rsidP="00814A51" w:rsidRDefault="006B39E1" w14:paraId="0DBE5CA5" w14:textId="1F8126B9">
      <w:pPr>
        <w:pStyle w:val="MinutadeContrato"/>
        <w:numPr>
          <w:ilvl w:val="1"/>
          <w:numId w:val="8"/>
        </w:numPr>
      </w:pPr>
      <w:r>
        <w:t xml:space="preserve">A </w:t>
      </w:r>
      <w:r w:rsidRPr="006B39E1">
        <w:rPr>
          <w:b/>
          <w:bCs w:val="0"/>
        </w:rPr>
        <w:t>Arrendatária</w:t>
      </w:r>
      <w:r>
        <w:t xml:space="preserve"> se obriga a:</w:t>
      </w:r>
    </w:p>
    <w:p w:rsidR="006B39E1" w:rsidP="00814A51" w:rsidRDefault="006B39E1" w14:paraId="6D43E457" w14:textId="5878F52F">
      <w:pPr>
        <w:pStyle w:val="MinutadeContrato"/>
        <w:numPr>
          <w:ilvl w:val="2"/>
          <w:numId w:val="24"/>
        </w:numPr>
      </w:pPr>
      <w:r>
        <w:t xml:space="preserve">Ter </w:t>
      </w:r>
      <w:r w:rsidRPr="006B39E1">
        <w:t xml:space="preserve">vistoriado os referidos bens, estando de acordo com a descrição constante do inventário, o qual passa a fazer parte integrante do presente, nada mais tendo a reclamar do </w:t>
      </w:r>
      <w:r w:rsidRPr="006B39E1">
        <w:rPr>
          <w:b/>
        </w:rPr>
        <w:t>Poder Concedente</w:t>
      </w:r>
      <w:r w:rsidRPr="006B39E1">
        <w:t xml:space="preserve"> em relação aos referidos bens</w:t>
      </w:r>
      <w:r>
        <w:t>;</w:t>
      </w:r>
    </w:p>
    <w:p w:rsidR="006B39E1" w:rsidP="00814A51" w:rsidRDefault="006B39E1" w14:paraId="75EF9E99" w14:textId="3E3A0733">
      <w:pPr>
        <w:pStyle w:val="MinutadeContrato"/>
        <w:numPr>
          <w:ilvl w:val="2"/>
          <w:numId w:val="25"/>
        </w:numPr>
      </w:pPr>
      <w:r>
        <w:t xml:space="preserve">Utilizar </w:t>
      </w:r>
      <w:r w:rsidRPr="006B39E1">
        <w:t xml:space="preserve">a área, os equipamentos e os bens exclusivamente para execução do objeto do </w:t>
      </w:r>
      <w:r w:rsidRPr="002C5AB0">
        <w:rPr>
          <w:b/>
          <w:bCs w:val="0"/>
          <w:rPrChange w:author="Isabela Alves Pereira Oliveira" w:date="2025-12-12T08:57:00Z" w16du:dateUtc="2025-12-12T11:57:00Z" w:id="1588">
            <w:rPr/>
          </w:rPrChange>
        </w:rPr>
        <w:t>Arrendamento</w:t>
      </w:r>
      <w:r w:rsidRPr="006B39E1">
        <w:t>, vedado seu uso para qualquer outra finalidade</w:t>
      </w:r>
      <w:r>
        <w:t>;</w:t>
      </w:r>
    </w:p>
    <w:p w:rsidR="006B39E1" w:rsidP="00814A51" w:rsidRDefault="006B39E1" w14:paraId="65888903" w14:textId="418AB4A7">
      <w:pPr>
        <w:pStyle w:val="MinutadeContrato"/>
        <w:numPr>
          <w:ilvl w:val="2"/>
          <w:numId w:val="26"/>
        </w:numPr>
      </w:pPr>
      <w:r>
        <w:t xml:space="preserve">Zelar </w:t>
      </w:r>
      <w:r w:rsidRPr="006B39E1">
        <w:t xml:space="preserve">pela guarda e conservação das áreas e dos equipamentos de forma a poder devolvê-los ao </w:t>
      </w:r>
      <w:r w:rsidRPr="006B39E1">
        <w:rPr>
          <w:b/>
        </w:rPr>
        <w:t>Poder Concedente</w:t>
      </w:r>
      <w:r w:rsidRPr="006B39E1">
        <w:t xml:space="preserve"> nas mesmas condições de operação em que ora lhes são entregues</w:t>
      </w:r>
      <w:r>
        <w:t>;</w:t>
      </w:r>
    </w:p>
    <w:p w:rsidR="006B39E1" w:rsidP="00814A51" w:rsidRDefault="006B39E1" w14:paraId="3D6CFDBD" w14:textId="3540B0D3">
      <w:pPr>
        <w:pStyle w:val="MinutadeContrato"/>
        <w:numPr>
          <w:ilvl w:val="2"/>
          <w:numId w:val="27"/>
        </w:numPr>
      </w:pPr>
      <w:r>
        <w:t xml:space="preserve">Efetuar </w:t>
      </w:r>
      <w:r w:rsidRPr="006B39E1">
        <w:t xml:space="preserve">o pagamento de eventuais tributos que recaiam ou venham a recair sobre as áreas devido à execução do </w:t>
      </w:r>
      <w:r w:rsidRPr="00A7050E">
        <w:rPr>
          <w:b/>
          <w:bCs w:val="0"/>
          <w:rPrChange w:author="Isabela Alves Pereira Oliveira" w:date="2025-12-12T09:19:00Z" w16du:dateUtc="2025-12-12T12:19:00Z" w:id="1589">
            <w:rPr/>
          </w:rPrChange>
        </w:rPr>
        <w:t>Contrato</w:t>
      </w:r>
      <w:r w:rsidRPr="006B39E1">
        <w:t xml:space="preserve"> de </w:t>
      </w:r>
      <w:r w:rsidRPr="002C5AB0">
        <w:rPr>
          <w:b/>
          <w:bCs w:val="0"/>
          <w:rPrChange w:author="Isabela Alves Pereira Oliveira" w:date="2025-12-12T08:57:00Z" w16du:dateUtc="2025-12-12T11:57:00Z" w:id="1590">
            <w:rPr/>
          </w:rPrChange>
        </w:rPr>
        <w:t>Arrendamento</w:t>
      </w:r>
      <w:r w:rsidRPr="006B39E1">
        <w:t>, bem como despesas relativas à energia elétrica, água e telefonia de canteiros de obras, respondendo, ainda por todas as exigências dos poderes públicos a que der causa;</w:t>
      </w:r>
      <w:r>
        <w:t xml:space="preserve"> e</w:t>
      </w:r>
    </w:p>
    <w:p w:rsidR="006B39E1" w:rsidP="00814A51" w:rsidRDefault="006B39E1" w14:paraId="552D2090" w14:textId="60E1AAB2">
      <w:pPr>
        <w:pStyle w:val="MinutadeContrato"/>
        <w:numPr>
          <w:ilvl w:val="2"/>
          <w:numId w:val="28"/>
        </w:numPr>
      </w:pPr>
      <w:r>
        <w:t xml:space="preserve">Ocupar </w:t>
      </w:r>
      <w:r w:rsidRPr="006B39E1">
        <w:t>os imóveis e assumir a responsabilidade pela guarda dos mesmos, dos equipamentos e bens, a partir da assinatura deste instrumento</w:t>
      </w:r>
      <w:r>
        <w:t>.</w:t>
      </w:r>
    </w:p>
    <w:p w:rsidRPr="00D94625" w:rsidR="003C3E9D" w:rsidP="003C3E9D" w:rsidRDefault="003C3E9D" w14:paraId="5AF4F045" w14:textId="77777777">
      <w:pPr>
        <w:pStyle w:val="MinutadeContrato"/>
      </w:pPr>
    </w:p>
    <w:p w:rsidRPr="0024472E" w:rsidR="003C3E9D" w:rsidP="00814A51" w:rsidRDefault="003C3E9D" w14:paraId="01B2681A" w14:textId="1E3BB47B">
      <w:pPr>
        <w:pStyle w:val="MinutadeContrato"/>
        <w:numPr>
          <w:ilvl w:val="0"/>
          <w:numId w:val="29"/>
        </w:numPr>
      </w:pPr>
      <w:r>
        <w:rPr>
          <w:b/>
        </w:rPr>
        <w:t xml:space="preserve">– </w:t>
      </w:r>
      <w:r w:rsidR="0024472E">
        <w:rPr>
          <w:b/>
        </w:rPr>
        <w:t>Benfeitorias</w:t>
      </w:r>
    </w:p>
    <w:p w:rsidR="0024472E" w:rsidP="0024472E" w:rsidRDefault="0024472E" w14:paraId="32497806" w14:textId="77777777">
      <w:pPr>
        <w:pStyle w:val="MinutadeContrato"/>
        <w:rPr>
          <w:b/>
        </w:rPr>
      </w:pPr>
    </w:p>
    <w:p w:rsidR="0024472E" w:rsidP="00814A51" w:rsidRDefault="0024472E" w14:paraId="19DB189A" w14:textId="054909D6">
      <w:pPr>
        <w:pStyle w:val="MinutadeContrato"/>
        <w:numPr>
          <w:ilvl w:val="1"/>
          <w:numId w:val="12"/>
        </w:numPr>
      </w:pPr>
      <w:r>
        <w:t xml:space="preserve">Quaisquer </w:t>
      </w:r>
      <w:r w:rsidRPr="0024472E">
        <w:t xml:space="preserve">benfeitorias, sejam úteis, necessárias ou voluptuárias, bem como acessões, consentidas ou não, que a </w:t>
      </w:r>
      <w:r w:rsidRPr="0024472E">
        <w:rPr>
          <w:b/>
        </w:rPr>
        <w:t>Arrendatária</w:t>
      </w:r>
      <w:r w:rsidRPr="0024472E">
        <w:t xml:space="preserve"> vier a fazer na área objeto da Permissão de Uso, ficarão a ela incorporadas, desistindo a </w:t>
      </w:r>
      <w:r w:rsidRPr="0024472E">
        <w:rPr>
          <w:b/>
        </w:rPr>
        <w:t>Arrendatária</w:t>
      </w:r>
      <w:r w:rsidRPr="0024472E">
        <w:t xml:space="preserve"> de qualquer direito de retenção ou indenização</w:t>
      </w:r>
      <w:r>
        <w:t>.</w:t>
      </w:r>
    </w:p>
    <w:p w:rsidRPr="0024472E" w:rsidR="0024472E" w:rsidP="0024472E" w:rsidRDefault="0024472E" w14:paraId="385B25F1" w14:textId="77777777">
      <w:pPr>
        <w:pStyle w:val="MinutadeContrato"/>
      </w:pPr>
    </w:p>
    <w:p w:rsidRPr="0024472E" w:rsidR="0024472E" w:rsidP="00814A51" w:rsidRDefault="0024472E" w14:paraId="38BD73EC" w14:textId="4BE52A13">
      <w:pPr>
        <w:pStyle w:val="MinutadeContrato"/>
        <w:numPr>
          <w:ilvl w:val="0"/>
          <w:numId w:val="30"/>
        </w:numPr>
      </w:pPr>
      <w:r>
        <w:rPr>
          <w:b/>
        </w:rPr>
        <w:t>– Extinção</w:t>
      </w:r>
    </w:p>
    <w:p w:rsidR="003C3E9D" w:rsidP="003C3E9D" w:rsidRDefault="003C3E9D" w14:paraId="3450698A" w14:textId="77777777">
      <w:pPr>
        <w:pStyle w:val="MinutadeContrato"/>
      </w:pPr>
    </w:p>
    <w:p w:rsidR="003C3E9D" w:rsidP="00814A51" w:rsidRDefault="003C3E9D" w14:paraId="0BEDA08A" w14:textId="1B5EBA7A">
      <w:pPr>
        <w:pStyle w:val="MinutadeContrato"/>
        <w:numPr>
          <w:ilvl w:val="1"/>
          <w:numId w:val="31"/>
        </w:numPr>
      </w:pPr>
      <w:r>
        <w:t xml:space="preserve">O A </w:t>
      </w:r>
      <w:r w:rsidRPr="00636378">
        <w:t xml:space="preserve">presente Termo de Aceitação </w:t>
      </w:r>
      <w:r w:rsidR="0024472E">
        <w:t>Definitiva</w:t>
      </w:r>
      <w:r w:rsidRPr="00636378">
        <w:t xml:space="preserve"> e Permissão de Uso de Ativos será extinto nas mesmas hipóteses de extinção previstas do </w:t>
      </w:r>
      <w:r w:rsidRPr="008264BA">
        <w:rPr>
          <w:b/>
          <w:bCs w:val="0"/>
        </w:rPr>
        <w:t>Contrato de Arrendamento</w:t>
      </w:r>
      <w:r>
        <w:t>.</w:t>
      </w:r>
    </w:p>
    <w:p w:rsidR="003C3E9D" w:rsidP="00814A51" w:rsidRDefault="003C3E9D" w14:paraId="36348A9A" w14:textId="6DAB3E32">
      <w:pPr>
        <w:pStyle w:val="MinutadeContrato"/>
        <w:numPr>
          <w:ilvl w:val="1"/>
          <w:numId w:val="32"/>
        </w:numPr>
      </w:pPr>
      <w:r>
        <w:t xml:space="preserve">A </w:t>
      </w:r>
      <w:r w:rsidRPr="00636378">
        <w:t xml:space="preserve">extinção </w:t>
      </w:r>
      <w:r w:rsidRPr="0024472E" w:rsidR="0024472E">
        <w:t xml:space="preserve">deste Termo de Aceitação Definitiva e Permissão de Uso de Ativos implicará a imediata desocupação da área pela </w:t>
      </w:r>
      <w:r w:rsidRPr="0024472E" w:rsidR="0024472E">
        <w:rPr>
          <w:b/>
        </w:rPr>
        <w:t>Arrendatária</w:t>
      </w:r>
      <w:r w:rsidRPr="0024472E" w:rsidR="0024472E">
        <w:t xml:space="preserve">, ou em um prazo máximo de 180 (cento e oitenta dias), a critério do </w:t>
      </w:r>
      <w:r w:rsidRPr="0024472E" w:rsidR="0024472E">
        <w:rPr>
          <w:b/>
        </w:rPr>
        <w:t>Poder Concedente</w:t>
      </w:r>
      <w:r w:rsidRPr="0024472E" w:rsidR="0024472E">
        <w:t xml:space="preserve">, quando necessário para desmobilização de seus ativos e restituição das áreas cedidas, sob pena da </w:t>
      </w:r>
      <w:r w:rsidRPr="0024472E" w:rsidR="0024472E">
        <w:rPr>
          <w:b/>
        </w:rPr>
        <w:t>Arrendatária</w:t>
      </w:r>
      <w:r w:rsidRPr="0024472E" w:rsidR="0024472E">
        <w:t xml:space="preserve"> ser considerada esbulhadora, para efeito de reintegração de posse, conforme artigos 560 e seguintes do Código de Processo Civil e suas alterações, bem como a devolução de todos os equipamentos cedidos, sem prejuízo das indenizações ao </w:t>
      </w:r>
      <w:r w:rsidRPr="0024472E" w:rsidR="0024472E">
        <w:rPr>
          <w:b/>
        </w:rPr>
        <w:t>Poder Concedente</w:t>
      </w:r>
      <w:r w:rsidRPr="0024472E" w:rsidR="0024472E">
        <w:t>, quando for o caso</w:t>
      </w:r>
      <w:r>
        <w:t>.</w:t>
      </w:r>
    </w:p>
    <w:p w:rsidR="003C3E9D" w:rsidP="003C3E9D" w:rsidRDefault="003C3E9D" w14:paraId="18B5FFD4" w14:textId="77777777">
      <w:pPr>
        <w:pStyle w:val="MinutadeContrato"/>
      </w:pPr>
    </w:p>
    <w:p w:rsidR="003C3E9D" w:rsidP="003C3E9D" w:rsidRDefault="003C3E9D" w14:paraId="19241F3E" w14:textId="77777777">
      <w:pPr>
        <w:pStyle w:val="MinutadeContrato"/>
      </w:pPr>
      <w:r w:rsidRPr="00636378">
        <w:t>E, por estarem conformes, os representantes das Partes assinam este Termo de Aceitação Provisória e Permissão de Uso de Ativos, em duas vias de igual teor e forma.</w:t>
      </w:r>
    </w:p>
    <w:p w:rsidR="003C3E9D" w:rsidP="003C3E9D" w:rsidRDefault="003C3E9D" w14:paraId="19CF3BFB" w14:textId="77777777">
      <w:pPr>
        <w:pStyle w:val="MinutadeContrato"/>
      </w:pPr>
    </w:p>
    <w:p w:rsidR="003C3E9D" w:rsidP="003C3E9D" w:rsidRDefault="003C3E9D" w14:paraId="3E3CD756" w14:textId="77777777">
      <w:pPr>
        <w:pStyle w:val="MinutadeContrato"/>
      </w:pPr>
      <w:r w:rsidRPr="00636378">
        <w:t>Brasília, DF, [data]</w:t>
      </w:r>
    </w:p>
    <w:p w:rsidR="003C3E9D" w:rsidP="003C3E9D" w:rsidRDefault="003C3E9D" w14:paraId="3F1DDF33" w14:textId="77777777">
      <w:pPr>
        <w:pStyle w:val="MinutadeContrato"/>
      </w:pPr>
      <w:r w:rsidRPr="00636378">
        <w:t>[assinaturas]</w:t>
      </w:r>
    </w:p>
    <w:p w:rsidR="003C3E9D" w:rsidP="003C3E9D" w:rsidRDefault="003C3E9D" w14:paraId="78088303" w14:textId="77777777">
      <w:pPr>
        <w:pStyle w:val="MinutadeContrato"/>
      </w:pPr>
    </w:p>
    <w:p w:rsidRPr="00636378" w:rsidR="003C3E9D" w:rsidP="003C3E9D" w:rsidRDefault="003C3E9D" w14:paraId="799701F9" w14:textId="000044A1">
      <w:pPr>
        <w:pStyle w:val="MinutadeContrato"/>
        <w:jc w:val="center"/>
        <w:rPr>
          <w:b/>
        </w:rPr>
      </w:pPr>
      <w:r w:rsidRPr="00636378">
        <w:rPr>
          <w:b/>
        </w:rPr>
        <w:t xml:space="preserve">Lista </w:t>
      </w:r>
      <w:r w:rsidR="0024472E">
        <w:rPr>
          <w:b/>
        </w:rPr>
        <w:t>Definitiva</w:t>
      </w:r>
      <w:r w:rsidRPr="00636378">
        <w:rPr>
          <w:b/>
        </w:rPr>
        <w:t xml:space="preserve"> de Bens e Ativos e Inventário</w:t>
      </w:r>
    </w:p>
    <w:tbl>
      <w:tblPr>
        <w:tblpPr w:leftFromText="141" w:rightFromText="141" w:vertAnchor="text" w:horzAnchor="margin" w:tblpXSpec="center" w:tblpY="388"/>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37"/>
        <w:gridCol w:w="1753"/>
        <w:gridCol w:w="1748"/>
        <w:gridCol w:w="1728"/>
      </w:tblGrid>
      <w:tr w:rsidRPr="00186B76" w:rsidR="003C3E9D" w:rsidTr="00415B20" w14:paraId="549B7300" w14:textId="77777777">
        <w:tc>
          <w:tcPr>
            <w:tcW w:w="1737" w:type="dxa"/>
          </w:tcPr>
          <w:p w:rsidR="003C3E9D" w:rsidP="00415B20" w:rsidRDefault="003C3E9D" w14:paraId="247216F9" w14:textId="2555766F">
            <w:pPr>
              <w:pStyle w:val="MinutadeContrato"/>
              <w:rPr>
                <w:b/>
              </w:rPr>
            </w:pPr>
            <w:r w:rsidRPr="00636378">
              <w:rPr>
                <w:b/>
              </w:rPr>
              <w:t xml:space="preserve">Descrição </w:t>
            </w:r>
          </w:p>
          <w:p w:rsidRPr="00636378" w:rsidR="003C3E9D" w:rsidP="00415B20" w:rsidRDefault="003C3E9D" w14:paraId="47E8206E" w14:textId="77777777">
            <w:pPr>
              <w:pStyle w:val="MinutadeContrato"/>
              <w:rPr>
                <w:b/>
              </w:rPr>
            </w:pPr>
            <w:r w:rsidRPr="00636378">
              <w:rPr>
                <w:b/>
              </w:rPr>
              <w:t>do Bem</w:t>
            </w:r>
          </w:p>
        </w:tc>
        <w:tc>
          <w:tcPr>
            <w:tcW w:w="1753" w:type="dxa"/>
          </w:tcPr>
          <w:p w:rsidRPr="00636378" w:rsidR="003C3E9D" w:rsidP="00415B20" w:rsidRDefault="003C3E9D" w14:paraId="2F30EADD" w14:textId="77777777">
            <w:pPr>
              <w:pStyle w:val="MinutadeContrato"/>
              <w:rPr>
                <w:b/>
              </w:rPr>
            </w:pPr>
            <w:r w:rsidRPr="00636378">
              <w:rPr>
                <w:b/>
              </w:rPr>
              <w:t>Estado de Conservação</w:t>
            </w:r>
          </w:p>
        </w:tc>
        <w:tc>
          <w:tcPr>
            <w:tcW w:w="1748" w:type="dxa"/>
          </w:tcPr>
          <w:p w:rsidRPr="00636378" w:rsidR="003C3E9D" w:rsidP="00415B20" w:rsidRDefault="003C3E9D" w14:paraId="02AEDE08" w14:textId="77777777">
            <w:pPr>
              <w:pStyle w:val="MinutadeContrato"/>
              <w:rPr>
                <w:b/>
              </w:rPr>
            </w:pPr>
            <w:r w:rsidRPr="00636378">
              <w:rPr>
                <w:b/>
              </w:rPr>
              <w:t>Capacidade de Operação</w:t>
            </w:r>
          </w:p>
        </w:tc>
        <w:tc>
          <w:tcPr>
            <w:tcW w:w="1728" w:type="dxa"/>
          </w:tcPr>
          <w:p w:rsidRPr="00636378" w:rsidR="003C3E9D" w:rsidP="00415B20" w:rsidRDefault="003C3E9D" w14:paraId="09887FCC" w14:textId="77777777">
            <w:pPr>
              <w:pStyle w:val="MinutadeContrato"/>
              <w:rPr>
                <w:b/>
              </w:rPr>
            </w:pPr>
            <w:r w:rsidRPr="00636378">
              <w:rPr>
                <w:b/>
              </w:rPr>
              <w:t>Demais especificações técnicas</w:t>
            </w:r>
          </w:p>
        </w:tc>
      </w:tr>
      <w:tr w:rsidRPr="00186B76" w:rsidR="003C3E9D" w:rsidTr="00415B20" w14:paraId="6E55D126" w14:textId="77777777">
        <w:tc>
          <w:tcPr>
            <w:tcW w:w="1737" w:type="dxa"/>
          </w:tcPr>
          <w:p w:rsidRPr="00636378" w:rsidR="003C3E9D" w:rsidP="00415B20" w:rsidRDefault="003C3E9D" w14:paraId="6A97B92E" w14:textId="77777777">
            <w:pPr>
              <w:pStyle w:val="MinutadeContrato"/>
            </w:pPr>
          </w:p>
        </w:tc>
        <w:tc>
          <w:tcPr>
            <w:tcW w:w="1753" w:type="dxa"/>
          </w:tcPr>
          <w:p w:rsidRPr="00636378" w:rsidR="003C3E9D" w:rsidP="00415B20" w:rsidRDefault="003C3E9D" w14:paraId="59A803BC" w14:textId="77777777">
            <w:pPr>
              <w:pStyle w:val="MinutadeContrato"/>
            </w:pPr>
          </w:p>
        </w:tc>
        <w:tc>
          <w:tcPr>
            <w:tcW w:w="1748" w:type="dxa"/>
          </w:tcPr>
          <w:p w:rsidRPr="00636378" w:rsidR="003C3E9D" w:rsidP="00415B20" w:rsidRDefault="003C3E9D" w14:paraId="1DA41DF6" w14:textId="77777777">
            <w:pPr>
              <w:pStyle w:val="MinutadeContrato"/>
            </w:pPr>
          </w:p>
        </w:tc>
        <w:tc>
          <w:tcPr>
            <w:tcW w:w="1728" w:type="dxa"/>
          </w:tcPr>
          <w:p w:rsidRPr="00636378" w:rsidR="003C3E9D" w:rsidP="00415B20" w:rsidRDefault="003C3E9D" w14:paraId="3C1E37F7" w14:textId="77777777">
            <w:pPr>
              <w:pStyle w:val="MinutadeContrato"/>
            </w:pPr>
          </w:p>
        </w:tc>
      </w:tr>
      <w:tr w:rsidRPr="00186B76" w:rsidR="003C3E9D" w:rsidTr="00415B20" w14:paraId="45238686" w14:textId="77777777">
        <w:tc>
          <w:tcPr>
            <w:tcW w:w="1737" w:type="dxa"/>
          </w:tcPr>
          <w:p w:rsidRPr="00636378" w:rsidR="003C3E9D" w:rsidP="00415B20" w:rsidRDefault="003C3E9D" w14:paraId="6D459783" w14:textId="77777777">
            <w:pPr>
              <w:pStyle w:val="MinutadeContrato"/>
            </w:pPr>
          </w:p>
        </w:tc>
        <w:tc>
          <w:tcPr>
            <w:tcW w:w="1753" w:type="dxa"/>
          </w:tcPr>
          <w:p w:rsidRPr="00636378" w:rsidR="003C3E9D" w:rsidP="00415B20" w:rsidRDefault="003C3E9D" w14:paraId="21D26E68" w14:textId="77777777">
            <w:pPr>
              <w:pStyle w:val="MinutadeContrato"/>
            </w:pPr>
          </w:p>
        </w:tc>
        <w:tc>
          <w:tcPr>
            <w:tcW w:w="1748" w:type="dxa"/>
          </w:tcPr>
          <w:p w:rsidRPr="00636378" w:rsidR="003C3E9D" w:rsidP="00415B20" w:rsidRDefault="003C3E9D" w14:paraId="20E26253" w14:textId="77777777">
            <w:pPr>
              <w:pStyle w:val="MinutadeContrato"/>
            </w:pPr>
          </w:p>
        </w:tc>
        <w:tc>
          <w:tcPr>
            <w:tcW w:w="1728" w:type="dxa"/>
          </w:tcPr>
          <w:p w:rsidRPr="00636378" w:rsidR="003C3E9D" w:rsidP="00415B20" w:rsidRDefault="003C3E9D" w14:paraId="27E2DC20" w14:textId="77777777">
            <w:pPr>
              <w:pStyle w:val="MinutadeContrato"/>
            </w:pPr>
          </w:p>
        </w:tc>
      </w:tr>
      <w:tr w:rsidRPr="00186B76" w:rsidR="003C3E9D" w:rsidTr="00415B20" w14:paraId="37F345B9" w14:textId="77777777">
        <w:tc>
          <w:tcPr>
            <w:tcW w:w="1737" w:type="dxa"/>
          </w:tcPr>
          <w:p w:rsidRPr="00636378" w:rsidR="003C3E9D" w:rsidP="00415B20" w:rsidRDefault="003C3E9D" w14:paraId="7EECA6C8" w14:textId="77777777">
            <w:pPr>
              <w:pStyle w:val="MinutadeContrato"/>
            </w:pPr>
          </w:p>
        </w:tc>
        <w:tc>
          <w:tcPr>
            <w:tcW w:w="1753" w:type="dxa"/>
          </w:tcPr>
          <w:p w:rsidRPr="00636378" w:rsidR="003C3E9D" w:rsidP="00415B20" w:rsidRDefault="003C3E9D" w14:paraId="57C73A45" w14:textId="77777777">
            <w:pPr>
              <w:pStyle w:val="MinutadeContrato"/>
            </w:pPr>
          </w:p>
        </w:tc>
        <w:tc>
          <w:tcPr>
            <w:tcW w:w="1748" w:type="dxa"/>
          </w:tcPr>
          <w:p w:rsidRPr="00636378" w:rsidR="003C3E9D" w:rsidP="00415B20" w:rsidRDefault="003C3E9D" w14:paraId="11134D66" w14:textId="77777777">
            <w:pPr>
              <w:pStyle w:val="MinutadeContrato"/>
            </w:pPr>
          </w:p>
        </w:tc>
        <w:tc>
          <w:tcPr>
            <w:tcW w:w="1728" w:type="dxa"/>
          </w:tcPr>
          <w:p w:rsidRPr="00636378" w:rsidR="003C3E9D" w:rsidP="00415B20" w:rsidRDefault="003C3E9D" w14:paraId="2C8CFDD9" w14:textId="77777777">
            <w:pPr>
              <w:pStyle w:val="MinutadeContrato"/>
            </w:pPr>
          </w:p>
        </w:tc>
      </w:tr>
      <w:tr w:rsidRPr="00186B76" w:rsidR="003C3E9D" w:rsidTr="00415B20" w14:paraId="5ABCEAAC" w14:textId="77777777">
        <w:tc>
          <w:tcPr>
            <w:tcW w:w="1737" w:type="dxa"/>
          </w:tcPr>
          <w:p w:rsidRPr="00636378" w:rsidR="003C3E9D" w:rsidP="00415B20" w:rsidRDefault="003C3E9D" w14:paraId="0AC6A686" w14:textId="77777777">
            <w:pPr>
              <w:pStyle w:val="MinutadeContrato"/>
            </w:pPr>
          </w:p>
        </w:tc>
        <w:tc>
          <w:tcPr>
            <w:tcW w:w="1753" w:type="dxa"/>
          </w:tcPr>
          <w:p w:rsidRPr="00636378" w:rsidR="003C3E9D" w:rsidP="00415B20" w:rsidRDefault="003C3E9D" w14:paraId="01EF0DC4" w14:textId="77777777">
            <w:pPr>
              <w:pStyle w:val="MinutadeContrato"/>
            </w:pPr>
          </w:p>
        </w:tc>
        <w:tc>
          <w:tcPr>
            <w:tcW w:w="1748" w:type="dxa"/>
          </w:tcPr>
          <w:p w:rsidRPr="00636378" w:rsidR="003C3E9D" w:rsidP="00415B20" w:rsidRDefault="003C3E9D" w14:paraId="4AEFDCB0" w14:textId="77777777">
            <w:pPr>
              <w:pStyle w:val="MinutadeContrato"/>
            </w:pPr>
          </w:p>
        </w:tc>
        <w:tc>
          <w:tcPr>
            <w:tcW w:w="1728" w:type="dxa"/>
          </w:tcPr>
          <w:p w:rsidRPr="00636378" w:rsidR="003C3E9D" w:rsidP="00415B20" w:rsidRDefault="003C3E9D" w14:paraId="6EF22687" w14:textId="77777777">
            <w:pPr>
              <w:pStyle w:val="MinutadeContrato"/>
            </w:pPr>
          </w:p>
        </w:tc>
      </w:tr>
      <w:tr w:rsidRPr="00186B76" w:rsidR="003C3E9D" w:rsidTr="00415B20" w14:paraId="1C9FFDDF" w14:textId="77777777">
        <w:tc>
          <w:tcPr>
            <w:tcW w:w="1737" w:type="dxa"/>
          </w:tcPr>
          <w:p w:rsidRPr="00636378" w:rsidR="003C3E9D" w:rsidP="00415B20" w:rsidRDefault="003C3E9D" w14:paraId="1C83BC67" w14:textId="77777777">
            <w:pPr>
              <w:pStyle w:val="MinutadeContrato"/>
            </w:pPr>
          </w:p>
        </w:tc>
        <w:tc>
          <w:tcPr>
            <w:tcW w:w="1753" w:type="dxa"/>
          </w:tcPr>
          <w:p w:rsidRPr="00636378" w:rsidR="003C3E9D" w:rsidP="00415B20" w:rsidRDefault="003C3E9D" w14:paraId="04DF6ED3" w14:textId="77777777">
            <w:pPr>
              <w:pStyle w:val="MinutadeContrato"/>
            </w:pPr>
          </w:p>
        </w:tc>
        <w:tc>
          <w:tcPr>
            <w:tcW w:w="1748" w:type="dxa"/>
          </w:tcPr>
          <w:p w:rsidRPr="00636378" w:rsidR="003C3E9D" w:rsidP="00415B20" w:rsidRDefault="003C3E9D" w14:paraId="0AAB38FF" w14:textId="77777777">
            <w:pPr>
              <w:pStyle w:val="MinutadeContrato"/>
            </w:pPr>
          </w:p>
        </w:tc>
        <w:tc>
          <w:tcPr>
            <w:tcW w:w="1728" w:type="dxa"/>
          </w:tcPr>
          <w:p w:rsidRPr="00636378" w:rsidR="003C3E9D" w:rsidP="00415B20" w:rsidRDefault="003C3E9D" w14:paraId="65B645C8" w14:textId="77777777">
            <w:pPr>
              <w:pStyle w:val="MinutadeContrato"/>
            </w:pPr>
          </w:p>
        </w:tc>
      </w:tr>
      <w:tr w:rsidRPr="00186B76" w:rsidR="003C3E9D" w:rsidTr="00415B20" w14:paraId="3460D4A6" w14:textId="77777777">
        <w:tc>
          <w:tcPr>
            <w:tcW w:w="1737" w:type="dxa"/>
          </w:tcPr>
          <w:p w:rsidRPr="00636378" w:rsidR="003C3E9D" w:rsidP="00415B20" w:rsidRDefault="003C3E9D" w14:paraId="40DB2349" w14:textId="77777777">
            <w:pPr>
              <w:pStyle w:val="MinutadeContrato"/>
            </w:pPr>
          </w:p>
        </w:tc>
        <w:tc>
          <w:tcPr>
            <w:tcW w:w="1753" w:type="dxa"/>
          </w:tcPr>
          <w:p w:rsidRPr="00636378" w:rsidR="003C3E9D" w:rsidP="00415B20" w:rsidRDefault="003C3E9D" w14:paraId="31E5881A" w14:textId="77777777">
            <w:pPr>
              <w:pStyle w:val="MinutadeContrato"/>
            </w:pPr>
          </w:p>
        </w:tc>
        <w:tc>
          <w:tcPr>
            <w:tcW w:w="1748" w:type="dxa"/>
          </w:tcPr>
          <w:p w:rsidRPr="00636378" w:rsidR="003C3E9D" w:rsidP="00415B20" w:rsidRDefault="003C3E9D" w14:paraId="4DA32C74" w14:textId="77777777">
            <w:pPr>
              <w:pStyle w:val="MinutadeContrato"/>
            </w:pPr>
          </w:p>
        </w:tc>
        <w:tc>
          <w:tcPr>
            <w:tcW w:w="1728" w:type="dxa"/>
          </w:tcPr>
          <w:p w:rsidRPr="00636378" w:rsidR="003C3E9D" w:rsidP="00415B20" w:rsidRDefault="003C3E9D" w14:paraId="07ED4446" w14:textId="77777777">
            <w:pPr>
              <w:pStyle w:val="MinutadeContrato"/>
            </w:pPr>
          </w:p>
        </w:tc>
      </w:tr>
      <w:tr w:rsidRPr="00186B76" w:rsidR="003C3E9D" w:rsidTr="00415B20" w14:paraId="259E0163" w14:textId="77777777">
        <w:tc>
          <w:tcPr>
            <w:tcW w:w="1737" w:type="dxa"/>
          </w:tcPr>
          <w:p w:rsidRPr="00636378" w:rsidR="003C3E9D" w:rsidP="00415B20" w:rsidRDefault="003C3E9D" w14:paraId="01CAA605" w14:textId="77777777">
            <w:pPr>
              <w:pStyle w:val="MinutadeContrato"/>
            </w:pPr>
          </w:p>
        </w:tc>
        <w:tc>
          <w:tcPr>
            <w:tcW w:w="1753" w:type="dxa"/>
          </w:tcPr>
          <w:p w:rsidRPr="00636378" w:rsidR="003C3E9D" w:rsidP="00415B20" w:rsidRDefault="003C3E9D" w14:paraId="564FCCC1" w14:textId="77777777">
            <w:pPr>
              <w:pStyle w:val="MinutadeContrato"/>
            </w:pPr>
          </w:p>
        </w:tc>
        <w:tc>
          <w:tcPr>
            <w:tcW w:w="1748" w:type="dxa"/>
          </w:tcPr>
          <w:p w:rsidRPr="00636378" w:rsidR="003C3E9D" w:rsidP="00415B20" w:rsidRDefault="003C3E9D" w14:paraId="4E6EF822" w14:textId="77777777">
            <w:pPr>
              <w:pStyle w:val="MinutadeContrato"/>
            </w:pPr>
          </w:p>
        </w:tc>
        <w:tc>
          <w:tcPr>
            <w:tcW w:w="1728" w:type="dxa"/>
          </w:tcPr>
          <w:p w:rsidRPr="00636378" w:rsidR="003C3E9D" w:rsidP="00415B20" w:rsidRDefault="003C3E9D" w14:paraId="1232100A" w14:textId="77777777">
            <w:pPr>
              <w:pStyle w:val="MinutadeContrato"/>
            </w:pPr>
          </w:p>
        </w:tc>
      </w:tr>
    </w:tbl>
    <w:p w:rsidRPr="00814A51" w:rsidR="0024472E" w:rsidP="005E09F8" w:rsidRDefault="003C3E9D" w14:paraId="74E9D688" w14:textId="15C0FD04">
      <w:pPr>
        <w:pStyle w:val="MinutadeContrato"/>
        <w:keepNext/>
        <w:keepLines/>
        <w:numPr>
          <w:ilvl w:val="0"/>
          <w:numId w:val="4"/>
        </w:numPr>
        <w:tabs>
          <w:tab w:val="num" w:pos="360"/>
        </w:tabs>
        <w:ind w:left="2127" w:hanging="1701"/>
        <w:outlineLvl w:val="2"/>
        <w:rPr>
          <w:b/>
        </w:rPr>
      </w:pPr>
      <w:r w:rsidRPr="00636378">
        <w:br w:type="page"/>
      </w:r>
      <w:bookmarkStart w:name="_Toc216433108" w:id="1591"/>
      <w:bookmarkStart w:name="_Toc468105450" w:id="1592"/>
      <w:bookmarkStart w:name="_Toc497310027" w:id="1593"/>
      <w:bookmarkStart w:name="_Toc506983797" w:id="1594"/>
      <w:bookmarkStart w:name="_Toc505936378" w:id="1595"/>
      <w:bookmarkStart w:name="_Toc479169607" w:id="1596"/>
      <w:bookmarkStart w:name="_Toc516653240" w:id="1597"/>
      <w:bookmarkStart w:name="_Toc508876325" w:id="1598"/>
      <w:bookmarkStart w:name="_Toc498342660" w:id="1599"/>
      <w:bookmarkStart w:name="_Toc508098059" w:id="1600"/>
      <w:bookmarkStart w:name="_Toc504641356" w:id="1601"/>
      <w:bookmarkStart w:name="_Toc506986423" w:id="1602"/>
      <w:bookmarkStart w:name="_Toc498417185" w:id="1603"/>
      <w:bookmarkStart w:name="_Toc508101073" w:id="1604"/>
      <w:bookmarkStart w:name="_Toc516670518" w:id="1605"/>
      <w:bookmarkStart w:name="_Toc516653103" w:id="1606"/>
      <w:bookmarkStart w:name="_Toc516685299" w:id="1607"/>
      <w:bookmarkStart w:name="_Toc508011951" w:id="1608"/>
      <w:bookmarkStart w:name="_Toc508905856" w:id="1609"/>
      <w:bookmarkStart w:name="_Toc508906564" w:id="1610"/>
      <w:bookmarkStart w:name="_Toc511292830" w:id="1611"/>
      <w:bookmarkStart w:name="_Toc509418093" w:id="1612"/>
      <w:bookmarkStart w:name="_Toc511294302" w:id="1613"/>
      <w:bookmarkStart w:name="_Toc520129656" w:id="1614"/>
      <w:bookmarkStart w:name="_Toc529542957" w:id="1615"/>
      <w:bookmarkStart w:name="_Toc529543248" w:id="1616"/>
      <w:bookmarkStart w:name="_Toc520135223" w:id="1617"/>
      <w:bookmarkStart w:name="_Toc531161651" w:id="1618"/>
      <w:bookmarkStart w:name="_Toc5721046" w:id="1619"/>
      <w:bookmarkStart w:name="_Toc5779518" w:id="1620"/>
      <w:bookmarkStart w:name="_Toc23416594" w:id="1621"/>
      <w:bookmarkStart w:name="_Ref96887513" w:id="1622"/>
      <w:r w:rsidRPr="00814A51" w:rsidR="00443CA1">
        <w:rPr>
          <w:b/>
        </w:rPr>
        <w:t>Requisitos do Plano Básico de Implantação</w:t>
      </w:r>
      <w:bookmarkEnd w:id="1591"/>
    </w:p>
    <w:p w:rsidR="0024472E" w:rsidP="0024472E" w:rsidRDefault="0024472E" w14:paraId="49D82813" w14:textId="77777777">
      <w:pPr>
        <w:pStyle w:val="MinutadeContrato"/>
      </w:pPr>
    </w:p>
    <w:p w:rsidR="0024472E" w:rsidP="0024472E" w:rsidRDefault="00443CA1" w14:paraId="048646BC" w14:textId="16F19AF1">
      <w:pPr>
        <w:pStyle w:val="MinutadeContrato"/>
      </w:pPr>
      <w:r>
        <w:t>O</w:t>
      </w:r>
      <w:r w:rsidRPr="00636378" w:rsidR="0024472E">
        <w:t xml:space="preserve"> </w:t>
      </w:r>
      <w:r w:rsidRPr="00385D94">
        <w:rPr>
          <w:b/>
          <w:bCs w:val="0"/>
          <w:rPrChange w:author="Isabela Alves Pereira Oliveira" w:date="2025-12-12T09:26:00Z" w16du:dateUtc="2025-12-12T12:26:00Z" w:id="1623">
            <w:rPr/>
          </w:rPrChange>
        </w:rPr>
        <w:t xml:space="preserve">Plano Básico de Implantação </w:t>
      </w:r>
      <w:r w:rsidRPr="00443CA1">
        <w:t>(“</w:t>
      </w:r>
      <w:r w:rsidRPr="00385D94">
        <w:rPr>
          <w:b/>
          <w:bCs w:val="0"/>
          <w:rPrChange w:author="Isabela Alves Pereira Oliveira" w:date="2025-12-12T09:26:00Z" w16du:dateUtc="2025-12-12T12:26:00Z" w:id="1624">
            <w:rPr/>
          </w:rPrChange>
        </w:rPr>
        <w:t>PBI</w:t>
      </w:r>
      <w:r w:rsidRPr="00443CA1">
        <w:t xml:space="preserve">”) deverá contemplar o conjunto de elementos necessários e suficientes, com nível de precisão adequado, para informar ao </w:t>
      </w:r>
      <w:r w:rsidRPr="00443CA1">
        <w:rPr>
          <w:b/>
        </w:rPr>
        <w:t>Poder Concedente</w:t>
      </w:r>
      <w:r w:rsidRPr="00443CA1">
        <w:t xml:space="preserve"> as etapas e estratégias de implantação das </w:t>
      </w:r>
      <w:r w:rsidRPr="00774CAF">
        <w:rPr>
          <w:b/>
          <w:bCs w:val="0"/>
          <w:rPrChange w:author="Isabela Alves Pereira Oliveira" w:date="2025-12-12T09:00:00Z" w16du:dateUtc="2025-12-12T12:00:00Z" w:id="1625">
            <w:rPr/>
          </w:rPrChange>
        </w:rPr>
        <w:t>Atividades</w:t>
      </w:r>
      <w:r w:rsidRPr="00443CA1">
        <w:t xml:space="preserve"> por parte da </w:t>
      </w:r>
      <w:r w:rsidRPr="00443CA1">
        <w:rPr>
          <w:b/>
        </w:rPr>
        <w:t>Arrendatária</w:t>
      </w:r>
      <w:r w:rsidRPr="00443CA1">
        <w:t xml:space="preserve">. O </w:t>
      </w:r>
      <w:r w:rsidRPr="00385D94">
        <w:rPr>
          <w:b/>
          <w:bCs w:val="0"/>
          <w:rPrChange w:author="Isabela Alves Pereira Oliveira" w:date="2025-12-12T09:26:00Z" w16du:dateUtc="2025-12-12T12:26:00Z" w:id="1626">
            <w:rPr/>
          </w:rPrChange>
        </w:rPr>
        <w:t>PBI</w:t>
      </w:r>
      <w:r w:rsidRPr="00443CA1">
        <w:t xml:space="preserve"> deverá, também, assegurar que a </w:t>
      </w:r>
      <w:r w:rsidRPr="00443CA1">
        <w:rPr>
          <w:b/>
        </w:rPr>
        <w:t>Arrendatária</w:t>
      </w:r>
      <w:r w:rsidRPr="00443CA1">
        <w:t xml:space="preserve"> tem as condições necessárias e planeja implantar as estruturas necessárias para realizar todas as </w:t>
      </w:r>
      <w:r w:rsidRPr="00774CAF">
        <w:rPr>
          <w:b/>
          <w:bCs w:val="0"/>
          <w:rPrChange w:author="Isabela Alves Pereira Oliveira" w:date="2025-12-12T09:00:00Z" w16du:dateUtc="2025-12-12T12:00:00Z" w:id="1627">
            <w:rPr/>
          </w:rPrChange>
        </w:rPr>
        <w:t>Atividades</w:t>
      </w:r>
      <w:r w:rsidRPr="00443CA1">
        <w:t xml:space="preserve"> objeto do </w:t>
      </w:r>
      <w:r w:rsidRPr="00A7050E">
        <w:rPr>
          <w:b/>
          <w:bCs w:val="0"/>
          <w:rPrChange w:author="Isabela Alves Pereira Oliveira" w:date="2025-12-12T09:20:00Z" w16du:dateUtc="2025-12-12T12:20:00Z" w:id="1628">
            <w:rPr/>
          </w:rPrChange>
        </w:rPr>
        <w:t>Contrato</w:t>
      </w:r>
      <w:r w:rsidRPr="00443CA1">
        <w:t xml:space="preserve"> sem gerar interferências desnecessárias no sistema portuário e no entorno do </w:t>
      </w:r>
      <w:r w:rsidRPr="00385D94">
        <w:rPr>
          <w:b/>
          <w:bCs w:val="0"/>
          <w:rPrChange w:author="Isabela Alves Pereira Oliveira" w:date="2025-12-12T09:48:00Z" w16du:dateUtc="2025-12-12T12:48:00Z" w:id="1629">
            <w:rPr/>
          </w:rPrChange>
        </w:rPr>
        <w:t>Porto Organizado</w:t>
      </w:r>
      <w:r w:rsidRPr="00443CA1">
        <w:t xml:space="preserve">. Em particular, o </w:t>
      </w:r>
      <w:r w:rsidRPr="00385D94">
        <w:rPr>
          <w:b/>
          <w:bCs w:val="0"/>
          <w:rPrChange w:author="Isabela Alves Pereira Oliveira" w:date="2025-12-12T09:26:00Z" w16du:dateUtc="2025-12-12T12:26:00Z" w:id="1630">
            <w:rPr/>
          </w:rPrChange>
        </w:rPr>
        <w:t>PBI</w:t>
      </w:r>
      <w:r w:rsidRPr="00443CA1">
        <w:t xml:space="preserve"> deve demonstrar com clareza e precisão que a </w:t>
      </w:r>
      <w:r w:rsidRPr="00443CA1">
        <w:rPr>
          <w:b/>
        </w:rPr>
        <w:t>Arrendatária</w:t>
      </w:r>
      <w:r w:rsidRPr="00443CA1">
        <w:t xml:space="preserve"> possui todas as condições necessárias para cumprir todas as Diretrizes Técnicas e </w:t>
      </w:r>
      <w:r w:rsidRPr="00BC2B96">
        <w:rPr>
          <w:b/>
          <w:bCs w:val="0"/>
          <w:rPrChange w:author="Isabela Alves Pereira Oliveira" w:date="2025-12-12T11:38:00Z" w16du:dateUtc="2025-12-12T14:38:00Z" w:id="1631">
            <w:rPr/>
          </w:rPrChange>
        </w:rPr>
        <w:t>Parâmetros do Arrendamento</w:t>
      </w:r>
      <w:r w:rsidRPr="00443CA1">
        <w:t xml:space="preserve"> indicadas no </w:t>
      </w:r>
      <w:r w:rsidRPr="00A7050E">
        <w:rPr>
          <w:b/>
          <w:bCs w:val="0"/>
          <w:rPrChange w:author="Isabela Alves Pereira Oliveira" w:date="2025-12-12T09:20:00Z" w16du:dateUtc="2025-12-12T12:20:00Z" w:id="1632">
            <w:rPr/>
          </w:rPrChange>
        </w:rPr>
        <w:t>Contrato</w:t>
      </w:r>
      <w:r w:rsidRPr="00443CA1">
        <w:t xml:space="preserve"> e em seus </w:t>
      </w:r>
      <w:r w:rsidRPr="00443CA1">
        <w:rPr>
          <w:b/>
        </w:rPr>
        <w:t>Anexo</w:t>
      </w:r>
      <w:r w:rsidRPr="00A7050E">
        <w:rPr>
          <w:b/>
          <w:bCs w:val="0"/>
          <w:rPrChange w:author="Isabela Alves Pereira Oliveira" w:date="2025-12-12T09:20:00Z" w16du:dateUtc="2025-12-12T12:20:00Z" w:id="1633">
            <w:rPr/>
          </w:rPrChange>
        </w:rPr>
        <w:t>s</w:t>
      </w:r>
      <w:r w:rsidRPr="00636378" w:rsidR="0024472E">
        <w:t>:</w:t>
      </w:r>
    </w:p>
    <w:p w:rsidR="00443CA1" w:rsidP="0024472E" w:rsidRDefault="00443CA1" w14:paraId="02E618B6" w14:textId="77777777">
      <w:pPr>
        <w:pStyle w:val="MinutadeContrato"/>
      </w:pPr>
    </w:p>
    <w:p w:rsidR="00443CA1" w:rsidP="0024472E" w:rsidRDefault="00443CA1" w14:paraId="755C0D43" w14:textId="11B35236">
      <w:pPr>
        <w:pStyle w:val="MinutadeContrato"/>
      </w:pPr>
      <w:r>
        <w:t xml:space="preserve">O </w:t>
      </w:r>
      <w:r w:rsidRPr="00385D94">
        <w:rPr>
          <w:b/>
          <w:bCs w:val="0"/>
          <w:rPrChange w:author="Isabela Alves Pereira Oliveira" w:date="2025-12-12T09:26:00Z" w16du:dateUtc="2025-12-12T12:26:00Z" w:id="1634">
            <w:rPr/>
          </w:rPrChange>
        </w:rPr>
        <w:t>PBI</w:t>
      </w:r>
      <w:r w:rsidRPr="00443CA1">
        <w:t xml:space="preserve"> deverá também caracterizar as instalações portuárias a serem utilizadas pela </w:t>
      </w:r>
      <w:r w:rsidRPr="00443CA1">
        <w:rPr>
          <w:b/>
        </w:rPr>
        <w:t>Arrendatária</w:t>
      </w:r>
      <w:r w:rsidRPr="00443CA1">
        <w:t xml:space="preserve">, integrantes ou não do </w:t>
      </w:r>
      <w:r w:rsidRPr="00774CAF">
        <w:rPr>
          <w:b/>
          <w:bCs w:val="0"/>
          <w:rPrChange w:author="Isabela Alves Pereira Oliveira" w:date="2025-12-12T08:58:00Z" w16du:dateUtc="2025-12-12T11:58:00Z" w:id="1635">
            <w:rPr/>
          </w:rPrChange>
        </w:rPr>
        <w:t>Arrendamento</w:t>
      </w:r>
      <w:r w:rsidRPr="00443CA1">
        <w:t xml:space="preserve">, existentes ou a serem por ela implantadas, bem como a sua adequação aos requisitos especificados neste </w:t>
      </w:r>
      <w:r w:rsidRPr="00443CA1">
        <w:rPr>
          <w:b/>
        </w:rPr>
        <w:t>Anexo</w:t>
      </w:r>
      <w:r w:rsidRPr="00443CA1">
        <w:t xml:space="preserve"> e sua consistência com os serviços que serão prestados</w:t>
      </w:r>
      <w:r>
        <w:t>.</w:t>
      </w:r>
    </w:p>
    <w:p w:rsidR="00443CA1" w:rsidP="0024472E" w:rsidRDefault="00443CA1" w14:paraId="7FCD831C" w14:textId="77777777">
      <w:pPr>
        <w:pStyle w:val="MinutadeContrato"/>
      </w:pPr>
    </w:p>
    <w:p w:rsidR="00443CA1" w:rsidP="0024472E" w:rsidRDefault="00443CA1" w14:paraId="4D7FF21F" w14:textId="6D126C0F">
      <w:pPr>
        <w:pStyle w:val="MinutadeContrato"/>
      </w:pPr>
      <w:r>
        <w:t xml:space="preserve">Os </w:t>
      </w:r>
      <w:r w:rsidRPr="00443CA1">
        <w:t xml:space="preserve">itens a seguir estabelecem o conteúdo mínimo a ser apresentado no </w:t>
      </w:r>
      <w:r w:rsidRPr="00385D94">
        <w:rPr>
          <w:b/>
          <w:bCs w:val="0"/>
          <w:rPrChange w:author="Isabela Alves Pereira Oliveira" w:date="2025-12-12T09:26:00Z" w16du:dateUtc="2025-12-12T12:26:00Z" w:id="1636">
            <w:rPr/>
          </w:rPrChange>
        </w:rPr>
        <w:t>PBI</w:t>
      </w:r>
      <w:r>
        <w:t>.</w:t>
      </w:r>
    </w:p>
    <w:p w:rsidR="00443CA1" w:rsidP="00443CA1" w:rsidRDefault="00443CA1" w14:paraId="4EAA3F18" w14:textId="77777777">
      <w:pPr>
        <w:pStyle w:val="MinutadeContrato"/>
      </w:pPr>
    </w:p>
    <w:p w:rsidR="00443CA1" w:rsidP="00814A51" w:rsidRDefault="00443CA1" w14:paraId="45C76459" w14:textId="77777777">
      <w:pPr>
        <w:pStyle w:val="PargrafodaLista"/>
        <w:numPr>
          <w:ilvl w:val="1"/>
          <w:numId w:val="33"/>
        </w:numPr>
        <w:spacing w:after="0" w:line="360" w:lineRule="auto"/>
        <w:ind w:left="993" w:hanging="567"/>
        <w:jc w:val="both"/>
        <w:rPr>
          <w:rFonts w:asciiTheme="minorHAnsi" w:hAnsiTheme="minorHAnsi"/>
        </w:rPr>
      </w:pPr>
      <w:r>
        <w:rPr>
          <w:rFonts w:asciiTheme="minorHAnsi" w:hAnsiTheme="minorHAnsi"/>
          <w:u w:val="single"/>
        </w:rPr>
        <w:t>Documentação Introdutória</w:t>
      </w:r>
      <w:r>
        <w:rPr>
          <w:rFonts w:asciiTheme="minorHAnsi" w:hAnsiTheme="minorHAnsi"/>
        </w:rPr>
        <w:t>:</w:t>
      </w:r>
    </w:p>
    <w:p w:rsidR="00443CA1" w:rsidP="00443CA1" w:rsidRDefault="00443CA1" w14:paraId="0D6181DA" w14:textId="77777777">
      <w:pPr>
        <w:pStyle w:val="PargrafodaLista"/>
        <w:spacing w:after="0" w:line="360" w:lineRule="auto"/>
        <w:ind w:left="993"/>
        <w:jc w:val="both"/>
        <w:rPr>
          <w:rFonts w:asciiTheme="minorHAnsi" w:hAnsiTheme="minorHAnsi"/>
        </w:rPr>
      </w:pPr>
    </w:p>
    <w:p w:rsidR="00443CA1" w:rsidP="00814A51" w:rsidRDefault="00443CA1" w14:paraId="70BF41AA" w14:textId="77777777">
      <w:pPr>
        <w:pStyle w:val="PargrafodaLista"/>
        <w:numPr>
          <w:ilvl w:val="0"/>
          <w:numId w:val="34"/>
        </w:numPr>
        <w:spacing w:after="0" w:line="360" w:lineRule="auto"/>
        <w:ind w:left="1418" w:hanging="709"/>
        <w:jc w:val="both"/>
        <w:rPr>
          <w:rFonts w:asciiTheme="minorHAnsi" w:hAnsiTheme="minorHAnsi"/>
        </w:rPr>
      </w:pPr>
      <w:r>
        <w:rPr>
          <w:rFonts w:asciiTheme="minorHAnsi" w:hAnsiTheme="minorHAnsi"/>
        </w:rPr>
        <w:t xml:space="preserve">Descrição do local do </w:t>
      </w:r>
      <w:r w:rsidRPr="00774CAF">
        <w:rPr>
          <w:rFonts w:asciiTheme="minorHAnsi" w:hAnsiTheme="minorHAnsi"/>
          <w:b/>
          <w:bCs/>
          <w:rPrChange w:author="Isabela Alves Pereira Oliveira" w:date="2025-12-12T08:58:00Z" w16du:dateUtc="2025-12-12T11:58:00Z" w:id="1637">
            <w:rPr>
              <w:rFonts w:asciiTheme="minorHAnsi" w:hAnsiTheme="minorHAnsi"/>
            </w:rPr>
          </w:rPrChange>
        </w:rPr>
        <w:t>Arrendamento</w:t>
      </w:r>
      <w:r>
        <w:rPr>
          <w:rFonts w:asciiTheme="minorHAnsi" w:hAnsiTheme="minorHAnsi"/>
        </w:rPr>
        <w:t xml:space="preserve"> e dos locais nos quais serão realizadas as </w:t>
      </w:r>
      <w:r w:rsidRPr="00774CAF">
        <w:rPr>
          <w:rFonts w:asciiTheme="minorHAnsi" w:hAnsiTheme="minorHAnsi"/>
          <w:b/>
          <w:bCs/>
          <w:rPrChange w:author="Isabela Alves Pereira Oliveira" w:date="2025-12-12T09:00:00Z" w16du:dateUtc="2025-12-12T12:00:00Z" w:id="1638">
            <w:rPr>
              <w:rFonts w:asciiTheme="minorHAnsi" w:hAnsiTheme="minorHAnsi"/>
            </w:rPr>
          </w:rPrChange>
        </w:rPr>
        <w:t>Atividades</w:t>
      </w:r>
      <w:r>
        <w:rPr>
          <w:rFonts w:asciiTheme="minorHAnsi" w:hAnsiTheme="minorHAnsi"/>
        </w:rPr>
        <w:t xml:space="preserve">, incluindo georreferenciamento da área, com identificação das interferências físicas e/ou operacionais com os arrendamentos e áreas públicas circunvizinhas, e das propostas de mitigação, quando for o caso; </w:t>
      </w:r>
    </w:p>
    <w:p w:rsidR="00443CA1" w:rsidP="00814A51" w:rsidRDefault="00443CA1" w14:paraId="7446FCCF" w14:textId="77777777">
      <w:pPr>
        <w:pStyle w:val="PargrafodaLista"/>
        <w:numPr>
          <w:ilvl w:val="0"/>
          <w:numId w:val="34"/>
        </w:numPr>
        <w:spacing w:after="0" w:line="360" w:lineRule="auto"/>
        <w:ind w:left="1418" w:hanging="709"/>
        <w:jc w:val="both"/>
        <w:rPr>
          <w:rFonts w:asciiTheme="minorHAnsi" w:hAnsiTheme="minorHAnsi"/>
        </w:rPr>
      </w:pPr>
      <w:r>
        <w:rPr>
          <w:rFonts w:asciiTheme="minorHAnsi" w:hAnsiTheme="minorHAnsi"/>
        </w:rPr>
        <w:t xml:space="preserve">Relação preliminar de ativos arrendados e avaliação do estado físico e condições de uso dos mesmos; </w:t>
      </w:r>
    </w:p>
    <w:p w:rsidR="00443CA1" w:rsidP="00814A51" w:rsidRDefault="00443CA1" w14:paraId="625D7A52" w14:textId="392C81D3">
      <w:pPr>
        <w:pStyle w:val="PargrafodaLista"/>
        <w:numPr>
          <w:ilvl w:val="0"/>
          <w:numId w:val="34"/>
        </w:numPr>
        <w:spacing w:after="0" w:line="360" w:lineRule="auto"/>
        <w:ind w:left="1418" w:hanging="709"/>
        <w:jc w:val="both"/>
        <w:rPr>
          <w:rFonts w:asciiTheme="minorHAnsi" w:hAnsiTheme="minorHAnsi"/>
        </w:rPr>
      </w:pPr>
      <w:r>
        <w:rPr>
          <w:rFonts w:asciiTheme="minorHAnsi" w:hAnsiTheme="minorHAnsi"/>
        </w:rPr>
        <w:t xml:space="preserve">Descrição do fluxo operacional e fluxograma de massa das </w:t>
      </w:r>
      <w:r w:rsidRPr="00774CAF">
        <w:rPr>
          <w:rFonts w:asciiTheme="minorHAnsi" w:hAnsiTheme="minorHAnsi"/>
          <w:b/>
          <w:bCs/>
          <w:rPrChange w:author="Isabela Alves Pereira Oliveira" w:date="2025-12-12T09:00:00Z" w16du:dateUtc="2025-12-12T12:00:00Z" w:id="1639">
            <w:rPr>
              <w:rFonts w:asciiTheme="minorHAnsi" w:hAnsiTheme="minorHAnsi"/>
            </w:rPr>
          </w:rPrChange>
        </w:rPr>
        <w:t>Atividades</w:t>
      </w:r>
      <w:r>
        <w:rPr>
          <w:rFonts w:asciiTheme="minorHAnsi" w:hAnsiTheme="minorHAnsi"/>
        </w:rPr>
        <w:t xml:space="preserve"> a serem realizadas, evidenciando os equipamentos, os principais elementos de infraestrutura, e suas principais características técnicas, incluindo </w:t>
      </w:r>
      <w:del w:author="Isabela Alves Pereira Oliveira" w:date="2025-12-12T09:16:00Z" w16du:dateUtc="2025-12-12T12:16:00Z" w:id="1640">
        <w:r w:rsidDel="00A7050E">
          <w:rPr>
            <w:rFonts w:asciiTheme="minorHAnsi" w:hAnsiTheme="minorHAnsi"/>
          </w:rPr>
          <w:delText xml:space="preserve">capacidade </w:delText>
        </w:r>
      </w:del>
      <w:ins w:author="Isabela Alves Pereira Oliveira" w:date="2025-12-12T09:16:00Z" w16du:dateUtc="2025-12-12T12:16:00Z" w:id="1641">
        <w:r w:rsidRPr="00A7050E" w:rsidR="00A7050E">
          <w:rPr>
            <w:rFonts w:asciiTheme="minorHAnsi" w:hAnsiTheme="minorHAnsi"/>
            <w:b/>
            <w:bCs/>
            <w:rPrChange w:author="Isabela Alves Pereira Oliveira" w:date="2025-12-12T09:16:00Z" w16du:dateUtc="2025-12-12T12:16:00Z" w:id="1642">
              <w:rPr>
                <w:rFonts w:asciiTheme="minorHAnsi" w:hAnsiTheme="minorHAnsi"/>
              </w:rPr>
            </w:rPrChange>
          </w:rPr>
          <w:t>Capacidade</w:t>
        </w:r>
        <w:r w:rsidR="00A7050E">
          <w:rPr>
            <w:rFonts w:asciiTheme="minorHAnsi" w:hAnsiTheme="minorHAnsi"/>
          </w:rPr>
          <w:t xml:space="preserve"> </w:t>
        </w:r>
      </w:ins>
      <w:del w:author="Isabela Alves Pereira Oliveira" w:date="2025-12-12T09:16:00Z" w16du:dateUtc="2025-12-12T12:16:00Z" w:id="1643">
        <w:r w:rsidDel="00A7050E">
          <w:rPr>
            <w:rFonts w:asciiTheme="minorHAnsi" w:hAnsiTheme="minorHAnsi"/>
          </w:rPr>
          <w:delText xml:space="preserve">estática </w:delText>
        </w:r>
      </w:del>
      <w:ins w:author="Isabela Alves Pereira Oliveira" w:date="2025-12-12T09:16:00Z" w16du:dateUtc="2025-12-12T12:16:00Z" w:id="1644">
        <w:r w:rsidRPr="00A7050E" w:rsidR="00A7050E">
          <w:rPr>
            <w:rFonts w:asciiTheme="minorHAnsi" w:hAnsiTheme="minorHAnsi"/>
            <w:b/>
            <w:bCs/>
            <w:rPrChange w:author="Isabela Alves Pereira Oliveira" w:date="2025-12-12T09:16:00Z" w16du:dateUtc="2025-12-12T12:16:00Z" w:id="1645">
              <w:rPr>
                <w:rFonts w:asciiTheme="minorHAnsi" w:hAnsiTheme="minorHAnsi"/>
              </w:rPr>
            </w:rPrChange>
          </w:rPr>
          <w:t>Estática</w:t>
        </w:r>
        <w:r w:rsidR="00A7050E">
          <w:rPr>
            <w:rFonts w:asciiTheme="minorHAnsi" w:hAnsiTheme="minorHAnsi"/>
          </w:rPr>
          <w:t xml:space="preserve"> </w:t>
        </w:r>
      </w:ins>
      <w:r>
        <w:rPr>
          <w:rFonts w:asciiTheme="minorHAnsi" w:hAnsiTheme="minorHAnsi"/>
        </w:rPr>
        <w:t xml:space="preserve">de armazenagem e capacidade nominal de movimentação. </w:t>
      </w:r>
    </w:p>
    <w:p w:rsidR="00443CA1" w:rsidP="00814A51" w:rsidRDefault="00443CA1" w14:paraId="372A95FF" w14:textId="77777777">
      <w:pPr>
        <w:pStyle w:val="PargrafodaLista"/>
        <w:numPr>
          <w:ilvl w:val="0"/>
          <w:numId w:val="35"/>
        </w:numPr>
        <w:spacing w:after="0" w:line="360" w:lineRule="auto"/>
        <w:jc w:val="both"/>
        <w:rPr>
          <w:rFonts w:asciiTheme="minorHAnsi" w:hAnsiTheme="minorHAnsi"/>
        </w:rPr>
      </w:pPr>
      <w:r>
        <w:rPr>
          <w:rFonts w:asciiTheme="minorHAnsi" w:hAnsiTheme="minorHAnsi"/>
        </w:rPr>
        <w:t xml:space="preserve">Em caso de múltiplas fases de desenvolvimento do </w:t>
      </w:r>
      <w:r w:rsidRPr="00774CAF">
        <w:rPr>
          <w:rFonts w:asciiTheme="minorHAnsi" w:hAnsiTheme="minorHAnsi"/>
          <w:b/>
          <w:bCs/>
          <w:rPrChange w:author="Isabela Alves Pereira Oliveira" w:date="2025-12-12T08:58:00Z" w16du:dateUtc="2025-12-12T11:58:00Z" w:id="1646">
            <w:rPr>
              <w:rFonts w:asciiTheme="minorHAnsi" w:hAnsiTheme="minorHAnsi"/>
            </w:rPr>
          </w:rPrChange>
        </w:rPr>
        <w:t>Arrendamento</w:t>
      </w:r>
      <w:r>
        <w:rPr>
          <w:rFonts w:asciiTheme="minorHAnsi" w:hAnsiTheme="minorHAnsi"/>
        </w:rPr>
        <w:t xml:space="preserve">, a descrição acima deverá ser apresentada para cada fase. </w:t>
      </w:r>
    </w:p>
    <w:p w:rsidR="00443CA1" w:rsidP="00443CA1" w:rsidRDefault="00443CA1" w14:paraId="77C93B4A" w14:textId="77777777">
      <w:pPr>
        <w:pStyle w:val="PargrafodaLista"/>
        <w:spacing w:after="0" w:line="360" w:lineRule="auto"/>
        <w:ind w:left="390"/>
        <w:jc w:val="both"/>
        <w:rPr>
          <w:rFonts w:asciiTheme="minorHAnsi" w:hAnsiTheme="minorHAnsi"/>
        </w:rPr>
      </w:pPr>
    </w:p>
    <w:p w:rsidR="00443CA1" w:rsidP="00814A51" w:rsidRDefault="00443CA1" w14:paraId="7DF4760C" w14:textId="77777777">
      <w:pPr>
        <w:pStyle w:val="PargrafodaLista"/>
        <w:numPr>
          <w:ilvl w:val="1"/>
          <w:numId w:val="33"/>
        </w:numPr>
        <w:spacing w:after="0" w:line="360" w:lineRule="auto"/>
        <w:ind w:left="993" w:hanging="567"/>
        <w:jc w:val="both"/>
        <w:rPr>
          <w:rFonts w:asciiTheme="minorHAnsi" w:hAnsiTheme="minorHAnsi"/>
        </w:rPr>
      </w:pPr>
      <w:r>
        <w:rPr>
          <w:rFonts w:asciiTheme="minorHAnsi" w:hAnsiTheme="minorHAnsi"/>
          <w:u w:val="single"/>
        </w:rPr>
        <w:t xml:space="preserve">Plano comercial do </w:t>
      </w:r>
      <w:r w:rsidRPr="00774CAF">
        <w:rPr>
          <w:rFonts w:asciiTheme="minorHAnsi" w:hAnsiTheme="minorHAnsi"/>
          <w:b/>
          <w:bCs/>
          <w:u w:val="single"/>
          <w:rPrChange w:author="Isabela Alves Pereira Oliveira" w:date="2025-12-12T08:58:00Z" w16du:dateUtc="2025-12-12T11:58:00Z" w:id="1647">
            <w:rPr>
              <w:rFonts w:asciiTheme="minorHAnsi" w:hAnsiTheme="minorHAnsi"/>
              <w:u w:val="single"/>
            </w:rPr>
          </w:rPrChange>
        </w:rPr>
        <w:t>Arrendamento</w:t>
      </w:r>
      <w:r>
        <w:rPr>
          <w:rFonts w:asciiTheme="minorHAnsi" w:hAnsiTheme="minorHAnsi"/>
        </w:rPr>
        <w:t>:</w:t>
      </w:r>
    </w:p>
    <w:p w:rsidR="00443CA1" w:rsidP="00443CA1" w:rsidRDefault="00443CA1" w14:paraId="2661A76B" w14:textId="77777777">
      <w:pPr>
        <w:pStyle w:val="PargrafodaLista"/>
        <w:spacing w:after="0" w:line="360" w:lineRule="auto"/>
        <w:ind w:left="993"/>
        <w:jc w:val="both"/>
        <w:rPr>
          <w:rFonts w:asciiTheme="minorHAnsi" w:hAnsiTheme="minorHAnsi"/>
        </w:rPr>
      </w:pPr>
    </w:p>
    <w:p w:rsidR="00443CA1" w:rsidP="00814A51" w:rsidRDefault="00443CA1" w14:paraId="0B606D7F" w14:textId="77777777">
      <w:pPr>
        <w:pStyle w:val="PargrafodaLista"/>
        <w:numPr>
          <w:ilvl w:val="0"/>
          <w:numId w:val="36"/>
        </w:numPr>
        <w:spacing w:after="0" w:line="360" w:lineRule="auto"/>
        <w:ind w:left="1418" w:hanging="709"/>
        <w:jc w:val="both"/>
        <w:rPr>
          <w:rFonts w:asciiTheme="minorHAnsi" w:hAnsiTheme="minorHAnsi"/>
        </w:rPr>
      </w:pPr>
      <w:r>
        <w:rPr>
          <w:rFonts w:asciiTheme="minorHAnsi" w:hAnsiTheme="minorHAnsi"/>
        </w:rPr>
        <w:t xml:space="preserve">Descrição dos serviços a serem prestados no </w:t>
      </w:r>
      <w:r w:rsidRPr="00774CAF">
        <w:rPr>
          <w:rFonts w:asciiTheme="minorHAnsi" w:hAnsiTheme="minorHAnsi"/>
          <w:b/>
          <w:bCs/>
          <w:rPrChange w:author="Isabela Alves Pereira Oliveira" w:date="2025-12-12T08:58:00Z" w16du:dateUtc="2025-12-12T11:58:00Z" w:id="1648">
            <w:rPr>
              <w:rFonts w:asciiTheme="minorHAnsi" w:hAnsiTheme="minorHAnsi"/>
            </w:rPr>
          </w:rPrChange>
        </w:rPr>
        <w:t>Arrendamento</w:t>
      </w:r>
      <w:r>
        <w:rPr>
          <w:rFonts w:asciiTheme="minorHAnsi" w:hAnsiTheme="minorHAnsi"/>
        </w:rPr>
        <w:t xml:space="preserve">; </w:t>
      </w:r>
    </w:p>
    <w:p w:rsidR="00443CA1" w:rsidP="00814A51" w:rsidRDefault="00443CA1" w14:paraId="0D554867" w14:textId="39D61D07">
      <w:pPr>
        <w:pStyle w:val="PargrafodaLista"/>
        <w:numPr>
          <w:ilvl w:val="0"/>
          <w:numId w:val="36"/>
        </w:numPr>
        <w:spacing w:after="0" w:line="360" w:lineRule="auto"/>
        <w:ind w:left="1418" w:hanging="709"/>
        <w:jc w:val="both"/>
        <w:rPr>
          <w:rFonts w:asciiTheme="minorHAnsi" w:hAnsiTheme="minorHAnsi"/>
        </w:rPr>
      </w:pPr>
      <w:r>
        <w:rPr>
          <w:rFonts w:asciiTheme="minorHAnsi" w:hAnsiTheme="minorHAnsi"/>
        </w:rPr>
        <w:t xml:space="preserve">Projeções de movimentação de </w:t>
      </w:r>
      <w:del w:author="Isabela Alves Pereira Oliveira" w:date="2025-12-12T09:17:00Z" w16du:dateUtc="2025-12-12T12:17:00Z" w:id="1649">
        <w:r w:rsidDel="00A7050E">
          <w:rPr>
            <w:rFonts w:asciiTheme="minorHAnsi" w:hAnsiTheme="minorHAnsi"/>
          </w:rPr>
          <w:delText xml:space="preserve">cargas </w:delText>
        </w:r>
      </w:del>
      <w:ins w:author="Isabela Alves Pereira Oliveira" w:date="2025-12-12T09:17:00Z" w16du:dateUtc="2025-12-12T12:17:00Z" w:id="1650">
        <w:r w:rsidRPr="00A7050E" w:rsidR="00A7050E">
          <w:rPr>
            <w:rFonts w:asciiTheme="minorHAnsi" w:hAnsiTheme="minorHAnsi"/>
            <w:b/>
            <w:bCs/>
            <w:rPrChange w:author="Isabela Alves Pereira Oliveira" w:date="2025-12-12T09:18:00Z" w16du:dateUtc="2025-12-12T12:18:00Z" w:id="1651">
              <w:rPr>
                <w:rFonts w:asciiTheme="minorHAnsi" w:hAnsiTheme="minorHAnsi"/>
              </w:rPr>
            </w:rPrChange>
          </w:rPr>
          <w:t>Cargas</w:t>
        </w:r>
        <w:r w:rsidR="00A7050E">
          <w:rPr>
            <w:rFonts w:asciiTheme="minorHAnsi" w:hAnsiTheme="minorHAnsi"/>
          </w:rPr>
          <w:t xml:space="preserve"> </w:t>
        </w:r>
      </w:ins>
      <w:r>
        <w:rPr>
          <w:rFonts w:asciiTheme="minorHAnsi" w:hAnsiTheme="minorHAnsi"/>
        </w:rPr>
        <w:t xml:space="preserve">ao longo de todo o período do </w:t>
      </w:r>
      <w:r w:rsidRPr="00774CAF">
        <w:rPr>
          <w:rFonts w:asciiTheme="minorHAnsi" w:hAnsiTheme="minorHAnsi"/>
          <w:b/>
          <w:bCs/>
          <w:rPrChange w:author="Isabela Alves Pereira Oliveira" w:date="2025-12-12T08:59:00Z" w16du:dateUtc="2025-12-12T11:59:00Z" w:id="1652">
            <w:rPr>
              <w:rFonts w:asciiTheme="minorHAnsi" w:hAnsiTheme="minorHAnsi"/>
            </w:rPr>
          </w:rPrChange>
        </w:rPr>
        <w:t>Arrendamento</w:t>
      </w:r>
      <w:r>
        <w:rPr>
          <w:rFonts w:asciiTheme="minorHAnsi" w:hAnsiTheme="minorHAnsi"/>
        </w:rPr>
        <w:t xml:space="preserve"> e premissas utilizadas.</w:t>
      </w:r>
    </w:p>
    <w:p w:rsidR="00443CA1" w:rsidP="00814A51" w:rsidRDefault="00443CA1" w14:paraId="1BC751CA" w14:textId="77777777">
      <w:pPr>
        <w:pStyle w:val="PargrafodaLista"/>
      </w:pPr>
    </w:p>
    <w:p w:rsidR="00443CA1" w:rsidP="00814A51" w:rsidRDefault="00443CA1" w14:paraId="489978F7" w14:textId="77777777">
      <w:pPr>
        <w:pStyle w:val="PargrafodaLista"/>
        <w:numPr>
          <w:ilvl w:val="1"/>
          <w:numId w:val="33"/>
        </w:numPr>
        <w:spacing w:after="0" w:line="360" w:lineRule="auto"/>
        <w:ind w:left="993" w:hanging="567"/>
        <w:jc w:val="both"/>
        <w:rPr>
          <w:rFonts w:asciiTheme="minorHAnsi" w:hAnsiTheme="minorHAnsi"/>
        </w:rPr>
      </w:pPr>
      <w:r>
        <w:rPr>
          <w:rFonts w:asciiTheme="minorHAnsi" w:hAnsiTheme="minorHAnsi"/>
          <w:u w:val="single"/>
        </w:rPr>
        <w:t xml:space="preserve">Viabilidade técnica e operacional do </w:t>
      </w:r>
      <w:r w:rsidRPr="00774CAF">
        <w:rPr>
          <w:rFonts w:asciiTheme="minorHAnsi" w:hAnsiTheme="minorHAnsi"/>
          <w:b/>
          <w:bCs/>
          <w:u w:val="single"/>
          <w:rPrChange w:author="Isabela Alves Pereira Oliveira" w:date="2025-12-12T08:59:00Z" w16du:dateUtc="2025-12-12T11:59:00Z" w:id="1653">
            <w:rPr>
              <w:rFonts w:asciiTheme="minorHAnsi" w:hAnsiTheme="minorHAnsi"/>
              <w:u w:val="single"/>
            </w:rPr>
          </w:rPrChange>
        </w:rPr>
        <w:t>Arrendamento</w:t>
      </w:r>
      <w:r>
        <w:rPr>
          <w:rFonts w:asciiTheme="minorHAnsi" w:hAnsiTheme="minorHAnsi"/>
          <w:u w:val="single"/>
        </w:rPr>
        <w:t>:</w:t>
      </w:r>
    </w:p>
    <w:p w:rsidR="00443CA1" w:rsidP="00443CA1" w:rsidRDefault="00443CA1" w14:paraId="42C2799E" w14:textId="77777777">
      <w:pPr>
        <w:pStyle w:val="PargrafodaLista"/>
        <w:spacing w:after="0" w:line="360" w:lineRule="auto"/>
        <w:ind w:left="993"/>
        <w:jc w:val="both"/>
        <w:rPr>
          <w:rFonts w:asciiTheme="minorHAnsi" w:hAnsiTheme="minorHAnsi"/>
        </w:rPr>
      </w:pPr>
    </w:p>
    <w:p w:rsidR="00443CA1" w:rsidP="00814A51" w:rsidRDefault="00443CA1" w14:paraId="39C06CBA" w14:textId="77777777">
      <w:pPr>
        <w:pStyle w:val="PargrafodaLista"/>
        <w:numPr>
          <w:ilvl w:val="0"/>
          <w:numId w:val="37"/>
        </w:numPr>
        <w:spacing w:after="0" w:line="360" w:lineRule="auto"/>
        <w:ind w:left="1418" w:hanging="709"/>
        <w:jc w:val="both"/>
        <w:rPr>
          <w:rFonts w:asciiTheme="minorHAnsi" w:hAnsiTheme="minorHAnsi"/>
        </w:rPr>
      </w:pPr>
      <w:r>
        <w:rPr>
          <w:rFonts w:asciiTheme="minorHAnsi" w:hAnsiTheme="minorHAnsi"/>
        </w:rPr>
        <w:t>Apresentação, por meio de desenhos técnicos em plantas e cortes, em escala adequada, com legendas e cotas, e devidamente subscrito por profissional habilitado, do arranjo geral da instalação proposta, apresentando:</w:t>
      </w:r>
    </w:p>
    <w:p w:rsidR="00443CA1" w:rsidP="00814A51" w:rsidRDefault="00443CA1" w14:paraId="2617FC9B" w14:textId="77777777">
      <w:pPr>
        <w:pStyle w:val="PargrafodaLista"/>
        <w:numPr>
          <w:ilvl w:val="0"/>
          <w:numId w:val="38"/>
        </w:numPr>
        <w:spacing w:after="0" w:line="360" w:lineRule="auto"/>
        <w:jc w:val="both"/>
        <w:rPr>
          <w:rFonts w:asciiTheme="minorHAnsi" w:hAnsiTheme="minorHAnsi"/>
        </w:rPr>
      </w:pPr>
      <w:r>
        <w:rPr>
          <w:rFonts w:asciiTheme="minorHAnsi" w:hAnsiTheme="minorHAnsi"/>
        </w:rPr>
        <w:t xml:space="preserve">Mapa de localização dentro do </w:t>
      </w:r>
      <w:r w:rsidRPr="00385D94">
        <w:rPr>
          <w:rFonts w:asciiTheme="minorHAnsi" w:hAnsiTheme="minorHAnsi"/>
          <w:b/>
          <w:bCs/>
          <w:rPrChange w:author="Isabela Alves Pereira Oliveira" w:date="2025-12-12T09:48:00Z" w16du:dateUtc="2025-12-12T12:48:00Z" w:id="1654">
            <w:rPr>
              <w:rFonts w:asciiTheme="minorHAnsi" w:hAnsiTheme="minorHAnsi"/>
            </w:rPr>
          </w:rPrChange>
        </w:rPr>
        <w:t>Porto Organizado</w:t>
      </w:r>
      <w:r>
        <w:rPr>
          <w:rFonts w:asciiTheme="minorHAnsi" w:hAnsiTheme="minorHAnsi"/>
        </w:rPr>
        <w:t>;</w:t>
      </w:r>
    </w:p>
    <w:p w:rsidR="00443CA1" w:rsidP="00814A51" w:rsidRDefault="00443CA1" w14:paraId="01428268" w14:textId="77777777">
      <w:pPr>
        <w:pStyle w:val="PargrafodaLista"/>
        <w:numPr>
          <w:ilvl w:val="0"/>
          <w:numId w:val="38"/>
        </w:numPr>
        <w:spacing w:after="0" w:line="360" w:lineRule="auto"/>
        <w:jc w:val="both"/>
        <w:rPr>
          <w:rFonts w:asciiTheme="minorHAnsi" w:hAnsiTheme="minorHAnsi"/>
        </w:rPr>
      </w:pPr>
      <w:r>
        <w:rPr>
          <w:rFonts w:asciiTheme="minorHAnsi" w:hAnsiTheme="minorHAnsi"/>
        </w:rPr>
        <w:t>Elementos de infraestrutura, superestrutura e principais equipamentos, existentes e a serem implantados;</w:t>
      </w:r>
    </w:p>
    <w:p w:rsidR="00443CA1" w:rsidP="00814A51" w:rsidRDefault="00443CA1" w14:paraId="6F9176D1" w14:textId="77777777">
      <w:pPr>
        <w:pStyle w:val="PargrafodaLista"/>
        <w:numPr>
          <w:ilvl w:val="0"/>
          <w:numId w:val="38"/>
        </w:numPr>
        <w:spacing w:after="0" w:line="360" w:lineRule="auto"/>
        <w:jc w:val="both"/>
        <w:rPr>
          <w:rFonts w:asciiTheme="minorHAnsi" w:hAnsiTheme="minorHAnsi"/>
        </w:rPr>
      </w:pPr>
      <w:r>
        <w:rPr>
          <w:rFonts w:asciiTheme="minorHAnsi" w:hAnsiTheme="minorHAnsi"/>
        </w:rPr>
        <w:t>Acessos rodoviários, ferroviários, hidroviário e dutoviários, existentes e a serem implantados, em diagrama unifilar, conforme o caso;</w:t>
      </w:r>
    </w:p>
    <w:p w:rsidR="00443CA1" w:rsidP="00814A51" w:rsidRDefault="00443CA1" w14:paraId="3A88221E" w14:textId="77777777">
      <w:pPr>
        <w:pStyle w:val="PargrafodaLista"/>
        <w:numPr>
          <w:ilvl w:val="0"/>
          <w:numId w:val="38"/>
        </w:numPr>
        <w:spacing w:after="0" w:line="360" w:lineRule="auto"/>
        <w:jc w:val="both"/>
        <w:rPr>
          <w:rFonts w:asciiTheme="minorHAnsi" w:hAnsiTheme="minorHAnsi"/>
        </w:rPr>
      </w:pPr>
      <w:r>
        <w:rPr>
          <w:rFonts w:asciiTheme="minorHAnsi" w:hAnsiTheme="minorHAnsi"/>
        </w:rPr>
        <w:t>Sistemas de prevenção ambientais propostos (gases, despoeiramento, remoção de lixo, ruídos, entre outros), existentes e/ou a serem implantados, com as respectivas descrições;</w:t>
      </w:r>
    </w:p>
    <w:p w:rsidR="00443CA1" w:rsidP="00814A51" w:rsidRDefault="00443CA1" w14:paraId="1391B763" w14:textId="77777777">
      <w:pPr>
        <w:pStyle w:val="PargrafodaLista"/>
        <w:numPr>
          <w:ilvl w:val="0"/>
          <w:numId w:val="38"/>
        </w:numPr>
        <w:spacing w:after="0" w:line="360" w:lineRule="auto"/>
        <w:jc w:val="both"/>
        <w:rPr>
          <w:rFonts w:asciiTheme="minorHAnsi" w:hAnsiTheme="minorHAnsi"/>
        </w:rPr>
      </w:pPr>
      <w:r>
        <w:rPr>
          <w:rFonts w:asciiTheme="minorHAnsi" w:hAnsiTheme="minorHAnsi"/>
        </w:rPr>
        <w:t xml:space="preserve">Em caso de múltiplas fases de desenvolvimento do </w:t>
      </w:r>
      <w:r w:rsidRPr="00774CAF">
        <w:rPr>
          <w:rFonts w:asciiTheme="minorHAnsi" w:hAnsiTheme="minorHAnsi"/>
          <w:b/>
          <w:bCs/>
          <w:rPrChange w:author="Isabela Alves Pereira Oliveira" w:date="2025-12-12T08:59:00Z" w16du:dateUtc="2025-12-12T11:59:00Z" w:id="1655">
            <w:rPr>
              <w:rFonts w:asciiTheme="minorHAnsi" w:hAnsiTheme="minorHAnsi"/>
            </w:rPr>
          </w:rPrChange>
        </w:rPr>
        <w:t>Arrendamento</w:t>
      </w:r>
      <w:r>
        <w:rPr>
          <w:rFonts w:asciiTheme="minorHAnsi" w:hAnsiTheme="minorHAnsi"/>
        </w:rPr>
        <w:t xml:space="preserve"> os itens “b” a “d”, acima, deverão ser apresentados para cada fase. </w:t>
      </w:r>
    </w:p>
    <w:p w:rsidR="00443CA1" w:rsidP="00443CA1" w:rsidRDefault="00443CA1" w14:paraId="58350650" w14:textId="77777777">
      <w:pPr>
        <w:pStyle w:val="PargrafodaLista"/>
        <w:spacing w:after="0" w:line="360" w:lineRule="auto"/>
        <w:ind w:left="993"/>
        <w:jc w:val="both"/>
        <w:rPr>
          <w:rFonts w:asciiTheme="minorHAnsi" w:hAnsiTheme="minorHAnsi"/>
        </w:rPr>
      </w:pPr>
    </w:p>
    <w:p w:rsidR="00443CA1" w:rsidP="00814A51" w:rsidRDefault="00443CA1" w14:paraId="0540117E" w14:textId="77777777">
      <w:pPr>
        <w:pStyle w:val="PargrafodaLista"/>
        <w:numPr>
          <w:ilvl w:val="0"/>
          <w:numId w:val="37"/>
        </w:numPr>
        <w:spacing w:after="0" w:line="360" w:lineRule="auto"/>
        <w:ind w:left="1440" w:hanging="709"/>
        <w:jc w:val="both"/>
        <w:rPr>
          <w:rFonts w:asciiTheme="minorHAnsi" w:hAnsiTheme="minorHAnsi"/>
        </w:rPr>
      </w:pPr>
      <w:r>
        <w:rPr>
          <w:rFonts w:asciiTheme="minorHAnsi" w:hAnsiTheme="minorHAnsi"/>
        </w:rPr>
        <w:t xml:space="preserve">Descrição geral dos equipamentos arrendados ou a serem adquiridos pela </w:t>
      </w:r>
      <w:r>
        <w:rPr>
          <w:rFonts w:asciiTheme="minorHAnsi" w:hAnsiTheme="minorHAnsi"/>
          <w:b/>
        </w:rPr>
        <w:t>Arrendatária</w:t>
      </w:r>
      <w:r>
        <w:rPr>
          <w:rFonts w:asciiTheme="minorHAnsi" w:hAnsiTheme="minorHAnsi"/>
        </w:rPr>
        <w:t>, incluindo, para aqueles a serem adquiridos, tipo, modelo, principais dimensões, capacidade nominal, eficiência esperada, alcance;</w:t>
      </w:r>
    </w:p>
    <w:p w:rsidR="00443CA1" w:rsidP="00443CA1" w:rsidRDefault="00443CA1" w14:paraId="05EBCDDE" w14:textId="77777777">
      <w:pPr>
        <w:pStyle w:val="PargrafodaLista"/>
        <w:spacing w:after="0" w:line="360" w:lineRule="auto"/>
        <w:ind w:left="1440"/>
        <w:jc w:val="both"/>
        <w:rPr>
          <w:rFonts w:asciiTheme="minorHAnsi" w:hAnsiTheme="minorHAnsi"/>
        </w:rPr>
      </w:pPr>
    </w:p>
    <w:p w:rsidR="00443CA1" w:rsidP="00814A51" w:rsidRDefault="00443CA1" w14:paraId="42456EE0" w14:textId="77777777">
      <w:pPr>
        <w:pStyle w:val="PargrafodaLista"/>
        <w:numPr>
          <w:ilvl w:val="0"/>
          <w:numId w:val="37"/>
        </w:numPr>
        <w:spacing w:after="0" w:line="360" w:lineRule="auto"/>
        <w:ind w:left="1440" w:hanging="709"/>
        <w:jc w:val="both"/>
        <w:rPr>
          <w:rFonts w:asciiTheme="minorHAnsi" w:hAnsiTheme="minorHAnsi"/>
        </w:rPr>
      </w:pPr>
      <w:r>
        <w:rPr>
          <w:rFonts w:asciiTheme="minorHAnsi" w:hAnsiTheme="minorHAnsi"/>
        </w:rPr>
        <w:t xml:space="preserve">Comprovação, por meio de memorial de cálculo, que as instalações portuárias e equipamentos existentes e/ou a serem implantados no </w:t>
      </w:r>
      <w:r w:rsidRPr="00774CAF">
        <w:rPr>
          <w:rFonts w:asciiTheme="minorHAnsi" w:hAnsiTheme="minorHAnsi"/>
          <w:b/>
          <w:bCs/>
          <w:rPrChange w:author="Isabela Alves Pereira Oliveira" w:date="2025-12-12T08:59:00Z" w16du:dateUtc="2025-12-12T11:59:00Z" w:id="1656">
            <w:rPr>
              <w:rFonts w:asciiTheme="minorHAnsi" w:hAnsiTheme="minorHAnsi"/>
            </w:rPr>
          </w:rPrChange>
        </w:rPr>
        <w:t>Arrendamento</w:t>
      </w:r>
      <w:r>
        <w:rPr>
          <w:rFonts w:asciiTheme="minorHAnsi" w:hAnsiTheme="minorHAnsi"/>
        </w:rPr>
        <w:t xml:space="preserve"> são suficientes para o atendimento à demanda projetada, conforme fluxograma de massas apresentado. Para tanto, deverá ser apresentada uma avaliação da capacidade dinâmica dos seguintes sistemas durante o prazo do </w:t>
      </w:r>
      <w:r w:rsidRPr="00774CAF">
        <w:rPr>
          <w:rFonts w:asciiTheme="minorHAnsi" w:hAnsiTheme="minorHAnsi"/>
          <w:b/>
          <w:bCs/>
          <w:rPrChange w:author="Isabela Alves Pereira Oliveira" w:date="2025-12-12T08:59:00Z" w16du:dateUtc="2025-12-12T11:59:00Z" w:id="1657">
            <w:rPr>
              <w:rFonts w:asciiTheme="minorHAnsi" w:hAnsiTheme="minorHAnsi"/>
            </w:rPr>
          </w:rPrChange>
        </w:rPr>
        <w:t>Arrendamento</w:t>
      </w:r>
      <w:r>
        <w:rPr>
          <w:rFonts w:asciiTheme="minorHAnsi" w:hAnsiTheme="minorHAnsi"/>
        </w:rPr>
        <w:t xml:space="preserve">, incluindo expansões planejadas pela </w:t>
      </w:r>
      <w:r>
        <w:rPr>
          <w:rFonts w:asciiTheme="minorHAnsi" w:hAnsiTheme="minorHAnsi"/>
          <w:b/>
        </w:rPr>
        <w:t>Arrendatária</w:t>
      </w:r>
      <w:r>
        <w:rPr>
          <w:rFonts w:asciiTheme="minorHAnsi" w:hAnsiTheme="minorHAnsi"/>
        </w:rPr>
        <w:t xml:space="preserve">: </w:t>
      </w:r>
    </w:p>
    <w:p w:rsidR="00443CA1" w:rsidP="00814A51" w:rsidRDefault="00443CA1" w14:paraId="7CBB6E2C" w14:textId="77777777">
      <w:pPr>
        <w:pStyle w:val="PargrafodaLista"/>
        <w:numPr>
          <w:ilvl w:val="0"/>
          <w:numId w:val="39"/>
        </w:numPr>
        <w:spacing w:after="0" w:line="360" w:lineRule="auto"/>
        <w:jc w:val="both"/>
        <w:rPr>
          <w:rFonts w:asciiTheme="minorHAnsi" w:hAnsiTheme="minorHAnsi"/>
        </w:rPr>
      </w:pPr>
      <w:r>
        <w:rPr>
          <w:rFonts w:asciiTheme="minorHAnsi" w:hAnsiTheme="minorHAnsi"/>
        </w:rPr>
        <w:t>Sistemas de embarque e desembarque.</w:t>
      </w:r>
    </w:p>
    <w:p w:rsidR="00443CA1" w:rsidP="00814A51" w:rsidRDefault="00443CA1" w14:paraId="3D7E9648" w14:textId="77777777">
      <w:pPr>
        <w:pStyle w:val="PargrafodaLista"/>
        <w:numPr>
          <w:ilvl w:val="0"/>
          <w:numId w:val="39"/>
        </w:numPr>
        <w:spacing w:after="0" w:line="360" w:lineRule="auto"/>
        <w:jc w:val="both"/>
        <w:rPr>
          <w:rFonts w:asciiTheme="minorHAnsi" w:hAnsiTheme="minorHAnsi"/>
        </w:rPr>
      </w:pPr>
      <w:r>
        <w:rPr>
          <w:rFonts w:asciiTheme="minorHAnsi" w:hAnsiTheme="minorHAnsi"/>
        </w:rPr>
        <w:t>Sistema de armazenagem;</w:t>
      </w:r>
    </w:p>
    <w:p w:rsidR="00443CA1" w:rsidP="00814A51" w:rsidRDefault="00443CA1" w14:paraId="3C580B38" w14:textId="77777777">
      <w:pPr>
        <w:pStyle w:val="PargrafodaLista"/>
        <w:numPr>
          <w:ilvl w:val="0"/>
          <w:numId w:val="39"/>
        </w:numPr>
        <w:spacing w:after="0" w:line="360" w:lineRule="auto"/>
        <w:jc w:val="both"/>
        <w:rPr>
          <w:rFonts w:asciiTheme="minorHAnsi" w:hAnsiTheme="minorHAnsi"/>
        </w:rPr>
      </w:pPr>
      <w:r>
        <w:rPr>
          <w:rFonts w:asciiTheme="minorHAnsi" w:hAnsiTheme="minorHAnsi"/>
        </w:rPr>
        <w:t>Sistema de recepção e expedição terrestre.</w:t>
      </w:r>
    </w:p>
    <w:p w:rsidR="00443CA1" w:rsidP="00443CA1" w:rsidRDefault="00443CA1" w14:paraId="18B32CA0" w14:textId="77777777">
      <w:pPr>
        <w:spacing w:after="0" w:line="360" w:lineRule="auto"/>
        <w:ind w:left="1416"/>
        <w:jc w:val="both"/>
        <w:rPr>
          <w:rFonts w:asciiTheme="minorHAnsi" w:hAnsiTheme="minorHAnsi"/>
        </w:rPr>
      </w:pPr>
    </w:p>
    <w:p w:rsidR="00443CA1" w:rsidP="00814A51" w:rsidRDefault="00443CA1" w14:paraId="2CC3C254" w14:textId="77777777">
      <w:pPr>
        <w:pStyle w:val="PargrafodaLista"/>
        <w:numPr>
          <w:ilvl w:val="0"/>
          <w:numId w:val="37"/>
        </w:numPr>
        <w:spacing w:after="0" w:line="360" w:lineRule="auto"/>
        <w:ind w:left="1440" w:hanging="709"/>
        <w:jc w:val="both"/>
        <w:rPr>
          <w:rFonts w:asciiTheme="minorHAnsi" w:hAnsiTheme="minorHAnsi"/>
        </w:rPr>
      </w:pPr>
      <w:r>
        <w:rPr>
          <w:rFonts w:asciiTheme="minorHAnsi" w:hAnsiTheme="minorHAnsi"/>
        </w:rPr>
        <w:t xml:space="preserve">Comprovação, por meio de memorial descritivo, que as instalações portuárias e equipamentos existentes e/ou a serem implantados pela </w:t>
      </w:r>
      <w:r>
        <w:rPr>
          <w:rFonts w:asciiTheme="minorHAnsi" w:hAnsiTheme="minorHAnsi"/>
          <w:b/>
        </w:rPr>
        <w:t>Arrendatária</w:t>
      </w:r>
      <w:r>
        <w:rPr>
          <w:rFonts w:asciiTheme="minorHAnsi" w:hAnsiTheme="minorHAnsi"/>
        </w:rPr>
        <w:t xml:space="preserve"> são suficientes para o atendimento dos </w:t>
      </w:r>
      <w:r w:rsidRPr="00BC2B96">
        <w:rPr>
          <w:rFonts w:asciiTheme="minorHAnsi" w:hAnsiTheme="minorHAnsi"/>
          <w:b/>
          <w:bCs/>
          <w:rPrChange w:author="Isabela Alves Pereira Oliveira" w:date="2025-12-12T11:38:00Z" w16du:dateUtc="2025-12-12T14:38:00Z" w:id="1658">
            <w:rPr>
              <w:rFonts w:asciiTheme="minorHAnsi" w:hAnsiTheme="minorHAnsi"/>
            </w:rPr>
          </w:rPrChange>
        </w:rPr>
        <w:t>Parâmetros do Arr</w:t>
      </w:r>
      <w:r w:rsidRPr="00774CAF">
        <w:rPr>
          <w:rFonts w:asciiTheme="minorHAnsi" w:hAnsiTheme="minorHAnsi"/>
          <w:b/>
          <w:bCs/>
          <w:rPrChange w:author="Isabela Alves Pereira Oliveira" w:date="2025-12-12T08:59:00Z" w16du:dateUtc="2025-12-12T11:59:00Z" w:id="1659">
            <w:rPr>
              <w:rFonts w:asciiTheme="minorHAnsi" w:hAnsiTheme="minorHAnsi"/>
            </w:rPr>
          </w:rPrChange>
        </w:rPr>
        <w:t>endamento</w:t>
      </w:r>
      <w:r>
        <w:rPr>
          <w:rFonts w:asciiTheme="minorHAnsi" w:hAnsiTheme="minorHAnsi"/>
        </w:rPr>
        <w:t>.</w:t>
      </w:r>
    </w:p>
    <w:p w:rsidR="00443CA1" w:rsidP="00814A51" w:rsidRDefault="00443CA1" w14:paraId="6D02DFF0" w14:textId="77777777">
      <w:pPr>
        <w:pStyle w:val="PargrafodaLista"/>
        <w:numPr>
          <w:ilvl w:val="0"/>
          <w:numId w:val="40"/>
        </w:numPr>
        <w:spacing w:after="0" w:line="360" w:lineRule="auto"/>
        <w:jc w:val="both"/>
        <w:rPr>
          <w:rFonts w:asciiTheme="minorHAnsi" w:hAnsiTheme="minorHAnsi"/>
        </w:rPr>
      </w:pPr>
      <w:r>
        <w:rPr>
          <w:rFonts w:asciiTheme="minorHAnsi" w:hAnsiTheme="minorHAnsi"/>
        </w:rPr>
        <w:t xml:space="preserve">Em caso de múltiplas fases de desenvolvimento do </w:t>
      </w:r>
      <w:r w:rsidRPr="00774CAF">
        <w:rPr>
          <w:rFonts w:asciiTheme="minorHAnsi" w:hAnsiTheme="minorHAnsi"/>
          <w:b/>
          <w:bCs/>
          <w:rPrChange w:author="Isabela Alves Pereira Oliveira" w:date="2025-12-12T08:59:00Z" w16du:dateUtc="2025-12-12T11:59:00Z" w:id="1660">
            <w:rPr>
              <w:rFonts w:asciiTheme="minorHAnsi" w:hAnsiTheme="minorHAnsi"/>
            </w:rPr>
          </w:rPrChange>
        </w:rPr>
        <w:t>Arrendamento</w:t>
      </w:r>
      <w:r>
        <w:rPr>
          <w:rFonts w:asciiTheme="minorHAnsi" w:hAnsiTheme="minorHAnsi"/>
        </w:rPr>
        <w:t xml:space="preserve">, a comprovação referida neste item deverá ser apresentada para cada fase. </w:t>
      </w:r>
    </w:p>
    <w:p w:rsidR="00443CA1" w:rsidP="00443CA1" w:rsidRDefault="00443CA1" w14:paraId="2255E8B5" w14:textId="77777777">
      <w:pPr>
        <w:pStyle w:val="PargrafodaLista"/>
        <w:spacing w:after="0" w:line="360" w:lineRule="auto"/>
        <w:ind w:left="1440"/>
        <w:jc w:val="both"/>
        <w:rPr>
          <w:rFonts w:asciiTheme="minorHAnsi" w:hAnsiTheme="minorHAnsi"/>
        </w:rPr>
      </w:pPr>
    </w:p>
    <w:p w:rsidR="00443CA1" w:rsidP="00814A51" w:rsidRDefault="00443CA1" w14:paraId="54CD3E98" w14:textId="07807242">
      <w:pPr>
        <w:pStyle w:val="PargrafodaLista"/>
        <w:numPr>
          <w:ilvl w:val="0"/>
          <w:numId w:val="37"/>
        </w:numPr>
        <w:spacing w:after="0" w:line="360" w:lineRule="auto"/>
        <w:ind w:left="1418" w:hanging="709"/>
        <w:jc w:val="both"/>
        <w:rPr>
          <w:rFonts w:asciiTheme="minorHAnsi" w:hAnsiTheme="minorHAnsi"/>
        </w:rPr>
      </w:pPr>
      <w:r>
        <w:rPr>
          <w:rFonts w:asciiTheme="minorHAnsi" w:hAnsiTheme="minorHAnsi"/>
        </w:rPr>
        <w:t xml:space="preserve">Avaliação preliminar, em caso de obras de expansão de infraestrutura marítima (píeres, </w:t>
      </w:r>
      <w:del w:author="Isabela Alves Pereira Oliveira" w:date="2025-12-12T09:03:00Z" w16du:dateUtc="2025-12-12T12:03:00Z" w:id="1661">
        <w:r w:rsidDel="00774CAF">
          <w:rPr>
            <w:rFonts w:asciiTheme="minorHAnsi" w:hAnsiTheme="minorHAnsi"/>
          </w:rPr>
          <w:delText>berços</w:delText>
        </w:r>
      </w:del>
      <w:ins w:author="Isabela Alves Pereira Oliveira" w:date="2025-12-12T09:03:00Z" w16du:dateUtc="2025-12-12T12:03:00Z" w:id="1662">
        <w:r w:rsidRPr="00774CAF" w:rsidR="00774CAF">
          <w:rPr>
            <w:rFonts w:asciiTheme="minorHAnsi" w:hAnsiTheme="minorHAnsi"/>
            <w:b/>
            <w:bCs/>
            <w:rPrChange w:author="Isabela Alves Pereira Oliveira" w:date="2025-12-12T09:03:00Z" w16du:dateUtc="2025-12-12T12:03:00Z" w:id="1663">
              <w:rPr>
                <w:rFonts w:asciiTheme="minorHAnsi" w:hAnsiTheme="minorHAnsi"/>
              </w:rPr>
            </w:rPrChange>
          </w:rPr>
          <w:t>Berços</w:t>
        </w:r>
      </w:ins>
      <w:r>
        <w:rPr>
          <w:rFonts w:asciiTheme="minorHAnsi" w:hAnsiTheme="minorHAnsi"/>
        </w:rPr>
        <w:t>, dolfins, etc.), que as mesmas são viáveis do ponto de vista de manobrabilidade, e que não interferem no acesso aquaviário às demais instalações portuárias na região;</w:t>
      </w:r>
    </w:p>
    <w:p w:rsidR="00443CA1" w:rsidP="00443CA1" w:rsidRDefault="00443CA1" w14:paraId="60E73B10" w14:textId="77777777">
      <w:pPr>
        <w:spacing w:after="0" w:line="360" w:lineRule="auto"/>
        <w:ind w:left="709"/>
        <w:jc w:val="both"/>
        <w:rPr>
          <w:rFonts w:asciiTheme="minorHAnsi" w:hAnsiTheme="minorHAnsi"/>
        </w:rPr>
      </w:pPr>
    </w:p>
    <w:p w:rsidR="00443CA1" w:rsidP="00814A51" w:rsidRDefault="00443CA1" w14:paraId="21D1B998" w14:textId="77777777">
      <w:pPr>
        <w:pStyle w:val="PargrafodaLista"/>
        <w:numPr>
          <w:ilvl w:val="0"/>
          <w:numId w:val="37"/>
        </w:numPr>
        <w:spacing w:after="0" w:line="360" w:lineRule="auto"/>
        <w:ind w:left="1418" w:hanging="709"/>
        <w:jc w:val="both"/>
        <w:rPr>
          <w:rFonts w:asciiTheme="minorHAnsi" w:hAnsiTheme="minorHAnsi"/>
        </w:rPr>
      </w:pPr>
      <w:r>
        <w:rPr>
          <w:rFonts w:asciiTheme="minorHAnsi" w:hAnsiTheme="minorHAnsi"/>
        </w:rPr>
        <w:t xml:space="preserve">Apresentação do cronograma físico e financeiro do empreendimento, que deverá representar etapas semestrais e respeitar aos prazos máximos indicados no </w:t>
      </w:r>
      <w:r w:rsidRPr="00A7050E">
        <w:rPr>
          <w:rFonts w:asciiTheme="minorHAnsi" w:hAnsiTheme="minorHAnsi"/>
          <w:b/>
          <w:bCs/>
          <w:rPrChange w:author="Isabela Alves Pereira Oliveira" w:date="2025-12-12T09:20:00Z" w16du:dateUtc="2025-12-12T12:20:00Z" w:id="1664">
            <w:rPr>
              <w:rFonts w:asciiTheme="minorHAnsi" w:hAnsiTheme="minorHAnsi"/>
            </w:rPr>
          </w:rPrChange>
        </w:rPr>
        <w:t>Contrato</w:t>
      </w:r>
      <w:r>
        <w:rPr>
          <w:rFonts w:asciiTheme="minorHAnsi" w:hAnsiTheme="minorHAnsi"/>
        </w:rPr>
        <w:t xml:space="preserve"> e em seus </w:t>
      </w:r>
      <w:r>
        <w:rPr>
          <w:rFonts w:asciiTheme="minorHAnsi" w:hAnsiTheme="minorHAnsi"/>
          <w:b/>
        </w:rPr>
        <w:t>Anexo</w:t>
      </w:r>
      <w:r w:rsidRPr="00A7050E">
        <w:rPr>
          <w:rFonts w:asciiTheme="minorHAnsi" w:hAnsiTheme="minorHAnsi"/>
          <w:b/>
          <w:bCs/>
          <w:rPrChange w:author="Isabela Alves Pereira Oliveira" w:date="2025-12-12T09:20:00Z" w16du:dateUtc="2025-12-12T12:20:00Z" w:id="1665">
            <w:rPr>
              <w:rFonts w:asciiTheme="minorHAnsi" w:hAnsiTheme="minorHAnsi"/>
            </w:rPr>
          </w:rPrChange>
        </w:rPr>
        <w:t>s</w:t>
      </w:r>
      <w:r>
        <w:rPr>
          <w:rFonts w:asciiTheme="minorHAnsi" w:hAnsiTheme="minorHAnsi"/>
        </w:rPr>
        <w:t xml:space="preserve">; </w:t>
      </w:r>
    </w:p>
    <w:p w:rsidR="00443CA1" w:rsidP="00443CA1" w:rsidRDefault="00443CA1" w14:paraId="05C9BB76" w14:textId="77777777">
      <w:pPr>
        <w:pStyle w:val="PargrafodaLista"/>
        <w:spacing w:after="0" w:line="360" w:lineRule="auto"/>
        <w:rPr>
          <w:rFonts w:asciiTheme="minorHAnsi" w:hAnsiTheme="minorHAnsi"/>
        </w:rPr>
      </w:pPr>
    </w:p>
    <w:p w:rsidR="00443CA1" w:rsidP="00814A51" w:rsidRDefault="00443CA1" w14:paraId="27295D09" w14:textId="77777777">
      <w:pPr>
        <w:pStyle w:val="PargrafodaLista"/>
        <w:numPr>
          <w:ilvl w:val="0"/>
          <w:numId w:val="37"/>
        </w:numPr>
        <w:spacing w:after="0" w:line="360" w:lineRule="auto"/>
        <w:ind w:left="1418" w:hanging="709"/>
        <w:jc w:val="both"/>
        <w:rPr>
          <w:rFonts w:asciiTheme="minorHAnsi" w:hAnsiTheme="minorHAnsi"/>
        </w:rPr>
      </w:pPr>
      <w:r>
        <w:rPr>
          <w:rFonts w:asciiTheme="minorHAnsi" w:hAnsiTheme="minorHAnsi"/>
        </w:rPr>
        <w:t xml:space="preserve">Descrição das instalações de uso da Receita Federal e órgãos anuentes no </w:t>
      </w:r>
      <w:r w:rsidRPr="00385D94">
        <w:rPr>
          <w:rFonts w:asciiTheme="minorHAnsi" w:hAnsiTheme="minorHAnsi"/>
          <w:b/>
          <w:bCs/>
          <w:rPrChange w:author="Isabela Alves Pereira Oliveira" w:date="2025-12-12T09:48:00Z" w16du:dateUtc="2025-12-12T12:48:00Z" w:id="1666">
            <w:rPr>
              <w:rFonts w:asciiTheme="minorHAnsi" w:hAnsiTheme="minorHAnsi"/>
            </w:rPr>
          </w:rPrChange>
        </w:rPr>
        <w:t>Porto Organizado</w:t>
      </w:r>
      <w:r>
        <w:rPr>
          <w:rFonts w:asciiTheme="minorHAnsi" w:hAnsiTheme="minorHAnsi"/>
        </w:rPr>
        <w:t>, quando for o caso.</w:t>
      </w:r>
    </w:p>
    <w:p w:rsidR="00443CA1" w:rsidP="00443CA1" w:rsidRDefault="00443CA1" w14:paraId="78E2DA76" w14:textId="77777777">
      <w:pPr>
        <w:pStyle w:val="PargrafodaLista"/>
        <w:spacing w:after="0" w:line="360" w:lineRule="auto"/>
        <w:ind w:left="390"/>
        <w:jc w:val="both"/>
        <w:rPr>
          <w:rFonts w:asciiTheme="minorHAnsi" w:hAnsiTheme="minorHAnsi"/>
        </w:rPr>
      </w:pPr>
    </w:p>
    <w:p w:rsidR="00443CA1" w:rsidP="00814A51" w:rsidRDefault="00443CA1" w14:paraId="31E3E9EA" w14:textId="77777777">
      <w:pPr>
        <w:pStyle w:val="PargrafodaLista"/>
        <w:numPr>
          <w:ilvl w:val="1"/>
          <w:numId w:val="33"/>
        </w:numPr>
        <w:spacing w:after="0" w:line="360" w:lineRule="auto"/>
        <w:ind w:left="993" w:hanging="567"/>
        <w:jc w:val="both"/>
        <w:rPr>
          <w:rFonts w:asciiTheme="minorHAnsi" w:hAnsiTheme="minorHAnsi"/>
          <w:u w:val="single"/>
        </w:rPr>
      </w:pPr>
      <w:r>
        <w:rPr>
          <w:rFonts w:asciiTheme="minorHAnsi" w:hAnsiTheme="minorHAnsi"/>
          <w:u w:val="single"/>
        </w:rPr>
        <w:t xml:space="preserve">Viabilidade ambiental do </w:t>
      </w:r>
      <w:r w:rsidRPr="00774CAF">
        <w:rPr>
          <w:rFonts w:asciiTheme="minorHAnsi" w:hAnsiTheme="minorHAnsi"/>
          <w:b/>
          <w:bCs/>
          <w:u w:val="single"/>
          <w:rPrChange w:author="Isabela Alves Pereira Oliveira" w:date="2025-12-12T08:59:00Z" w16du:dateUtc="2025-12-12T11:59:00Z" w:id="1667">
            <w:rPr>
              <w:rFonts w:asciiTheme="minorHAnsi" w:hAnsiTheme="minorHAnsi"/>
              <w:u w:val="single"/>
            </w:rPr>
          </w:rPrChange>
        </w:rPr>
        <w:t>Arrendamento</w:t>
      </w:r>
      <w:r>
        <w:rPr>
          <w:rFonts w:asciiTheme="minorHAnsi" w:hAnsiTheme="minorHAnsi"/>
          <w:u w:val="single"/>
        </w:rPr>
        <w:t>:</w:t>
      </w:r>
    </w:p>
    <w:p w:rsidR="00443CA1" w:rsidP="00443CA1" w:rsidRDefault="00443CA1" w14:paraId="0F917207" w14:textId="77777777">
      <w:pPr>
        <w:pStyle w:val="PargrafodaLista"/>
        <w:spacing w:after="0" w:line="360" w:lineRule="auto"/>
        <w:ind w:left="390"/>
        <w:jc w:val="both"/>
        <w:rPr>
          <w:rFonts w:asciiTheme="minorHAnsi" w:hAnsiTheme="minorHAnsi"/>
          <w:u w:val="single"/>
        </w:rPr>
      </w:pPr>
    </w:p>
    <w:p w:rsidR="00443CA1" w:rsidP="00814A51" w:rsidRDefault="00443CA1" w14:paraId="59D03CF9" w14:textId="77777777">
      <w:pPr>
        <w:pStyle w:val="PargrafodaLista"/>
        <w:numPr>
          <w:ilvl w:val="0"/>
          <w:numId w:val="41"/>
        </w:numPr>
        <w:spacing w:after="0" w:line="360" w:lineRule="auto"/>
        <w:ind w:left="1418" w:hanging="709"/>
        <w:jc w:val="both"/>
        <w:rPr>
          <w:rFonts w:asciiTheme="minorHAnsi" w:hAnsiTheme="minorHAnsi"/>
        </w:rPr>
      </w:pPr>
      <w:r>
        <w:rPr>
          <w:rFonts w:asciiTheme="minorHAnsi" w:hAnsiTheme="minorHAnsi"/>
        </w:rPr>
        <w:t xml:space="preserve">Avaliação, por meio de memorial descritivo, dos impactos do </w:t>
      </w:r>
      <w:r w:rsidRPr="00774CAF">
        <w:rPr>
          <w:rFonts w:asciiTheme="minorHAnsi" w:hAnsiTheme="minorHAnsi"/>
          <w:b/>
          <w:bCs/>
          <w:rPrChange w:author="Isabela Alves Pereira Oliveira" w:date="2025-12-12T08:59:00Z" w16du:dateUtc="2025-12-12T11:59:00Z" w:id="1668">
            <w:rPr>
              <w:rFonts w:asciiTheme="minorHAnsi" w:hAnsiTheme="minorHAnsi"/>
            </w:rPr>
          </w:rPrChange>
        </w:rPr>
        <w:t>Arrendamento</w:t>
      </w:r>
      <w:r>
        <w:rPr>
          <w:rFonts w:asciiTheme="minorHAnsi" w:hAnsiTheme="minorHAnsi"/>
        </w:rPr>
        <w:t xml:space="preserve"> sobre o tráfego terrestre de caminhões e composições ferroviárias no entorno, incluindo:</w:t>
      </w:r>
    </w:p>
    <w:p w:rsidR="00443CA1" w:rsidP="00814A51" w:rsidRDefault="00443CA1" w14:paraId="24C012C5" w14:textId="77777777">
      <w:pPr>
        <w:pStyle w:val="PargrafodaLista"/>
        <w:numPr>
          <w:ilvl w:val="0"/>
          <w:numId w:val="42"/>
        </w:numPr>
        <w:spacing w:after="0" w:line="360" w:lineRule="auto"/>
        <w:jc w:val="both"/>
        <w:rPr>
          <w:rFonts w:asciiTheme="minorHAnsi" w:hAnsiTheme="minorHAnsi"/>
        </w:rPr>
      </w:pPr>
      <w:r>
        <w:rPr>
          <w:rFonts w:asciiTheme="minorHAnsi" w:hAnsiTheme="minorHAnsi"/>
        </w:rPr>
        <w:t>Estimativa do fluxo de veículos rodoviários e/ou ferroviários que demandem ao terminal, para atendimento à movimentação prevista;</w:t>
      </w:r>
    </w:p>
    <w:p w:rsidR="00443CA1" w:rsidP="00814A51" w:rsidRDefault="00443CA1" w14:paraId="779CE222" w14:textId="77777777">
      <w:pPr>
        <w:pStyle w:val="PargrafodaLista"/>
        <w:numPr>
          <w:ilvl w:val="0"/>
          <w:numId w:val="42"/>
        </w:numPr>
        <w:spacing w:after="0" w:line="360" w:lineRule="auto"/>
        <w:jc w:val="both"/>
        <w:rPr>
          <w:rFonts w:asciiTheme="minorHAnsi" w:hAnsiTheme="minorHAnsi"/>
        </w:rPr>
      </w:pPr>
      <w:r>
        <w:rPr>
          <w:rFonts w:asciiTheme="minorHAnsi" w:hAnsiTheme="minorHAnsi"/>
        </w:rPr>
        <w:t xml:space="preserve">Descrição das ações a serem implantadas pela </w:t>
      </w:r>
      <w:r>
        <w:rPr>
          <w:rFonts w:asciiTheme="minorHAnsi" w:hAnsiTheme="minorHAnsi"/>
          <w:b/>
        </w:rPr>
        <w:t>Arrendatária</w:t>
      </w:r>
      <w:r>
        <w:rPr>
          <w:rFonts w:asciiTheme="minorHAnsi" w:hAnsiTheme="minorHAnsi"/>
        </w:rPr>
        <w:t xml:space="preserve"> objetivando evitar a formação de filas de espera dos veículos, incluindo a constituição ou o uso de pátios reguladores que minimizem esses impactos;</w:t>
      </w:r>
    </w:p>
    <w:p w:rsidR="00443CA1" w:rsidP="00443CA1" w:rsidRDefault="00443CA1" w14:paraId="589C38FF" w14:textId="77777777">
      <w:pPr>
        <w:pStyle w:val="PargrafodaLista"/>
        <w:spacing w:after="0" w:line="360" w:lineRule="auto"/>
        <w:ind w:left="1776"/>
        <w:jc w:val="both"/>
        <w:rPr>
          <w:rFonts w:asciiTheme="minorHAnsi" w:hAnsiTheme="minorHAnsi"/>
        </w:rPr>
      </w:pPr>
    </w:p>
    <w:p w:rsidR="00443CA1" w:rsidP="00814A51" w:rsidRDefault="00443CA1" w14:paraId="7C437835" w14:textId="77777777">
      <w:pPr>
        <w:pStyle w:val="PargrafodaLista"/>
        <w:numPr>
          <w:ilvl w:val="0"/>
          <w:numId w:val="41"/>
        </w:numPr>
        <w:spacing w:after="0" w:line="360" w:lineRule="auto"/>
        <w:ind w:left="1418" w:hanging="709"/>
        <w:jc w:val="both"/>
        <w:rPr>
          <w:rFonts w:asciiTheme="minorHAnsi" w:hAnsiTheme="minorHAnsi"/>
        </w:rPr>
      </w:pPr>
      <w:r>
        <w:rPr>
          <w:rFonts w:asciiTheme="minorHAnsi" w:hAnsiTheme="minorHAnsi"/>
        </w:rPr>
        <w:t xml:space="preserve">Avaliação, por meio de memorial descritivo, dos impactos ambientais da realização das </w:t>
      </w:r>
      <w:r w:rsidRPr="00774CAF">
        <w:rPr>
          <w:rFonts w:asciiTheme="minorHAnsi" w:hAnsiTheme="minorHAnsi"/>
          <w:b/>
          <w:bCs/>
          <w:rPrChange w:author="Isabela Alves Pereira Oliveira" w:date="2025-12-12T09:00:00Z" w16du:dateUtc="2025-12-12T12:00:00Z" w:id="1669">
            <w:rPr>
              <w:rFonts w:asciiTheme="minorHAnsi" w:hAnsiTheme="minorHAnsi"/>
            </w:rPr>
          </w:rPrChange>
        </w:rPr>
        <w:t>Atividades</w:t>
      </w:r>
      <w:r>
        <w:rPr>
          <w:rFonts w:asciiTheme="minorHAnsi" w:hAnsiTheme="minorHAnsi"/>
        </w:rPr>
        <w:t>, bem como medidas mitigadoras a serem adotadas, como soluções de engenharia e medidas de gestão para controle de emissão de particulados, tratamento de efluentes e resíduos sólidos, entre outros;</w:t>
      </w:r>
    </w:p>
    <w:p w:rsidR="00443CA1" w:rsidP="00443CA1" w:rsidRDefault="00443CA1" w14:paraId="436786D5" w14:textId="77777777">
      <w:pPr>
        <w:pStyle w:val="PargrafodaLista"/>
        <w:spacing w:after="0" w:line="360" w:lineRule="auto"/>
        <w:rPr>
          <w:rFonts w:asciiTheme="minorHAnsi" w:hAnsiTheme="minorHAnsi"/>
        </w:rPr>
      </w:pPr>
    </w:p>
    <w:p w:rsidR="00443CA1" w:rsidP="00814A51" w:rsidRDefault="00443CA1" w14:paraId="75AC83B3" w14:textId="77777777">
      <w:pPr>
        <w:pStyle w:val="PargrafodaLista"/>
        <w:numPr>
          <w:ilvl w:val="0"/>
          <w:numId w:val="41"/>
        </w:numPr>
        <w:spacing w:after="0" w:line="360" w:lineRule="auto"/>
        <w:ind w:left="1418" w:hanging="709"/>
        <w:jc w:val="both"/>
        <w:rPr>
          <w:rFonts w:asciiTheme="minorHAnsi" w:hAnsiTheme="minorHAnsi"/>
        </w:rPr>
      </w:pPr>
      <w:r>
        <w:rPr>
          <w:rFonts w:asciiTheme="minorHAnsi" w:hAnsiTheme="minorHAnsi"/>
        </w:rPr>
        <w:t>Atestação da eficácia das medidas a serem implantadas por meio da comparação com terminais e situações análogas, bem como pela adoção de melhores práticas internacionais.</w:t>
      </w:r>
    </w:p>
    <w:p w:rsidRPr="00443CA1" w:rsidR="00443CA1" w:rsidP="00443CA1" w:rsidRDefault="00443CA1" w14:paraId="153F7C0E" w14:textId="77777777">
      <w:pPr>
        <w:pStyle w:val="MinutadeContrato"/>
      </w:pPr>
    </w:p>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 w:rsidR="00443CA1" w:rsidP="0024472E" w:rsidRDefault="00443CA1" w14:paraId="1F60C5B1" w14:textId="77777777">
      <w:pPr>
        <w:pStyle w:val="MinutadeContrato"/>
      </w:pPr>
    </w:p>
    <w:sectPr w:rsidR="00443CA1" w:rsidSect="00814A51">
      <w:headerReference w:type="default" r:id="rId11"/>
      <w:footerReference w:type="default" r:id="rId12"/>
      <w:type w:val="continuous"/>
      <w:pgSz w:w="11906" w:h="16838" w:orient="portrait" w:code="9"/>
      <w:pgMar w:top="1950" w:right="1701" w:bottom="1418"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ECB" w:rsidP="00642328" w:rsidRDefault="00C40ECB" w14:paraId="601849CA" w14:textId="77777777">
      <w:pPr>
        <w:spacing w:after="0" w:line="240" w:lineRule="auto"/>
      </w:pPr>
      <w:r>
        <w:separator/>
      </w:r>
    </w:p>
  </w:endnote>
  <w:endnote w:type="continuationSeparator" w:id="0">
    <w:p w:rsidR="00C40ECB" w:rsidP="00642328" w:rsidRDefault="00C40ECB" w14:paraId="3D2C9862" w14:textId="77777777">
      <w:pPr>
        <w:spacing w:after="0" w:line="240" w:lineRule="auto"/>
      </w:pPr>
      <w:r>
        <w:continuationSeparator/>
      </w:r>
    </w:p>
  </w:endnote>
  <w:endnote w:type="continuationNotice" w:id="1">
    <w:p w:rsidR="00C40ECB" w:rsidRDefault="00C40ECB" w14:paraId="63AAA08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pranq eco sans">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F3F" w:rsidRDefault="00762F3F" w14:paraId="498DBE63" w14:textId="70EA9EE3">
    <w:pPr>
      <w:jc w:val="center"/>
    </w:pPr>
    <w:r>
      <w:fldChar w:fldCharType="begin"/>
    </w:r>
    <w:r>
      <w:instrText>PAGE   \* MERGEFORMAT</w:instrText>
    </w:r>
    <w:r>
      <w:fldChar w:fldCharType="separate"/>
    </w:r>
    <w:r>
      <w:rPr>
        <w:noProof/>
      </w:rPr>
      <w:t>1</w:t>
    </w:r>
    <w:r>
      <w:fldChar w:fldCharType="end"/>
    </w:r>
  </w:p>
  <w:p w:rsidR="00762F3F" w:rsidRDefault="00762F3F" w14:paraId="498DBE64" w14:textId="77777777"/>
  <w:p w:rsidR="00AA4F9F" w:rsidRDefault="00AA4F9F" w14:paraId="5F3AD62B" w14:textId="77777777"/>
  <w:p w:rsidR="00AA4F9F" w:rsidRDefault="00AA4F9F" w14:paraId="20C3591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ECB" w:rsidP="00642328" w:rsidRDefault="00C40ECB" w14:paraId="3E227D3B" w14:textId="77777777">
      <w:pPr>
        <w:spacing w:after="0" w:line="240" w:lineRule="auto"/>
      </w:pPr>
      <w:r>
        <w:separator/>
      </w:r>
    </w:p>
  </w:footnote>
  <w:footnote w:type="continuationSeparator" w:id="0">
    <w:p w:rsidR="00C40ECB" w:rsidP="00642328" w:rsidRDefault="00C40ECB" w14:paraId="2D735767" w14:textId="77777777">
      <w:pPr>
        <w:spacing w:after="0" w:line="240" w:lineRule="auto"/>
      </w:pPr>
      <w:r>
        <w:continuationSeparator/>
      </w:r>
    </w:p>
  </w:footnote>
  <w:footnote w:type="continuationNotice" w:id="1">
    <w:p w:rsidR="00C40ECB" w:rsidRDefault="00C40ECB" w14:paraId="6698EE2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713ED" w:rsidR="00762F3F" w:rsidP="0040609F" w:rsidRDefault="00762F3F" w14:paraId="498DBE62" w14:textId="3509834E">
    <w:pPr>
      <w:jc w:val="center"/>
    </w:pPr>
    <w:r>
      <w:rPr>
        <w:noProof/>
        <w:lang w:eastAsia="pt-BR"/>
      </w:rPr>
      <w:drawing>
        <wp:inline distT="0" distB="0" distL="0" distR="0" wp14:anchorId="27597350" wp14:editId="10F1C1E0">
          <wp:extent cx="2038350" cy="819150"/>
          <wp:effectExtent l="0" t="0" r="0" b="0"/>
          <wp:docPr id="561913486" name="Imagem 56191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38350" cy="819150"/>
                  </a:xfrm>
                  <a:prstGeom prst="rect">
                    <a:avLst/>
                  </a:prstGeom>
                </pic:spPr>
              </pic:pic>
            </a:graphicData>
          </a:graphic>
        </wp:inline>
      </w:drawing>
    </w:r>
    <w:r>
      <w:rPr>
        <w:noProof/>
        <w:lang w:eastAsia="pt-BR"/>
      </w:rPr>
      <w:drawing>
        <wp:inline distT="0" distB="0" distL="0" distR="0" wp14:anchorId="4B94FED2" wp14:editId="0FB31830">
          <wp:extent cx="3009900" cy="895350"/>
          <wp:effectExtent l="0" t="0" r="0" b="0"/>
          <wp:docPr id="1734187438" name="Imagem 173418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3009900" cy="895350"/>
                  </a:xfrm>
                  <a:prstGeom prst="rect">
                    <a:avLst/>
                  </a:prstGeom>
                </pic:spPr>
              </pic:pic>
            </a:graphicData>
          </a:graphic>
        </wp:inline>
      </w:drawing>
    </w:r>
  </w:p>
  <w:p w:rsidR="00AA4F9F" w:rsidRDefault="00AA4F9F" w14:paraId="420C35FF" w14:textId="77777777"/>
  <w:p w:rsidR="00AA4F9F" w:rsidRDefault="00AA4F9F" w14:paraId="31FE2F3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255"/>
    <w:multiLevelType w:val="hybridMultilevel"/>
    <w:tmpl w:val="8174C00C"/>
    <w:lvl w:ilvl="0" w:tplc="F894D016">
      <w:start w:val="1"/>
      <w:numFmt w:val="upperRoman"/>
      <w:pStyle w:val="Ttulo1"/>
      <w:lvlText w:val="Seção %1 -"/>
      <w:lvlJc w:val="left"/>
      <w:pPr>
        <w:ind w:left="71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42BA4"/>
    <w:multiLevelType w:val="multilevel"/>
    <w:tmpl w:val="AD90DA42"/>
    <w:lvl w:ilvl="0">
      <w:start w:val="1"/>
      <w:numFmt w:val="decimal"/>
      <w:lvlText w:val="%1."/>
      <w:lvlJc w:val="left"/>
      <w:pPr>
        <w:ind w:left="360" w:hanging="360"/>
      </w:pPr>
      <w:rPr>
        <w:u w:val="single"/>
      </w:rPr>
    </w:lvl>
    <w:lvl w:ilvl="1">
      <w:start w:val="1"/>
      <w:numFmt w:val="decimal"/>
      <w:lvlText w:val="A.%2."/>
      <w:lvlJc w:val="left"/>
      <w:pPr>
        <w:ind w:left="720" w:hanging="360"/>
      </w:pPr>
      <w:rPr>
        <w:strike w:val="0"/>
        <w:dstrike w:val="0"/>
        <w:u w:val="none"/>
        <w:effect w:val="none"/>
      </w:rPr>
    </w:lvl>
    <w:lvl w:ilvl="2">
      <w:start w:val="1"/>
      <w:numFmt w:val="decimal"/>
      <w:lvlText w:val="%1.%2.%3."/>
      <w:lvlJc w:val="left"/>
      <w:pPr>
        <w:ind w:left="1440" w:hanging="720"/>
      </w:pPr>
      <w:rPr>
        <w:strike w:val="0"/>
        <w:dstrike w:val="0"/>
        <w:u w:val="none"/>
        <w:effect w:val="none"/>
      </w:rPr>
    </w:lvl>
    <w:lvl w:ilvl="3">
      <w:start w:val="1"/>
      <w:numFmt w:val="decimal"/>
      <w:lvlText w:val="%1.%2.%3.%4."/>
      <w:lvlJc w:val="left"/>
      <w:pPr>
        <w:ind w:left="1800" w:hanging="720"/>
      </w:pPr>
      <w:rPr>
        <w:u w:val="single"/>
      </w:rPr>
    </w:lvl>
    <w:lvl w:ilvl="4">
      <w:start w:val="1"/>
      <w:numFmt w:val="decimal"/>
      <w:lvlText w:val="%1.%2.%3.%4.%5."/>
      <w:lvlJc w:val="left"/>
      <w:pPr>
        <w:ind w:left="2520" w:hanging="108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600" w:hanging="144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680" w:hanging="1800"/>
      </w:pPr>
      <w:rPr>
        <w:u w:val="single"/>
      </w:rPr>
    </w:lvl>
  </w:abstractNum>
  <w:abstractNum w:abstractNumId="2" w15:restartNumberingAfterBreak="0">
    <w:nsid w:val="0F880EE5"/>
    <w:multiLevelType w:val="hybridMultilevel"/>
    <w:tmpl w:val="6EC4D292"/>
    <w:lvl w:ilvl="0" w:tplc="39D29DBA">
      <w:start w:val="1"/>
      <w:numFmt w:val="decimal"/>
      <w:lvlText w:val="A.1.%1."/>
      <w:lvlJc w:val="left"/>
      <w:pPr>
        <w:ind w:left="2160" w:hanging="360"/>
      </w:pPr>
    </w:lvl>
    <w:lvl w:ilvl="1" w:tplc="04160019">
      <w:start w:val="1"/>
      <w:numFmt w:val="lowerLetter"/>
      <w:lvlText w:val="%2."/>
      <w:lvlJc w:val="left"/>
      <w:pPr>
        <w:ind w:left="2880" w:hanging="360"/>
      </w:pPr>
    </w:lvl>
    <w:lvl w:ilvl="2" w:tplc="0416001B">
      <w:start w:val="1"/>
      <w:numFmt w:val="lowerRoman"/>
      <w:lvlText w:val="%3."/>
      <w:lvlJc w:val="right"/>
      <w:pPr>
        <w:ind w:left="3600" w:hanging="180"/>
      </w:pPr>
    </w:lvl>
    <w:lvl w:ilvl="3" w:tplc="0416000F">
      <w:start w:val="1"/>
      <w:numFmt w:val="decimal"/>
      <w:lvlText w:val="%4."/>
      <w:lvlJc w:val="left"/>
      <w:pPr>
        <w:ind w:left="4320" w:hanging="360"/>
      </w:pPr>
    </w:lvl>
    <w:lvl w:ilvl="4" w:tplc="04160019">
      <w:start w:val="1"/>
      <w:numFmt w:val="lowerLetter"/>
      <w:lvlText w:val="%5."/>
      <w:lvlJc w:val="left"/>
      <w:pPr>
        <w:ind w:left="5040" w:hanging="360"/>
      </w:pPr>
    </w:lvl>
    <w:lvl w:ilvl="5" w:tplc="0416001B">
      <w:start w:val="1"/>
      <w:numFmt w:val="lowerRoman"/>
      <w:lvlText w:val="%6."/>
      <w:lvlJc w:val="right"/>
      <w:pPr>
        <w:ind w:left="5760" w:hanging="180"/>
      </w:pPr>
    </w:lvl>
    <w:lvl w:ilvl="6" w:tplc="0416000F">
      <w:start w:val="1"/>
      <w:numFmt w:val="decimal"/>
      <w:lvlText w:val="%7."/>
      <w:lvlJc w:val="left"/>
      <w:pPr>
        <w:ind w:left="6480" w:hanging="360"/>
      </w:pPr>
    </w:lvl>
    <w:lvl w:ilvl="7" w:tplc="04160019">
      <w:start w:val="1"/>
      <w:numFmt w:val="lowerLetter"/>
      <w:lvlText w:val="%8."/>
      <w:lvlJc w:val="left"/>
      <w:pPr>
        <w:ind w:left="7200" w:hanging="360"/>
      </w:pPr>
    </w:lvl>
    <w:lvl w:ilvl="8" w:tplc="0416001B">
      <w:start w:val="1"/>
      <w:numFmt w:val="lowerRoman"/>
      <w:lvlText w:val="%9."/>
      <w:lvlJc w:val="right"/>
      <w:pPr>
        <w:ind w:left="7920" w:hanging="180"/>
      </w:pPr>
    </w:lvl>
  </w:abstractNum>
  <w:abstractNum w:abstractNumId="3" w15:restartNumberingAfterBreak="0">
    <w:nsid w:val="199E7734"/>
    <w:multiLevelType w:val="multilevel"/>
    <w:tmpl w:val="61742A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B955D7C"/>
    <w:multiLevelType w:val="hybridMultilevel"/>
    <w:tmpl w:val="667E7DE8"/>
    <w:lvl w:ilvl="0" w:tplc="0F7081F8">
      <w:start w:val="1"/>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5" w15:restartNumberingAfterBreak="0">
    <w:nsid w:val="209F2510"/>
    <w:multiLevelType w:val="hybridMultilevel"/>
    <w:tmpl w:val="667E7DE8"/>
    <w:lvl w:ilvl="0" w:tplc="0F7081F8">
      <w:start w:val="1"/>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6" w15:restartNumberingAfterBreak="0">
    <w:nsid w:val="20EA6769"/>
    <w:multiLevelType w:val="hybridMultilevel"/>
    <w:tmpl w:val="3558F9CA"/>
    <w:lvl w:ilvl="0" w:tplc="5CB29F1E">
      <w:start w:val="1"/>
      <w:numFmt w:val="decimal"/>
      <w:lvlText w:val="A.2.%1."/>
      <w:lvlJc w:val="left"/>
      <w:pPr>
        <w:ind w:left="2160" w:hanging="360"/>
      </w:pPr>
    </w:lvl>
    <w:lvl w:ilvl="1" w:tplc="04160019">
      <w:start w:val="1"/>
      <w:numFmt w:val="lowerLetter"/>
      <w:lvlText w:val="%2."/>
      <w:lvlJc w:val="left"/>
      <w:pPr>
        <w:ind w:left="2880" w:hanging="360"/>
      </w:pPr>
    </w:lvl>
    <w:lvl w:ilvl="2" w:tplc="0416001B">
      <w:start w:val="1"/>
      <w:numFmt w:val="lowerRoman"/>
      <w:lvlText w:val="%3."/>
      <w:lvlJc w:val="right"/>
      <w:pPr>
        <w:ind w:left="3600" w:hanging="180"/>
      </w:pPr>
    </w:lvl>
    <w:lvl w:ilvl="3" w:tplc="0416000F">
      <w:start w:val="1"/>
      <w:numFmt w:val="decimal"/>
      <w:lvlText w:val="%4."/>
      <w:lvlJc w:val="left"/>
      <w:pPr>
        <w:ind w:left="4320" w:hanging="360"/>
      </w:pPr>
    </w:lvl>
    <w:lvl w:ilvl="4" w:tplc="04160019">
      <w:start w:val="1"/>
      <w:numFmt w:val="lowerLetter"/>
      <w:lvlText w:val="%5."/>
      <w:lvlJc w:val="left"/>
      <w:pPr>
        <w:ind w:left="5040" w:hanging="360"/>
      </w:pPr>
    </w:lvl>
    <w:lvl w:ilvl="5" w:tplc="0416001B">
      <w:start w:val="1"/>
      <w:numFmt w:val="lowerRoman"/>
      <w:lvlText w:val="%6."/>
      <w:lvlJc w:val="right"/>
      <w:pPr>
        <w:ind w:left="5760" w:hanging="180"/>
      </w:pPr>
    </w:lvl>
    <w:lvl w:ilvl="6" w:tplc="0416000F">
      <w:start w:val="1"/>
      <w:numFmt w:val="decimal"/>
      <w:lvlText w:val="%7."/>
      <w:lvlJc w:val="left"/>
      <w:pPr>
        <w:ind w:left="6480" w:hanging="360"/>
      </w:pPr>
    </w:lvl>
    <w:lvl w:ilvl="7" w:tplc="04160019">
      <w:start w:val="1"/>
      <w:numFmt w:val="lowerLetter"/>
      <w:lvlText w:val="%8."/>
      <w:lvlJc w:val="left"/>
      <w:pPr>
        <w:ind w:left="7200" w:hanging="360"/>
      </w:pPr>
    </w:lvl>
    <w:lvl w:ilvl="8" w:tplc="0416001B">
      <w:start w:val="1"/>
      <w:numFmt w:val="lowerRoman"/>
      <w:lvlText w:val="%9."/>
      <w:lvlJc w:val="right"/>
      <w:pPr>
        <w:ind w:left="7920" w:hanging="180"/>
      </w:pPr>
    </w:lvl>
  </w:abstractNum>
  <w:abstractNum w:abstractNumId="7" w15:restartNumberingAfterBreak="0">
    <w:nsid w:val="3F0F714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486533"/>
    <w:multiLevelType w:val="hybridMultilevel"/>
    <w:tmpl w:val="667E7DE8"/>
    <w:lvl w:ilvl="0" w:tplc="0F7081F8">
      <w:start w:val="1"/>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9" w15:restartNumberingAfterBreak="0">
    <w:nsid w:val="4F0946FC"/>
    <w:multiLevelType w:val="hybridMultilevel"/>
    <w:tmpl w:val="2048EF76"/>
    <w:lvl w:ilvl="0" w:tplc="4540FE80">
      <w:start w:val="1"/>
      <w:numFmt w:val="decimal"/>
      <w:lvlText w:val="Apêndice %1."/>
      <w:lvlJc w:val="left"/>
      <w:pPr>
        <w:ind w:left="3904" w:hanging="360"/>
      </w:pPr>
      <w:rPr>
        <w:b/>
        <w:sz w:val="22"/>
        <w:szCs w:val="22"/>
      </w:rPr>
    </w:lvl>
    <w:lvl w:ilvl="1" w:tplc="04160019" w:tentative="1">
      <w:start w:val="1"/>
      <w:numFmt w:val="lowerLetter"/>
      <w:lvlText w:val="%2."/>
      <w:lvlJc w:val="left"/>
      <w:pPr>
        <w:ind w:left="7743" w:hanging="360"/>
      </w:pPr>
    </w:lvl>
    <w:lvl w:ilvl="2" w:tplc="0416001B" w:tentative="1">
      <w:start w:val="1"/>
      <w:numFmt w:val="lowerRoman"/>
      <w:lvlText w:val="%3."/>
      <w:lvlJc w:val="right"/>
      <w:pPr>
        <w:ind w:left="8463" w:hanging="180"/>
      </w:pPr>
    </w:lvl>
    <w:lvl w:ilvl="3" w:tplc="0416000F" w:tentative="1">
      <w:start w:val="1"/>
      <w:numFmt w:val="decimal"/>
      <w:lvlText w:val="%4."/>
      <w:lvlJc w:val="left"/>
      <w:pPr>
        <w:ind w:left="9183" w:hanging="360"/>
      </w:pPr>
    </w:lvl>
    <w:lvl w:ilvl="4" w:tplc="04160019" w:tentative="1">
      <w:start w:val="1"/>
      <w:numFmt w:val="lowerLetter"/>
      <w:lvlText w:val="%5."/>
      <w:lvlJc w:val="left"/>
      <w:pPr>
        <w:ind w:left="9903" w:hanging="360"/>
      </w:pPr>
    </w:lvl>
    <w:lvl w:ilvl="5" w:tplc="0416001B" w:tentative="1">
      <w:start w:val="1"/>
      <w:numFmt w:val="lowerRoman"/>
      <w:lvlText w:val="%6."/>
      <w:lvlJc w:val="right"/>
      <w:pPr>
        <w:ind w:left="10623" w:hanging="180"/>
      </w:pPr>
    </w:lvl>
    <w:lvl w:ilvl="6" w:tplc="0416000F" w:tentative="1">
      <w:start w:val="1"/>
      <w:numFmt w:val="decimal"/>
      <w:lvlText w:val="%7."/>
      <w:lvlJc w:val="left"/>
      <w:pPr>
        <w:ind w:left="11343" w:hanging="360"/>
      </w:pPr>
    </w:lvl>
    <w:lvl w:ilvl="7" w:tplc="04160019" w:tentative="1">
      <w:start w:val="1"/>
      <w:numFmt w:val="lowerLetter"/>
      <w:lvlText w:val="%8."/>
      <w:lvlJc w:val="left"/>
      <w:pPr>
        <w:ind w:left="12063" w:hanging="360"/>
      </w:pPr>
    </w:lvl>
    <w:lvl w:ilvl="8" w:tplc="0416001B" w:tentative="1">
      <w:start w:val="1"/>
      <w:numFmt w:val="lowerRoman"/>
      <w:lvlText w:val="%9."/>
      <w:lvlJc w:val="right"/>
      <w:pPr>
        <w:ind w:left="12783" w:hanging="180"/>
      </w:pPr>
    </w:lvl>
  </w:abstractNum>
  <w:abstractNum w:abstractNumId="10" w15:restartNumberingAfterBreak="0">
    <w:nsid w:val="50D54C3C"/>
    <w:multiLevelType w:val="hybridMultilevel"/>
    <w:tmpl w:val="25E65CD4"/>
    <w:lvl w:ilvl="0" w:tplc="A7061A18">
      <w:start w:val="1"/>
      <w:numFmt w:val="decimal"/>
      <w:lvlText w:val="(%1)"/>
      <w:lvlJc w:val="left"/>
      <w:pPr>
        <w:ind w:left="720" w:hanging="360"/>
      </w:pPr>
      <w:rPr>
        <w:rFonts w:hint="default" w:cstheme="minorBidi"/>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3890630"/>
    <w:multiLevelType w:val="multilevel"/>
    <w:tmpl w:val="F6629EC4"/>
    <w:lvl w:ilvl="0">
      <w:start w:val="1"/>
      <w:numFmt w:val="decimal"/>
      <w:lvlText w:val="%1."/>
      <w:lvlJc w:val="left"/>
      <w:pPr>
        <w:ind w:left="0" w:firstLine="0"/>
      </w:pPr>
      <w:rPr>
        <w:rFonts w:hint="default" w:ascii="Calibri" w:hAnsi="Calibri"/>
        <w:b/>
        <w:i w:val="0"/>
        <w:strike w:val="0"/>
        <w:sz w:val="22"/>
      </w:rPr>
    </w:lvl>
    <w:lvl w:ilvl="1">
      <w:start w:val="1"/>
      <w:numFmt w:val="decimal"/>
      <w:lvlText w:val="%1.%2."/>
      <w:lvlJc w:val="left"/>
      <w:pPr>
        <w:ind w:left="0" w:firstLine="0"/>
      </w:pPr>
      <w:rPr>
        <w:rFonts w:hint="default" w:ascii="Calibri" w:hAnsi="Calibri"/>
        <w:b w:val="0"/>
        <w:bCs w:val="0"/>
        <w:i w:val="0"/>
        <w:strike w:val="0"/>
      </w:rPr>
    </w:lvl>
    <w:lvl w:ilvl="2">
      <w:start w:val="1"/>
      <w:numFmt w:val="decimal"/>
      <w:lvlText w:val="%1.%2.%3."/>
      <w:lvlJc w:val="left"/>
      <w:pPr>
        <w:ind w:left="0" w:firstLine="0"/>
      </w:pPr>
      <w:rPr>
        <w:rFonts w:hint="default" w:ascii="Calibri" w:hAnsi="Calibri"/>
        <w:b w:val="0"/>
        <w:i w:val="0"/>
        <w:strike w:val="0"/>
      </w:rPr>
    </w:lvl>
    <w:lvl w:ilvl="3">
      <w:start w:val="1"/>
      <w:numFmt w:val="decimal"/>
      <w:lvlText w:val="%1.%2.%3.%4."/>
      <w:lvlJc w:val="left"/>
      <w:pPr>
        <w:ind w:left="0" w:firstLine="0"/>
      </w:pPr>
      <w:rPr>
        <w:rFonts w:hint="default" w:ascii="Calibri" w:hAnsi="Calibri"/>
        <w:b w:val="0"/>
        <w:i w:val="0"/>
        <w:strike w:val="0"/>
      </w:rPr>
    </w:lvl>
    <w:lvl w:ilvl="4">
      <w:start w:val="1"/>
      <w:numFmt w:val="decimal"/>
      <w:lvlText w:val="%1.%2.%3.%4.%5."/>
      <w:lvlJc w:val="left"/>
      <w:pPr>
        <w:ind w:left="0" w:firstLine="0"/>
      </w:pPr>
      <w:rPr>
        <w:rFonts w:hint="default" w:ascii="Calibri" w:hAnsi="Calibri"/>
      </w:rPr>
    </w:lvl>
    <w:lvl w:ilvl="5">
      <w:start w:val="1"/>
      <w:numFmt w:val="decimal"/>
      <w:lvlText w:val="%1.%2.%3.%4.%5.%6."/>
      <w:lvlJc w:val="left"/>
      <w:pPr>
        <w:ind w:left="0" w:firstLine="0"/>
      </w:pPr>
      <w:rPr>
        <w:rFonts w:hint="default" w:ascii="Calibri" w:hAnsi="Calibri"/>
        <w:color w:val="auto"/>
      </w:rPr>
    </w:lvl>
    <w:lvl w:ilvl="6">
      <w:start w:val="1"/>
      <w:numFmt w:val="decimal"/>
      <w:lvlText w:val="%1.%2.%3.%4.%5.%6.%7."/>
      <w:lvlJc w:val="left"/>
      <w:pPr>
        <w:ind w:left="0" w:firstLine="0"/>
      </w:pPr>
      <w:rPr>
        <w:rFonts w:hint="default" w:ascii="Calibri" w:hAnsi="Calibri"/>
      </w:rPr>
    </w:lvl>
    <w:lvl w:ilvl="7">
      <w:start w:val="1"/>
      <w:numFmt w:val="decimal"/>
      <w:lvlText w:val="%1.%2.%3.%4.%5.%6.%7.%8"/>
      <w:lvlJc w:val="left"/>
      <w:pPr>
        <w:ind w:left="0" w:firstLine="0"/>
      </w:pPr>
      <w:rPr>
        <w:rFonts w:hint="default" w:ascii="Calibri" w:hAnsi="Calibri"/>
      </w:rPr>
    </w:lvl>
    <w:lvl w:ilvl="8">
      <w:start w:val="1"/>
      <w:numFmt w:val="decimal"/>
      <w:lvlText w:val="%1.%2.%3.%4.%5.%6.%7.%8.%9."/>
      <w:lvlJc w:val="left"/>
      <w:pPr>
        <w:ind w:left="0" w:firstLine="0"/>
      </w:pPr>
      <w:rPr>
        <w:rFonts w:hint="default" w:ascii="Calibri" w:hAnsi="Calibri"/>
      </w:rPr>
    </w:lvl>
  </w:abstractNum>
  <w:abstractNum w:abstractNumId="12" w15:restartNumberingAfterBreak="0">
    <w:nsid w:val="54A17862"/>
    <w:multiLevelType w:val="hybridMultilevel"/>
    <w:tmpl w:val="667E7DE8"/>
    <w:lvl w:ilvl="0" w:tplc="0F7081F8">
      <w:start w:val="1"/>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13" w15:restartNumberingAfterBreak="1">
    <w:nsid w:val="55A9058A"/>
    <w:multiLevelType w:val="hybridMultilevel"/>
    <w:tmpl w:val="5F7A5C52"/>
    <w:name w:val="WW8Num135"/>
    <w:lvl w:ilvl="0" w:tplc="76F86AF6">
      <w:start w:val="1"/>
      <w:numFmt w:val="bullet"/>
      <w:lvlText w:val=""/>
      <w:lvlJc w:val="left"/>
      <w:pPr>
        <w:tabs>
          <w:tab w:val="num" w:pos="2722"/>
        </w:tabs>
        <w:ind w:left="2722" w:hanging="681"/>
      </w:pPr>
      <w:rPr>
        <w:rFonts w:hint="default" w:ascii="Symbol" w:hAnsi="Symbol"/>
      </w:rPr>
    </w:lvl>
    <w:lvl w:ilvl="1" w:tplc="E4B459F8" w:tentative="1">
      <w:start w:val="1"/>
      <w:numFmt w:val="bullet"/>
      <w:lvlText w:val="o"/>
      <w:lvlJc w:val="left"/>
      <w:pPr>
        <w:tabs>
          <w:tab w:val="num" w:pos="1440"/>
        </w:tabs>
        <w:ind w:left="1440" w:hanging="360"/>
      </w:pPr>
      <w:rPr>
        <w:rFonts w:hint="default" w:ascii="Courier New" w:hAnsi="Courier New"/>
      </w:rPr>
    </w:lvl>
    <w:lvl w:ilvl="2" w:tplc="DB6444BE" w:tentative="1">
      <w:start w:val="1"/>
      <w:numFmt w:val="bullet"/>
      <w:lvlText w:val=""/>
      <w:lvlJc w:val="left"/>
      <w:pPr>
        <w:tabs>
          <w:tab w:val="num" w:pos="2160"/>
        </w:tabs>
        <w:ind w:left="2160" w:hanging="360"/>
      </w:pPr>
      <w:rPr>
        <w:rFonts w:hint="default" w:ascii="Wingdings" w:hAnsi="Wingdings"/>
      </w:rPr>
    </w:lvl>
    <w:lvl w:ilvl="3" w:tplc="9E06C61C" w:tentative="1">
      <w:start w:val="1"/>
      <w:numFmt w:val="bullet"/>
      <w:lvlText w:val=""/>
      <w:lvlJc w:val="left"/>
      <w:pPr>
        <w:tabs>
          <w:tab w:val="num" w:pos="2880"/>
        </w:tabs>
        <w:ind w:left="2880" w:hanging="360"/>
      </w:pPr>
      <w:rPr>
        <w:rFonts w:hint="default" w:ascii="Symbol" w:hAnsi="Symbol"/>
      </w:rPr>
    </w:lvl>
    <w:lvl w:ilvl="4" w:tplc="9448FDE8" w:tentative="1">
      <w:start w:val="1"/>
      <w:numFmt w:val="bullet"/>
      <w:lvlText w:val="o"/>
      <w:lvlJc w:val="left"/>
      <w:pPr>
        <w:tabs>
          <w:tab w:val="num" w:pos="3600"/>
        </w:tabs>
        <w:ind w:left="3600" w:hanging="360"/>
      </w:pPr>
      <w:rPr>
        <w:rFonts w:hint="default" w:ascii="Courier New" w:hAnsi="Courier New"/>
      </w:rPr>
    </w:lvl>
    <w:lvl w:ilvl="5" w:tplc="70A0153E" w:tentative="1">
      <w:start w:val="1"/>
      <w:numFmt w:val="bullet"/>
      <w:lvlText w:val=""/>
      <w:lvlJc w:val="left"/>
      <w:pPr>
        <w:tabs>
          <w:tab w:val="num" w:pos="4320"/>
        </w:tabs>
        <w:ind w:left="4320" w:hanging="360"/>
      </w:pPr>
      <w:rPr>
        <w:rFonts w:hint="default" w:ascii="Wingdings" w:hAnsi="Wingdings"/>
      </w:rPr>
    </w:lvl>
    <w:lvl w:ilvl="6" w:tplc="5394CEBE" w:tentative="1">
      <w:start w:val="1"/>
      <w:numFmt w:val="bullet"/>
      <w:lvlText w:val=""/>
      <w:lvlJc w:val="left"/>
      <w:pPr>
        <w:tabs>
          <w:tab w:val="num" w:pos="5040"/>
        </w:tabs>
        <w:ind w:left="5040" w:hanging="360"/>
      </w:pPr>
      <w:rPr>
        <w:rFonts w:hint="default" w:ascii="Symbol" w:hAnsi="Symbol"/>
      </w:rPr>
    </w:lvl>
    <w:lvl w:ilvl="7" w:tplc="074C7072" w:tentative="1">
      <w:start w:val="1"/>
      <w:numFmt w:val="bullet"/>
      <w:lvlText w:val="o"/>
      <w:lvlJc w:val="left"/>
      <w:pPr>
        <w:tabs>
          <w:tab w:val="num" w:pos="5760"/>
        </w:tabs>
        <w:ind w:left="5760" w:hanging="360"/>
      </w:pPr>
      <w:rPr>
        <w:rFonts w:hint="default" w:ascii="Courier New" w:hAnsi="Courier New"/>
      </w:rPr>
    </w:lvl>
    <w:lvl w:ilvl="8" w:tplc="35102B24"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1">
    <w:nsid w:val="55F728E2"/>
    <w:multiLevelType w:val="hybridMultilevel"/>
    <w:tmpl w:val="3AD8C6A6"/>
    <w:name w:val="WW8Num17"/>
    <w:lvl w:ilvl="0" w:tplc="4B36E25A">
      <w:start w:val="1"/>
      <w:numFmt w:val="upperRoman"/>
      <w:lvlText w:val="%1."/>
      <w:lvlJc w:val="left"/>
      <w:pPr>
        <w:tabs>
          <w:tab w:val="num" w:pos="1247"/>
        </w:tabs>
        <w:ind w:left="1247" w:hanging="680"/>
      </w:pPr>
      <w:rPr>
        <w:rFonts w:hint="default" w:ascii="Arial Bold" w:hAnsi="Arial Bold"/>
        <w:b/>
        <w:i w:val="0"/>
        <w:sz w:val="20"/>
      </w:rPr>
    </w:lvl>
    <w:lvl w:ilvl="1" w:tplc="1D48CFA6" w:tentative="1">
      <w:start w:val="1"/>
      <w:numFmt w:val="lowerLetter"/>
      <w:lvlText w:val="%2."/>
      <w:lvlJc w:val="left"/>
      <w:pPr>
        <w:tabs>
          <w:tab w:val="num" w:pos="1440"/>
        </w:tabs>
        <w:ind w:left="1440" w:hanging="360"/>
      </w:pPr>
    </w:lvl>
    <w:lvl w:ilvl="2" w:tplc="A582E178" w:tentative="1">
      <w:start w:val="1"/>
      <w:numFmt w:val="lowerRoman"/>
      <w:lvlText w:val="%3."/>
      <w:lvlJc w:val="right"/>
      <w:pPr>
        <w:tabs>
          <w:tab w:val="num" w:pos="2160"/>
        </w:tabs>
        <w:ind w:left="2160" w:hanging="180"/>
      </w:pPr>
    </w:lvl>
    <w:lvl w:ilvl="3" w:tplc="6644A8E2" w:tentative="1">
      <w:start w:val="1"/>
      <w:numFmt w:val="decimal"/>
      <w:lvlText w:val="%4."/>
      <w:lvlJc w:val="left"/>
      <w:pPr>
        <w:tabs>
          <w:tab w:val="num" w:pos="2880"/>
        </w:tabs>
        <w:ind w:left="2880" w:hanging="360"/>
      </w:pPr>
    </w:lvl>
    <w:lvl w:ilvl="4" w:tplc="65B2B830" w:tentative="1">
      <w:start w:val="1"/>
      <w:numFmt w:val="lowerLetter"/>
      <w:lvlText w:val="%5."/>
      <w:lvlJc w:val="left"/>
      <w:pPr>
        <w:tabs>
          <w:tab w:val="num" w:pos="3600"/>
        </w:tabs>
        <w:ind w:left="3600" w:hanging="360"/>
      </w:pPr>
    </w:lvl>
    <w:lvl w:ilvl="5" w:tplc="8AC2BD78" w:tentative="1">
      <w:start w:val="1"/>
      <w:numFmt w:val="lowerRoman"/>
      <w:lvlText w:val="%6."/>
      <w:lvlJc w:val="right"/>
      <w:pPr>
        <w:tabs>
          <w:tab w:val="num" w:pos="4320"/>
        </w:tabs>
        <w:ind w:left="4320" w:hanging="180"/>
      </w:pPr>
    </w:lvl>
    <w:lvl w:ilvl="6" w:tplc="39D65602" w:tentative="1">
      <w:start w:val="1"/>
      <w:numFmt w:val="decimal"/>
      <w:lvlText w:val="%7."/>
      <w:lvlJc w:val="left"/>
      <w:pPr>
        <w:tabs>
          <w:tab w:val="num" w:pos="5040"/>
        </w:tabs>
        <w:ind w:left="5040" w:hanging="360"/>
      </w:pPr>
    </w:lvl>
    <w:lvl w:ilvl="7" w:tplc="EBDE2EE8" w:tentative="1">
      <w:start w:val="1"/>
      <w:numFmt w:val="lowerLetter"/>
      <w:lvlText w:val="%8."/>
      <w:lvlJc w:val="left"/>
      <w:pPr>
        <w:tabs>
          <w:tab w:val="num" w:pos="5760"/>
        </w:tabs>
        <w:ind w:left="5760" w:hanging="360"/>
      </w:pPr>
    </w:lvl>
    <w:lvl w:ilvl="8" w:tplc="02025DA8" w:tentative="1">
      <w:start w:val="1"/>
      <w:numFmt w:val="lowerRoman"/>
      <w:lvlText w:val="%9."/>
      <w:lvlJc w:val="right"/>
      <w:pPr>
        <w:tabs>
          <w:tab w:val="num" w:pos="6480"/>
        </w:tabs>
        <w:ind w:left="6480" w:hanging="180"/>
      </w:pPr>
    </w:lvl>
  </w:abstractNum>
  <w:abstractNum w:abstractNumId="15" w15:restartNumberingAfterBreak="0">
    <w:nsid w:val="575E6856"/>
    <w:multiLevelType w:val="hybridMultilevel"/>
    <w:tmpl w:val="667E7DE8"/>
    <w:lvl w:ilvl="0" w:tplc="0F7081F8">
      <w:start w:val="1"/>
      <w:numFmt w:val="lowerLetter"/>
      <w:lvlText w:val="%1)"/>
      <w:lvlJc w:val="left"/>
      <w:pPr>
        <w:ind w:left="1776" w:hanging="360"/>
      </w:pPr>
    </w:lvl>
    <w:lvl w:ilvl="1" w:tplc="04160019">
      <w:start w:val="1"/>
      <w:numFmt w:val="lowerLetter"/>
      <w:lvlText w:val="%2."/>
      <w:lvlJc w:val="left"/>
      <w:pPr>
        <w:ind w:left="2496" w:hanging="360"/>
      </w:pPr>
    </w:lvl>
    <w:lvl w:ilvl="2" w:tplc="0416001B">
      <w:start w:val="1"/>
      <w:numFmt w:val="lowerRoman"/>
      <w:lvlText w:val="%3."/>
      <w:lvlJc w:val="right"/>
      <w:pPr>
        <w:ind w:left="3216" w:hanging="180"/>
      </w:pPr>
    </w:lvl>
    <w:lvl w:ilvl="3" w:tplc="0416000F">
      <w:start w:val="1"/>
      <w:numFmt w:val="decimal"/>
      <w:lvlText w:val="%4."/>
      <w:lvlJc w:val="left"/>
      <w:pPr>
        <w:ind w:left="3936" w:hanging="360"/>
      </w:pPr>
    </w:lvl>
    <w:lvl w:ilvl="4" w:tplc="04160019">
      <w:start w:val="1"/>
      <w:numFmt w:val="lowerLetter"/>
      <w:lvlText w:val="%5."/>
      <w:lvlJc w:val="left"/>
      <w:pPr>
        <w:ind w:left="4656" w:hanging="360"/>
      </w:pPr>
    </w:lvl>
    <w:lvl w:ilvl="5" w:tplc="0416001B">
      <w:start w:val="1"/>
      <w:numFmt w:val="lowerRoman"/>
      <w:lvlText w:val="%6."/>
      <w:lvlJc w:val="right"/>
      <w:pPr>
        <w:ind w:left="5376" w:hanging="180"/>
      </w:pPr>
    </w:lvl>
    <w:lvl w:ilvl="6" w:tplc="0416000F">
      <w:start w:val="1"/>
      <w:numFmt w:val="decimal"/>
      <w:lvlText w:val="%7."/>
      <w:lvlJc w:val="left"/>
      <w:pPr>
        <w:ind w:left="6096" w:hanging="360"/>
      </w:pPr>
    </w:lvl>
    <w:lvl w:ilvl="7" w:tplc="04160019">
      <w:start w:val="1"/>
      <w:numFmt w:val="lowerLetter"/>
      <w:lvlText w:val="%8."/>
      <w:lvlJc w:val="left"/>
      <w:pPr>
        <w:ind w:left="6816" w:hanging="360"/>
      </w:pPr>
    </w:lvl>
    <w:lvl w:ilvl="8" w:tplc="0416001B">
      <w:start w:val="1"/>
      <w:numFmt w:val="lowerRoman"/>
      <w:lvlText w:val="%9."/>
      <w:lvlJc w:val="right"/>
      <w:pPr>
        <w:ind w:left="7536" w:hanging="180"/>
      </w:pPr>
    </w:lvl>
  </w:abstractNum>
  <w:abstractNum w:abstractNumId="16" w15:restartNumberingAfterBreak="0">
    <w:nsid w:val="671A27B0"/>
    <w:multiLevelType w:val="hybridMultilevel"/>
    <w:tmpl w:val="8F6800CA"/>
    <w:lvl w:ilvl="0" w:tplc="C74E7850">
      <w:start w:val="1"/>
      <w:numFmt w:val="decimal"/>
      <w:lvlText w:val="Cláusula %1ª."/>
      <w:lvlJc w:val="left"/>
      <w:pPr>
        <w:ind w:left="720" w:hanging="360"/>
      </w:pPr>
      <w:rPr>
        <w:rFonts w:hint="default"/>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43C63D1"/>
    <w:multiLevelType w:val="hybridMultilevel"/>
    <w:tmpl w:val="1268886E"/>
    <w:lvl w:ilvl="0" w:tplc="01B60E9C">
      <w:start w:val="1"/>
      <w:numFmt w:val="decimal"/>
      <w:lvlText w:val="A.3.%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8" w15:restartNumberingAfterBreak="0">
    <w:nsid w:val="75E51D95"/>
    <w:multiLevelType w:val="hybridMultilevel"/>
    <w:tmpl w:val="28826616"/>
    <w:lvl w:ilvl="0" w:tplc="06E035AA">
      <w:start w:val="1"/>
      <w:numFmt w:val="decimal"/>
      <w:lvlText w:val="A.4.%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1234320364">
    <w:abstractNumId w:val="0"/>
  </w:num>
  <w:num w:numId="2" w16cid:durableId="334500726">
    <w:abstractNumId w:val="11"/>
  </w:num>
  <w:num w:numId="3" w16cid:durableId="1386224420">
    <w:abstractNumId w:val="7"/>
  </w:num>
  <w:num w:numId="4" w16cid:durableId="1020352549">
    <w:abstractNumId w:val="9"/>
  </w:num>
  <w:num w:numId="5" w16cid:durableId="1940021146">
    <w:abstractNumId w:val="10"/>
  </w:num>
  <w:num w:numId="6" w16cid:durableId="1047876802">
    <w:abstractNumId w:val="16"/>
  </w:num>
  <w:num w:numId="7" w16cid:durableId="486359882">
    <w:abstractNumId w:val="3"/>
  </w:num>
  <w:num w:numId="8" w16cid:durableId="1405641841">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9" w16cid:durableId="1982345070">
    <w:abstractNumId w:val="3"/>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0" w16cid:durableId="997347326">
    <w:abstractNumId w:val="3"/>
    <w:lvlOverride w:ilvl="0">
      <w:lvl w:ilvl="0">
        <w:start w:val="1"/>
        <w:numFmt w:val="decimal"/>
        <w:lvlText w:val="%1"/>
        <w:lvlJc w:val="left"/>
        <w:pPr>
          <w:ind w:left="360" w:hanging="360"/>
        </w:pPr>
        <w:rPr>
          <w:rFonts w:hint="default"/>
        </w:rPr>
      </w:lvl>
    </w:lvlOverride>
    <w:lvlOverride w:ilvl="1">
      <w:lvl w:ilvl="1">
        <w:start w:val="1"/>
        <w:numFmt w:val="none"/>
        <w:lvlText w:val="2.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1" w16cid:durableId="834107180">
    <w:abstractNumId w:val="3"/>
    <w:lvlOverride w:ilvl="0">
      <w:lvl w:ilvl="0">
        <w:start w:val="1"/>
        <w:numFmt w:val="decimal"/>
        <w:lvlText w:val="%1"/>
        <w:lvlJc w:val="left"/>
        <w:pPr>
          <w:ind w:left="360" w:hanging="360"/>
        </w:pPr>
        <w:rPr>
          <w:rFonts w:hint="default"/>
        </w:rPr>
      </w:lvl>
    </w:lvlOverride>
    <w:lvlOverride w:ilvl="1">
      <w:lvl w:ilvl="1">
        <w:start w:val="1"/>
        <w:numFmt w:val="none"/>
        <w:lvlText w:val="2.3."/>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2" w16cid:durableId="1450464676">
    <w:abstractNumId w:val="3"/>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3" w16cid:durableId="865949802">
    <w:abstractNumId w:val="3"/>
    <w:lvlOverride w:ilvl="0">
      <w:lvl w:ilvl="0">
        <w:start w:val="1"/>
        <w:numFmt w:val="decimal"/>
        <w:lvlText w:val="%1"/>
        <w:lvlJc w:val="left"/>
        <w:pPr>
          <w:ind w:left="360" w:hanging="360"/>
        </w:pPr>
        <w:rPr>
          <w:rFonts w:hint="default"/>
        </w:rPr>
      </w:lvl>
    </w:lvlOverride>
    <w:lvlOverride w:ilvl="1">
      <w:lvl w:ilvl="1">
        <w:start w:val="1"/>
        <w:numFmt w:val="none"/>
        <w:lvlText w:val="4.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4" w16cid:durableId="232007265">
    <w:abstractNumId w:val="10"/>
    <w:lvlOverride w:ilvl="0">
      <w:lvl w:ilvl="0" w:tplc="A7061A18">
        <w:start w:val="1"/>
        <w:numFmt w:val="none"/>
        <w:lvlText w:val="(1)"/>
        <w:lvlJc w:val="left"/>
        <w:pPr>
          <w:ind w:left="720" w:hanging="360"/>
        </w:pPr>
        <w:rPr>
          <w:rFonts w:hint="default" w:cstheme="minorBidi"/>
          <w:b/>
          <w:bCs w:val="0"/>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15" w16cid:durableId="863791428">
    <w:abstractNumId w:val="10"/>
    <w:lvlOverride w:ilvl="0">
      <w:lvl w:ilvl="0" w:tplc="A7061A18">
        <w:start w:val="1"/>
        <w:numFmt w:val="none"/>
        <w:lvlText w:val="(2%1)"/>
        <w:lvlJc w:val="left"/>
        <w:pPr>
          <w:ind w:left="720" w:hanging="360"/>
        </w:pPr>
        <w:rPr>
          <w:rFonts w:hint="default" w:cstheme="minorBidi"/>
          <w:b/>
          <w:bCs w:val="0"/>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16" w16cid:durableId="1071853845">
    <w:abstractNumId w:val="10"/>
    <w:lvlOverride w:ilvl="0">
      <w:lvl w:ilvl="0" w:tplc="A7061A18">
        <w:start w:val="1"/>
        <w:numFmt w:val="none"/>
        <w:lvlText w:val="(3)"/>
        <w:lvlJc w:val="left"/>
        <w:pPr>
          <w:ind w:left="720" w:hanging="360"/>
        </w:pPr>
        <w:rPr>
          <w:rFonts w:hint="default" w:cstheme="minorBidi"/>
          <w:b/>
          <w:bCs w:val="0"/>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17" w16cid:durableId="1053238657">
    <w:abstractNumId w:val="10"/>
    <w:lvlOverride w:ilvl="0">
      <w:lvl w:ilvl="0" w:tplc="A7061A18">
        <w:start w:val="1"/>
        <w:numFmt w:val="none"/>
        <w:lvlText w:val="(4)"/>
        <w:lvlJc w:val="left"/>
        <w:pPr>
          <w:ind w:left="720" w:hanging="360"/>
        </w:pPr>
        <w:rPr>
          <w:rFonts w:hint="default" w:cstheme="minorBidi"/>
          <w:b/>
          <w:bCs w:val="0"/>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18" w16cid:durableId="1157184265">
    <w:abstractNumId w:val="16"/>
    <w:lvlOverride w:ilvl="0">
      <w:lvl w:ilvl="0" w:tplc="C74E7850">
        <w:start w:val="1"/>
        <w:numFmt w:val="none"/>
        <w:lvlText w:val="Cláusula 1ª."/>
        <w:lvlJc w:val="left"/>
        <w:pPr>
          <w:ind w:left="720" w:hanging="360"/>
        </w:pPr>
        <w:rPr>
          <w:rFonts w:hint="default"/>
          <w:b/>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19" w16cid:durableId="517083728">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0" w16cid:durableId="1702592085">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1.%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1" w16cid:durableId="2008091081">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1.%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2" w16cid:durableId="246042479">
    <w:abstractNumId w:val="16"/>
    <w:lvlOverride w:ilvl="0">
      <w:lvl w:ilvl="0" w:tplc="C74E7850">
        <w:start w:val="1"/>
        <w:numFmt w:val="none"/>
        <w:lvlText w:val="Cláusula 2ª."/>
        <w:lvlJc w:val="left"/>
        <w:pPr>
          <w:ind w:left="720" w:hanging="360"/>
        </w:pPr>
        <w:rPr>
          <w:rFonts w:hint="default"/>
          <w:b/>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23" w16cid:durableId="1518622028">
    <w:abstractNumId w:val="16"/>
    <w:lvlOverride w:ilvl="0">
      <w:lvl w:ilvl="0" w:tplc="C74E7850">
        <w:start w:val="1"/>
        <w:numFmt w:val="none"/>
        <w:lvlText w:val="Cláusula 3ª."/>
        <w:lvlJc w:val="left"/>
        <w:pPr>
          <w:ind w:left="720" w:hanging="360"/>
        </w:pPr>
        <w:rPr>
          <w:rFonts w:hint="default"/>
          <w:b/>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24" w16cid:durableId="1107701779">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none"/>
        <w:lvlText w:val="3.1.1."/>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5" w16cid:durableId="242423200">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none"/>
        <w:lvlText w:val="3.1.2."/>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6" w16cid:durableId="655955597">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none"/>
        <w:lvlText w:val="3.1.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7" w16cid:durableId="1873768259">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none"/>
        <w:lvlText w:val="3.1.4."/>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8" w16cid:durableId="1241060397">
    <w:abstractNumId w:val="3"/>
    <w:lvlOverride w:ilvl="0">
      <w:lvl w:ilvl="0">
        <w:start w:val="1"/>
        <w:numFmt w:val="decimal"/>
        <w:lvlText w:val="%1"/>
        <w:lvlJc w:val="left"/>
        <w:pPr>
          <w:ind w:left="360" w:hanging="360"/>
        </w:pPr>
        <w:rPr>
          <w:rFonts w:hint="default"/>
        </w:rPr>
      </w:lvl>
    </w:lvlOverride>
    <w:lvlOverride w:ilvl="1">
      <w:lvl w:ilvl="1">
        <w:start w:val="1"/>
        <w:numFmt w:val="none"/>
        <w:lvlText w:val="3.1."/>
        <w:lvlJc w:val="left"/>
        <w:pPr>
          <w:ind w:left="360" w:hanging="360"/>
        </w:pPr>
        <w:rPr>
          <w:rFonts w:hint="default"/>
        </w:rPr>
      </w:lvl>
    </w:lvlOverride>
    <w:lvlOverride w:ilvl="2">
      <w:lvl w:ilvl="2">
        <w:start w:val="1"/>
        <w:numFmt w:val="none"/>
        <w:lvlText w:val="3.1.5."/>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29" w16cid:durableId="1756972169">
    <w:abstractNumId w:val="16"/>
    <w:lvlOverride w:ilvl="0">
      <w:lvl w:ilvl="0" w:tplc="C74E7850">
        <w:start w:val="1"/>
        <w:numFmt w:val="none"/>
        <w:lvlText w:val="Cláusula 4ª."/>
        <w:lvlJc w:val="left"/>
        <w:pPr>
          <w:ind w:left="720" w:hanging="360"/>
        </w:pPr>
        <w:rPr>
          <w:rFonts w:hint="default"/>
          <w:b/>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30" w16cid:durableId="1205413216">
    <w:abstractNumId w:val="16"/>
    <w:lvlOverride w:ilvl="0">
      <w:lvl w:ilvl="0" w:tplc="C74E7850">
        <w:start w:val="1"/>
        <w:numFmt w:val="none"/>
        <w:lvlText w:val="Cláusula 5ª."/>
        <w:lvlJc w:val="left"/>
        <w:pPr>
          <w:ind w:left="720" w:hanging="360"/>
        </w:pPr>
        <w:rPr>
          <w:rFonts w:hint="default"/>
          <w:b/>
        </w:rPr>
      </w:lvl>
    </w:lvlOverride>
    <w:lvlOverride w:ilvl="1">
      <w:lvl w:ilvl="1" w:tplc="04160019">
        <w:start w:val="1"/>
        <w:numFmt w:val="lowerLetter"/>
        <w:lvlText w:val="%2."/>
        <w:lvlJc w:val="left"/>
        <w:pPr>
          <w:ind w:left="1440" w:hanging="360"/>
        </w:pPr>
        <w:rPr>
          <w:rFonts w:hint="default"/>
        </w:rPr>
      </w:lvl>
    </w:lvlOverride>
    <w:lvlOverride w:ilvl="2">
      <w:lvl w:ilvl="2" w:tplc="0416001B">
        <w:start w:val="1"/>
        <w:numFmt w:val="lowerRoman"/>
        <w:lvlText w:val="%3."/>
        <w:lvlJc w:val="right"/>
        <w:pPr>
          <w:ind w:left="2160" w:hanging="180"/>
        </w:pPr>
        <w:rPr>
          <w:rFonts w:hint="default"/>
        </w:rPr>
      </w:lvl>
    </w:lvlOverride>
    <w:lvlOverride w:ilvl="3">
      <w:lvl w:ilvl="3" w:tplc="0416000F">
        <w:start w:val="1"/>
        <w:numFmt w:val="decimal"/>
        <w:lvlText w:val="%4."/>
        <w:lvlJc w:val="left"/>
        <w:pPr>
          <w:ind w:left="2880" w:hanging="360"/>
        </w:pPr>
        <w:rPr>
          <w:rFonts w:hint="default"/>
        </w:rPr>
      </w:lvl>
    </w:lvlOverride>
    <w:lvlOverride w:ilvl="4">
      <w:lvl w:ilvl="4" w:tplc="04160019">
        <w:start w:val="1"/>
        <w:numFmt w:val="lowerLetter"/>
        <w:lvlText w:val="%5."/>
        <w:lvlJc w:val="left"/>
        <w:pPr>
          <w:ind w:left="3600" w:hanging="360"/>
        </w:pPr>
        <w:rPr>
          <w:rFonts w:hint="default"/>
        </w:rPr>
      </w:lvl>
    </w:lvlOverride>
    <w:lvlOverride w:ilvl="5">
      <w:lvl w:ilvl="5" w:tplc="0416001B">
        <w:start w:val="1"/>
        <w:numFmt w:val="lowerRoman"/>
        <w:lvlText w:val="%6."/>
        <w:lvlJc w:val="right"/>
        <w:pPr>
          <w:ind w:left="4320" w:hanging="180"/>
        </w:pPr>
        <w:rPr>
          <w:rFonts w:hint="default"/>
        </w:rPr>
      </w:lvl>
    </w:lvlOverride>
    <w:lvlOverride w:ilvl="6">
      <w:lvl w:ilvl="6" w:tplc="0416000F">
        <w:start w:val="1"/>
        <w:numFmt w:val="decimal"/>
        <w:lvlText w:val="%7."/>
        <w:lvlJc w:val="left"/>
        <w:pPr>
          <w:ind w:left="5040" w:hanging="360"/>
        </w:pPr>
        <w:rPr>
          <w:rFonts w:hint="default"/>
        </w:rPr>
      </w:lvl>
    </w:lvlOverride>
    <w:lvlOverride w:ilvl="7">
      <w:lvl w:ilvl="7" w:tplc="04160019">
        <w:start w:val="1"/>
        <w:numFmt w:val="lowerLetter"/>
        <w:lvlText w:val="%8."/>
        <w:lvlJc w:val="left"/>
        <w:pPr>
          <w:ind w:left="5760" w:hanging="360"/>
        </w:pPr>
        <w:rPr>
          <w:rFonts w:hint="default"/>
        </w:rPr>
      </w:lvl>
    </w:lvlOverride>
    <w:lvlOverride w:ilvl="8">
      <w:lvl w:ilvl="8" w:tplc="0416001B">
        <w:start w:val="1"/>
        <w:numFmt w:val="lowerRoman"/>
        <w:lvlText w:val="%9."/>
        <w:lvlJc w:val="right"/>
        <w:pPr>
          <w:ind w:left="6480" w:hanging="180"/>
        </w:pPr>
        <w:rPr>
          <w:rFonts w:hint="default"/>
        </w:rPr>
      </w:lvl>
    </w:lvlOverride>
  </w:num>
  <w:num w:numId="31" w16cid:durableId="808518918">
    <w:abstractNumId w:val="3"/>
    <w:lvlOverride w:ilvl="0">
      <w:lvl w:ilvl="0">
        <w:start w:val="1"/>
        <w:numFmt w:val="decimal"/>
        <w:lvlText w:val="%1"/>
        <w:lvlJc w:val="left"/>
        <w:pPr>
          <w:ind w:left="360" w:hanging="360"/>
        </w:pPr>
        <w:rPr>
          <w:rFonts w:hint="default"/>
        </w:rPr>
      </w:lvl>
    </w:lvlOverride>
    <w:lvlOverride w:ilvl="1">
      <w:lvl w:ilvl="1">
        <w:start w:val="1"/>
        <w:numFmt w:val="none"/>
        <w:lvlText w:val="5.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32" w16cid:durableId="369916224">
    <w:abstractNumId w:val="3"/>
    <w:lvlOverride w:ilvl="0">
      <w:lvl w:ilvl="0">
        <w:start w:val="1"/>
        <w:numFmt w:val="decimal"/>
        <w:lvlText w:val="%1"/>
        <w:lvlJc w:val="left"/>
        <w:pPr>
          <w:ind w:left="360" w:hanging="360"/>
        </w:pPr>
        <w:rPr>
          <w:rFonts w:hint="default"/>
        </w:rPr>
      </w:lvl>
    </w:lvlOverride>
    <w:lvlOverride w:ilvl="1">
      <w:lvl w:ilvl="1">
        <w:start w:val="1"/>
        <w:numFmt w:val="none"/>
        <w:lvlText w:val="5.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33" w16cid:durableId="1618484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8384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161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791311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947847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42284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178162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047509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29647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2007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a Alves Pereira Oliveira">
    <w15:presenceInfo w15:providerId="AD" w15:userId="S::Isabela.Oliveira@antaq.gov.br::3025eed0-6761-491c-817b-af68b921e78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true"/>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328"/>
    <w:rsid w:val="000000FD"/>
    <w:rsid w:val="00001206"/>
    <w:rsid w:val="00001CC7"/>
    <w:rsid w:val="00001D9D"/>
    <w:rsid w:val="00002033"/>
    <w:rsid w:val="00002129"/>
    <w:rsid w:val="000021E6"/>
    <w:rsid w:val="00002369"/>
    <w:rsid w:val="00002707"/>
    <w:rsid w:val="0000307C"/>
    <w:rsid w:val="00003262"/>
    <w:rsid w:val="000036B6"/>
    <w:rsid w:val="00003781"/>
    <w:rsid w:val="00004452"/>
    <w:rsid w:val="000045BA"/>
    <w:rsid w:val="00004704"/>
    <w:rsid w:val="00004EE7"/>
    <w:rsid w:val="00004F56"/>
    <w:rsid w:val="00004F88"/>
    <w:rsid w:val="000051EB"/>
    <w:rsid w:val="000055FB"/>
    <w:rsid w:val="00005BFE"/>
    <w:rsid w:val="00005F92"/>
    <w:rsid w:val="00005FC2"/>
    <w:rsid w:val="000062C8"/>
    <w:rsid w:val="00006CFC"/>
    <w:rsid w:val="00006F47"/>
    <w:rsid w:val="00007A93"/>
    <w:rsid w:val="00007AC2"/>
    <w:rsid w:val="00007E15"/>
    <w:rsid w:val="000105AA"/>
    <w:rsid w:val="0001086B"/>
    <w:rsid w:val="00010A2F"/>
    <w:rsid w:val="00010C62"/>
    <w:rsid w:val="00010F79"/>
    <w:rsid w:val="000111BF"/>
    <w:rsid w:val="00011221"/>
    <w:rsid w:val="000117B5"/>
    <w:rsid w:val="00011817"/>
    <w:rsid w:val="0001213C"/>
    <w:rsid w:val="000129DF"/>
    <w:rsid w:val="00013C5C"/>
    <w:rsid w:val="00014F4A"/>
    <w:rsid w:val="0001501C"/>
    <w:rsid w:val="00015443"/>
    <w:rsid w:val="00015F21"/>
    <w:rsid w:val="0001609F"/>
    <w:rsid w:val="000161AB"/>
    <w:rsid w:val="00016C18"/>
    <w:rsid w:val="000171AE"/>
    <w:rsid w:val="0001731E"/>
    <w:rsid w:val="00017592"/>
    <w:rsid w:val="00017D2D"/>
    <w:rsid w:val="00017D6D"/>
    <w:rsid w:val="000209F3"/>
    <w:rsid w:val="00021091"/>
    <w:rsid w:val="000210B9"/>
    <w:rsid w:val="000216B5"/>
    <w:rsid w:val="00022471"/>
    <w:rsid w:val="00022783"/>
    <w:rsid w:val="00023431"/>
    <w:rsid w:val="0002374C"/>
    <w:rsid w:val="00023C43"/>
    <w:rsid w:val="00024095"/>
    <w:rsid w:val="00024BC1"/>
    <w:rsid w:val="00025619"/>
    <w:rsid w:val="00025766"/>
    <w:rsid w:val="00025BF1"/>
    <w:rsid w:val="00025D91"/>
    <w:rsid w:val="00026B1E"/>
    <w:rsid w:val="00027328"/>
    <w:rsid w:val="0002753D"/>
    <w:rsid w:val="00027711"/>
    <w:rsid w:val="0003003C"/>
    <w:rsid w:val="00030196"/>
    <w:rsid w:val="00030904"/>
    <w:rsid w:val="000313A7"/>
    <w:rsid w:val="00031C13"/>
    <w:rsid w:val="00031D0F"/>
    <w:rsid w:val="0003298F"/>
    <w:rsid w:val="00033045"/>
    <w:rsid w:val="00033106"/>
    <w:rsid w:val="00033382"/>
    <w:rsid w:val="0003381E"/>
    <w:rsid w:val="00033C70"/>
    <w:rsid w:val="00033DCA"/>
    <w:rsid w:val="000350C2"/>
    <w:rsid w:val="00035203"/>
    <w:rsid w:val="000368D0"/>
    <w:rsid w:val="00036AB4"/>
    <w:rsid w:val="00036E2F"/>
    <w:rsid w:val="0003750B"/>
    <w:rsid w:val="00037A84"/>
    <w:rsid w:val="00037B90"/>
    <w:rsid w:val="00037D49"/>
    <w:rsid w:val="0004098D"/>
    <w:rsid w:val="00041760"/>
    <w:rsid w:val="00042329"/>
    <w:rsid w:val="00043007"/>
    <w:rsid w:val="00043BF3"/>
    <w:rsid w:val="00043C4A"/>
    <w:rsid w:val="00043DDC"/>
    <w:rsid w:val="00043FD8"/>
    <w:rsid w:val="0004435B"/>
    <w:rsid w:val="00044435"/>
    <w:rsid w:val="000447B0"/>
    <w:rsid w:val="00044DF0"/>
    <w:rsid w:val="000454D5"/>
    <w:rsid w:val="00045570"/>
    <w:rsid w:val="000455CC"/>
    <w:rsid w:val="00045F44"/>
    <w:rsid w:val="00045F59"/>
    <w:rsid w:val="00046858"/>
    <w:rsid w:val="00046A40"/>
    <w:rsid w:val="00047ED9"/>
    <w:rsid w:val="000502EA"/>
    <w:rsid w:val="0005109B"/>
    <w:rsid w:val="000513F9"/>
    <w:rsid w:val="0005145C"/>
    <w:rsid w:val="000517FE"/>
    <w:rsid w:val="000518E3"/>
    <w:rsid w:val="00051B3F"/>
    <w:rsid w:val="00051D10"/>
    <w:rsid w:val="00051F84"/>
    <w:rsid w:val="00052141"/>
    <w:rsid w:val="000522AB"/>
    <w:rsid w:val="0005259F"/>
    <w:rsid w:val="000525DE"/>
    <w:rsid w:val="00052E64"/>
    <w:rsid w:val="000532E4"/>
    <w:rsid w:val="00053599"/>
    <w:rsid w:val="000537F1"/>
    <w:rsid w:val="00055D92"/>
    <w:rsid w:val="0005640D"/>
    <w:rsid w:val="0005645E"/>
    <w:rsid w:val="00056A6F"/>
    <w:rsid w:val="00056B53"/>
    <w:rsid w:val="00057263"/>
    <w:rsid w:val="000572C5"/>
    <w:rsid w:val="000574AC"/>
    <w:rsid w:val="00057E43"/>
    <w:rsid w:val="00060D30"/>
    <w:rsid w:val="00060DE8"/>
    <w:rsid w:val="00061438"/>
    <w:rsid w:val="000617E1"/>
    <w:rsid w:val="00061824"/>
    <w:rsid w:val="00061C0C"/>
    <w:rsid w:val="00061D5D"/>
    <w:rsid w:val="00061FFB"/>
    <w:rsid w:val="00062732"/>
    <w:rsid w:val="0006287C"/>
    <w:rsid w:val="00062C39"/>
    <w:rsid w:val="00062D58"/>
    <w:rsid w:val="00063338"/>
    <w:rsid w:val="000634BD"/>
    <w:rsid w:val="00063D48"/>
    <w:rsid w:val="0006429B"/>
    <w:rsid w:val="00064ADB"/>
    <w:rsid w:val="00064AED"/>
    <w:rsid w:val="00064ED1"/>
    <w:rsid w:val="00065432"/>
    <w:rsid w:val="00065761"/>
    <w:rsid w:val="00066103"/>
    <w:rsid w:val="000666B6"/>
    <w:rsid w:val="00066B54"/>
    <w:rsid w:val="00066D0A"/>
    <w:rsid w:val="00067533"/>
    <w:rsid w:val="000676D7"/>
    <w:rsid w:val="00067D7F"/>
    <w:rsid w:val="0007003F"/>
    <w:rsid w:val="00070183"/>
    <w:rsid w:val="00071276"/>
    <w:rsid w:val="00071A1B"/>
    <w:rsid w:val="000720F7"/>
    <w:rsid w:val="00072DD8"/>
    <w:rsid w:val="00073526"/>
    <w:rsid w:val="0007361D"/>
    <w:rsid w:val="00073976"/>
    <w:rsid w:val="00073B5D"/>
    <w:rsid w:val="00073D2F"/>
    <w:rsid w:val="0007531E"/>
    <w:rsid w:val="000753BE"/>
    <w:rsid w:val="000758AC"/>
    <w:rsid w:val="00075F11"/>
    <w:rsid w:val="00076287"/>
    <w:rsid w:val="00076397"/>
    <w:rsid w:val="0007663C"/>
    <w:rsid w:val="000766DC"/>
    <w:rsid w:val="00076ECC"/>
    <w:rsid w:val="00077054"/>
    <w:rsid w:val="000775C5"/>
    <w:rsid w:val="00077964"/>
    <w:rsid w:val="0007E507"/>
    <w:rsid w:val="00080906"/>
    <w:rsid w:val="00081616"/>
    <w:rsid w:val="00082CED"/>
    <w:rsid w:val="000833C9"/>
    <w:rsid w:val="00083485"/>
    <w:rsid w:val="00083793"/>
    <w:rsid w:val="00083C37"/>
    <w:rsid w:val="00083CA7"/>
    <w:rsid w:val="000841CD"/>
    <w:rsid w:val="000844E4"/>
    <w:rsid w:val="00084C5F"/>
    <w:rsid w:val="00085332"/>
    <w:rsid w:val="0008588F"/>
    <w:rsid w:val="00085AA4"/>
    <w:rsid w:val="000860CA"/>
    <w:rsid w:val="0008659D"/>
    <w:rsid w:val="00087529"/>
    <w:rsid w:val="0008789B"/>
    <w:rsid w:val="000901DA"/>
    <w:rsid w:val="0009056D"/>
    <w:rsid w:val="000907C3"/>
    <w:rsid w:val="0009166E"/>
    <w:rsid w:val="00091A7B"/>
    <w:rsid w:val="00091E48"/>
    <w:rsid w:val="000928A3"/>
    <w:rsid w:val="00092C24"/>
    <w:rsid w:val="00093C11"/>
    <w:rsid w:val="000944EE"/>
    <w:rsid w:val="00094746"/>
    <w:rsid w:val="000949AA"/>
    <w:rsid w:val="00094FA6"/>
    <w:rsid w:val="00095002"/>
    <w:rsid w:val="000952CE"/>
    <w:rsid w:val="000953E0"/>
    <w:rsid w:val="00095521"/>
    <w:rsid w:val="000959C2"/>
    <w:rsid w:val="00095DA4"/>
    <w:rsid w:val="00095EBB"/>
    <w:rsid w:val="0009622A"/>
    <w:rsid w:val="00096261"/>
    <w:rsid w:val="00096916"/>
    <w:rsid w:val="00096AAA"/>
    <w:rsid w:val="00096D8A"/>
    <w:rsid w:val="0009743E"/>
    <w:rsid w:val="00097442"/>
    <w:rsid w:val="00097724"/>
    <w:rsid w:val="000978AB"/>
    <w:rsid w:val="00097D03"/>
    <w:rsid w:val="00097D0B"/>
    <w:rsid w:val="00097E45"/>
    <w:rsid w:val="000A07C9"/>
    <w:rsid w:val="000A18C5"/>
    <w:rsid w:val="000A27E0"/>
    <w:rsid w:val="000A2D67"/>
    <w:rsid w:val="000A30A9"/>
    <w:rsid w:val="000A3F18"/>
    <w:rsid w:val="000A4641"/>
    <w:rsid w:val="000A52DD"/>
    <w:rsid w:val="000A5510"/>
    <w:rsid w:val="000A5590"/>
    <w:rsid w:val="000A5AB7"/>
    <w:rsid w:val="000A5B83"/>
    <w:rsid w:val="000A5F13"/>
    <w:rsid w:val="000A6578"/>
    <w:rsid w:val="000A6A82"/>
    <w:rsid w:val="000A6B85"/>
    <w:rsid w:val="000A6E1D"/>
    <w:rsid w:val="000A6EBF"/>
    <w:rsid w:val="000A7394"/>
    <w:rsid w:val="000A7B40"/>
    <w:rsid w:val="000B1192"/>
    <w:rsid w:val="000B1AD4"/>
    <w:rsid w:val="000B2342"/>
    <w:rsid w:val="000B2502"/>
    <w:rsid w:val="000B2BE4"/>
    <w:rsid w:val="000B2E43"/>
    <w:rsid w:val="000B377D"/>
    <w:rsid w:val="000B3F3A"/>
    <w:rsid w:val="000B4877"/>
    <w:rsid w:val="000B6228"/>
    <w:rsid w:val="000B64C4"/>
    <w:rsid w:val="000B6933"/>
    <w:rsid w:val="000B71F9"/>
    <w:rsid w:val="000B7446"/>
    <w:rsid w:val="000B7764"/>
    <w:rsid w:val="000B7EAF"/>
    <w:rsid w:val="000C1057"/>
    <w:rsid w:val="000C1BED"/>
    <w:rsid w:val="000C1F08"/>
    <w:rsid w:val="000C25A7"/>
    <w:rsid w:val="000C2DB5"/>
    <w:rsid w:val="000C382E"/>
    <w:rsid w:val="000C4007"/>
    <w:rsid w:val="000C406A"/>
    <w:rsid w:val="000C4665"/>
    <w:rsid w:val="000C4853"/>
    <w:rsid w:val="000C512E"/>
    <w:rsid w:val="000C5541"/>
    <w:rsid w:val="000C5885"/>
    <w:rsid w:val="000C5D15"/>
    <w:rsid w:val="000C6D39"/>
    <w:rsid w:val="000C75DF"/>
    <w:rsid w:val="000C7AD3"/>
    <w:rsid w:val="000D08F6"/>
    <w:rsid w:val="000D0BB9"/>
    <w:rsid w:val="000D0C9B"/>
    <w:rsid w:val="000D10D6"/>
    <w:rsid w:val="000D12DA"/>
    <w:rsid w:val="000D1A6E"/>
    <w:rsid w:val="000D1DC1"/>
    <w:rsid w:val="000D1EBC"/>
    <w:rsid w:val="000D2464"/>
    <w:rsid w:val="000D28F9"/>
    <w:rsid w:val="000D2D0E"/>
    <w:rsid w:val="000D3DCB"/>
    <w:rsid w:val="000D3E35"/>
    <w:rsid w:val="000D3FF6"/>
    <w:rsid w:val="000D4626"/>
    <w:rsid w:val="000D474C"/>
    <w:rsid w:val="000D4CFF"/>
    <w:rsid w:val="000D529A"/>
    <w:rsid w:val="000D5D8B"/>
    <w:rsid w:val="000D6291"/>
    <w:rsid w:val="000D6876"/>
    <w:rsid w:val="000D6CAE"/>
    <w:rsid w:val="000D7409"/>
    <w:rsid w:val="000D76B9"/>
    <w:rsid w:val="000D7CF8"/>
    <w:rsid w:val="000E0584"/>
    <w:rsid w:val="000E06F1"/>
    <w:rsid w:val="000E0E29"/>
    <w:rsid w:val="000E16AC"/>
    <w:rsid w:val="000E1CB1"/>
    <w:rsid w:val="000E1CDB"/>
    <w:rsid w:val="000E1CED"/>
    <w:rsid w:val="000E1FC6"/>
    <w:rsid w:val="000E2864"/>
    <w:rsid w:val="000E2C82"/>
    <w:rsid w:val="000E2F59"/>
    <w:rsid w:val="000E3541"/>
    <w:rsid w:val="000E3E2D"/>
    <w:rsid w:val="000E3FED"/>
    <w:rsid w:val="000E4445"/>
    <w:rsid w:val="000E4648"/>
    <w:rsid w:val="000E4C30"/>
    <w:rsid w:val="000E4EDA"/>
    <w:rsid w:val="000E5004"/>
    <w:rsid w:val="000E55A2"/>
    <w:rsid w:val="000E671E"/>
    <w:rsid w:val="000E6A4B"/>
    <w:rsid w:val="000E78B5"/>
    <w:rsid w:val="000E7E9C"/>
    <w:rsid w:val="000E7F8B"/>
    <w:rsid w:val="000E7FB4"/>
    <w:rsid w:val="000F02DF"/>
    <w:rsid w:val="000F0BB2"/>
    <w:rsid w:val="000F149C"/>
    <w:rsid w:val="000F16AA"/>
    <w:rsid w:val="000F1CE9"/>
    <w:rsid w:val="000F32EE"/>
    <w:rsid w:val="000F3CAF"/>
    <w:rsid w:val="000F3EDF"/>
    <w:rsid w:val="000F4696"/>
    <w:rsid w:val="000F5BA1"/>
    <w:rsid w:val="000F71AE"/>
    <w:rsid w:val="000F7290"/>
    <w:rsid w:val="000F7AEB"/>
    <w:rsid w:val="000F7D57"/>
    <w:rsid w:val="00100381"/>
    <w:rsid w:val="00100414"/>
    <w:rsid w:val="00100ADB"/>
    <w:rsid w:val="00100DB5"/>
    <w:rsid w:val="00101116"/>
    <w:rsid w:val="00101B53"/>
    <w:rsid w:val="0010270D"/>
    <w:rsid w:val="001029D2"/>
    <w:rsid w:val="001031D8"/>
    <w:rsid w:val="00103512"/>
    <w:rsid w:val="00103D8C"/>
    <w:rsid w:val="00103E1B"/>
    <w:rsid w:val="00103EF6"/>
    <w:rsid w:val="00104885"/>
    <w:rsid w:val="00104DBB"/>
    <w:rsid w:val="00104FF8"/>
    <w:rsid w:val="00105363"/>
    <w:rsid w:val="001055FB"/>
    <w:rsid w:val="00105DE5"/>
    <w:rsid w:val="00105F7D"/>
    <w:rsid w:val="00106405"/>
    <w:rsid w:val="001072E7"/>
    <w:rsid w:val="001073A6"/>
    <w:rsid w:val="00107529"/>
    <w:rsid w:val="001079A3"/>
    <w:rsid w:val="00110722"/>
    <w:rsid w:val="0011177F"/>
    <w:rsid w:val="00111BF2"/>
    <w:rsid w:val="00112A17"/>
    <w:rsid w:val="00112A8C"/>
    <w:rsid w:val="00112CD0"/>
    <w:rsid w:val="0011306B"/>
    <w:rsid w:val="00113133"/>
    <w:rsid w:val="001133CA"/>
    <w:rsid w:val="00113ACA"/>
    <w:rsid w:val="00113C3E"/>
    <w:rsid w:val="00113DA5"/>
    <w:rsid w:val="00113E6E"/>
    <w:rsid w:val="00114403"/>
    <w:rsid w:val="001145F5"/>
    <w:rsid w:val="0011568C"/>
    <w:rsid w:val="00115994"/>
    <w:rsid w:val="00115C89"/>
    <w:rsid w:val="00115D60"/>
    <w:rsid w:val="00116213"/>
    <w:rsid w:val="00117875"/>
    <w:rsid w:val="00117ABF"/>
    <w:rsid w:val="00120134"/>
    <w:rsid w:val="00120C78"/>
    <w:rsid w:val="0012107A"/>
    <w:rsid w:val="001210D5"/>
    <w:rsid w:val="00121176"/>
    <w:rsid w:val="00121D18"/>
    <w:rsid w:val="00121E77"/>
    <w:rsid w:val="001228FD"/>
    <w:rsid w:val="00122987"/>
    <w:rsid w:val="0012377A"/>
    <w:rsid w:val="00123BAB"/>
    <w:rsid w:val="001248C1"/>
    <w:rsid w:val="0012570E"/>
    <w:rsid w:val="00125CC6"/>
    <w:rsid w:val="00126258"/>
    <w:rsid w:val="0012649B"/>
    <w:rsid w:val="001265FA"/>
    <w:rsid w:val="00126B09"/>
    <w:rsid w:val="0012742D"/>
    <w:rsid w:val="00127F57"/>
    <w:rsid w:val="00130855"/>
    <w:rsid w:val="001312CA"/>
    <w:rsid w:val="001315FF"/>
    <w:rsid w:val="00132EA6"/>
    <w:rsid w:val="00132F18"/>
    <w:rsid w:val="00133AAF"/>
    <w:rsid w:val="00134DB7"/>
    <w:rsid w:val="00134DE2"/>
    <w:rsid w:val="00134F9B"/>
    <w:rsid w:val="00134F9F"/>
    <w:rsid w:val="001350A2"/>
    <w:rsid w:val="001350A7"/>
    <w:rsid w:val="00135548"/>
    <w:rsid w:val="00135818"/>
    <w:rsid w:val="00135C02"/>
    <w:rsid w:val="001366C9"/>
    <w:rsid w:val="00136F5D"/>
    <w:rsid w:val="00137055"/>
    <w:rsid w:val="00137121"/>
    <w:rsid w:val="00137BC3"/>
    <w:rsid w:val="00140234"/>
    <w:rsid w:val="001402AC"/>
    <w:rsid w:val="001402B7"/>
    <w:rsid w:val="00140390"/>
    <w:rsid w:val="001409CD"/>
    <w:rsid w:val="00140B3A"/>
    <w:rsid w:val="00141506"/>
    <w:rsid w:val="00141F1C"/>
    <w:rsid w:val="00142215"/>
    <w:rsid w:val="001429D0"/>
    <w:rsid w:val="00143382"/>
    <w:rsid w:val="001435D8"/>
    <w:rsid w:val="0014398B"/>
    <w:rsid w:val="00143D5C"/>
    <w:rsid w:val="00143D8E"/>
    <w:rsid w:val="00143EE2"/>
    <w:rsid w:val="001444F7"/>
    <w:rsid w:val="001445E9"/>
    <w:rsid w:val="00144829"/>
    <w:rsid w:val="00144E1B"/>
    <w:rsid w:val="00144EAB"/>
    <w:rsid w:val="0014526B"/>
    <w:rsid w:val="001461DB"/>
    <w:rsid w:val="001472E1"/>
    <w:rsid w:val="0014789C"/>
    <w:rsid w:val="00147A43"/>
    <w:rsid w:val="00147AB3"/>
    <w:rsid w:val="00147EB0"/>
    <w:rsid w:val="00150836"/>
    <w:rsid w:val="00150F36"/>
    <w:rsid w:val="00151595"/>
    <w:rsid w:val="0015160D"/>
    <w:rsid w:val="001526E6"/>
    <w:rsid w:val="00153B77"/>
    <w:rsid w:val="00153E69"/>
    <w:rsid w:val="00153EE7"/>
    <w:rsid w:val="001548B2"/>
    <w:rsid w:val="00154A0B"/>
    <w:rsid w:val="00154E20"/>
    <w:rsid w:val="00155263"/>
    <w:rsid w:val="00155295"/>
    <w:rsid w:val="001562E9"/>
    <w:rsid w:val="001564B0"/>
    <w:rsid w:val="00156E39"/>
    <w:rsid w:val="00157138"/>
    <w:rsid w:val="00157977"/>
    <w:rsid w:val="00157BE5"/>
    <w:rsid w:val="001601A4"/>
    <w:rsid w:val="001602FF"/>
    <w:rsid w:val="0016058D"/>
    <w:rsid w:val="00160CC3"/>
    <w:rsid w:val="00160E1B"/>
    <w:rsid w:val="001616D2"/>
    <w:rsid w:val="00161A2D"/>
    <w:rsid w:val="0016246F"/>
    <w:rsid w:val="00162803"/>
    <w:rsid w:val="00162E3C"/>
    <w:rsid w:val="00163681"/>
    <w:rsid w:val="00164050"/>
    <w:rsid w:val="001642E2"/>
    <w:rsid w:val="00164447"/>
    <w:rsid w:val="0016451A"/>
    <w:rsid w:val="001648B4"/>
    <w:rsid w:val="001653DB"/>
    <w:rsid w:val="001654D6"/>
    <w:rsid w:val="001655AA"/>
    <w:rsid w:val="001656A7"/>
    <w:rsid w:val="0016665A"/>
    <w:rsid w:val="0017014E"/>
    <w:rsid w:val="0017044E"/>
    <w:rsid w:val="001705C6"/>
    <w:rsid w:val="00170873"/>
    <w:rsid w:val="00170A0F"/>
    <w:rsid w:val="0017177E"/>
    <w:rsid w:val="00171AB7"/>
    <w:rsid w:val="00171DFA"/>
    <w:rsid w:val="00172639"/>
    <w:rsid w:val="00172A65"/>
    <w:rsid w:val="001730E7"/>
    <w:rsid w:val="00173921"/>
    <w:rsid w:val="0017392E"/>
    <w:rsid w:val="00173EF2"/>
    <w:rsid w:val="00173FAB"/>
    <w:rsid w:val="001747AF"/>
    <w:rsid w:val="00174CB6"/>
    <w:rsid w:val="00175A5D"/>
    <w:rsid w:val="00175E55"/>
    <w:rsid w:val="0017677A"/>
    <w:rsid w:val="00177B30"/>
    <w:rsid w:val="00177DF6"/>
    <w:rsid w:val="00180A56"/>
    <w:rsid w:val="00180C2E"/>
    <w:rsid w:val="0018143F"/>
    <w:rsid w:val="00181639"/>
    <w:rsid w:val="00181A17"/>
    <w:rsid w:val="00181ACE"/>
    <w:rsid w:val="00181B1F"/>
    <w:rsid w:val="001822EE"/>
    <w:rsid w:val="001838C3"/>
    <w:rsid w:val="00183942"/>
    <w:rsid w:val="00184269"/>
    <w:rsid w:val="001842D6"/>
    <w:rsid w:val="0018440A"/>
    <w:rsid w:val="00184670"/>
    <w:rsid w:val="00184AAC"/>
    <w:rsid w:val="00184D67"/>
    <w:rsid w:val="00184F1D"/>
    <w:rsid w:val="0018504A"/>
    <w:rsid w:val="00185715"/>
    <w:rsid w:val="00185E69"/>
    <w:rsid w:val="00186254"/>
    <w:rsid w:val="001862FA"/>
    <w:rsid w:val="0018678F"/>
    <w:rsid w:val="00187212"/>
    <w:rsid w:val="001872B5"/>
    <w:rsid w:val="00190133"/>
    <w:rsid w:val="001913AF"/>
    <w:rsid w:val="00191F35"/>
    <w:rsid w:val="00192004"/>
    <w:rsid w:val="0019252B"/>
    <w:rsid w:val="001925C7"/>
    <w:rsid w:val="0019274C"/>
    <w:rsid w:val="0019277D"/>
    <w:rsid w:val="001932B6"/>
    <w:rsid w:val="0019358E"/>
    <w:rsid w:val="0019400A"/>
    <w:rsid w:val="0019499F"/>
    <w:rsid w:val="001949C8"/>
    <w:rsid w:val="00194A44"/>
    <w:rsid w:val="00194AD9"/>
    <w:rsid w:val="001955AD"/>
    <w:rsid w:val="00195C31"/>
    <w:rsid w:val="00195C9D"/>
    <w:rsid w:val="001965D5"/>
    <w:rsid w:val="00196BE9"/>
    <w:rsid w:val="00196D3C"/>
    <w:rsid w:val="00197685"/>
    <w:rsid w:val="001976D2"/>
    <w:rsid w:val="00197DCD"/>
    <w:rsid w:val="00197DF9"/>
    <w:rsid w:val="001A010B"/>
    <w:rsid w:val="001A0AA8"/>
    <w:rsid w:val="001A0D7C"/>
    <w:rsid w:val="001A0EFA"/>
    <w:rsid w:val="001A1021"/>
    <w:rsid w:val="001A14C4"/>
    <w:rsid w:val="001A1CF5"/>
    <w:rsid w:val="001A1DE0"/>
    <w:rsid w:val="001A1F8C"/>
    <w:rsid w:val="001A1FF5"/>
    <w:rsid w:val="001A2EB7"/>
    <w:rsid w:val="001A31C1"/>
    <w:rsid w:val="001A34D8"/>
    <w:rsid w:val="001A3670"/>
    <w:rsid w:val="001A3B9E"/>
    <w:rsid w:val="001A44EB"/>
    <w:rsid w:val="001A4674"/>
    <w:rsid w:val="001A4B6C"/>
    <w:rsid w:val="001A4BEE"/>
    <w:rsid w:val="001A5303"/>
    <w:rsid w:val="001A59CA"/>
    <w:rsid w:val="001A5CBE"/>
    <w:rsid w:val="001A68FF"/>
    <w:rsid w:val="001A6AB7"/>
    <w:rsid w:val="001A6ECA"/>
    <w:rsid w:val="001A74A3"/>
    <w:rsid w:val="001A74AA"/>
    <w:rsid w:val="001A7555"/>
    <w:rsid w:val="001A755E"/>
    <w:rsid w:val="001A7833"/>
    <w:rsid w:val="001A7908"/>
    <w:rsid w:val="001A7C3D"/>
    <w:rsid w:val="001B03C1"/>
    <w:rsid w:val="001B0B99"/>
    <w:rsid w:val="001B0D47"/>
    <w:rsid w:val="001B162E"/>
    <w:rsid w:val="001B16A7"/>
    <w:rsid w:val="001B1AD6"/>
    <w:rsid w:val="001B1CED"/>
    <w:rsid w:val="001B288C"/>
    <w:rsid w:val="001B2B62"/>
    <w:rsid w:val="001B2C7E"/>
    <w:rsid w:val="001B3183"/>
    <w:rsid w:val="001B34FC"/>
    <w:rsid w:val="001B3D8E"/>
    <w:rsid w:val="001B3EAD"/>
    <w:rsid w:val="001B3F7E"/>
    <w:rsid w:val="001B3FD3"/>
    <w:rsid w:val="001B4310"/>
    <w:rsid w:val="001B4453"/>
    <w:rsid w:val="001B4774"/>
    <w:rsid w:val="001B50CE"/>
    <w:rsid w:val="001B556E"/>
    <w:rsid w:val="001B58F2"/>
    <w:rsid w:val="001B5B3C"/>
    <w:rsid w:val="001B5BA7"/>
    <w:rsid w:val="001B6350"/>
    <w:rsid w:val="001B64C4"/>
    <w:rsid w:val="001B6CDC"/>
    <w:rsid w:val="001B6F34"/>
    <w:rsid w:val="001C03F5"/>
    <w:rsid w:val="001C060E"/>
    <w:rsid w:val="001C0A31"/>
    <w:rsid w:val="001C122A"/>
    <w:rsid w:val="001C181A"/>
    <w:rsid w:val="001C1FF9"/>
    <w:rsid w:val="001C203E"/>
    <w:rsid w:val="001C20E9"/>
    <w:rsid w:val="001C26BE"/>
    <w:rsid w:val="001C32D7"/>
    <w:rsid w:val="001C3C64"/>
    <w:rsid w:val="001C4CCF"/>
    <w:rsid w:val="001C50CD"/>
    <w:rsid w:val="001C514F"/>
    <w:rsid w:val="001C569C"/>
    <w:rsid w:val="001C5976"/>
    <w:rsid w:val="001C65BF"/>
    <w:rsid w:val="001C6D61"/>
    <w:rsid w:val="001C7024"/>
    <w:rsid w:val="001C7583"/>
    <w:rsid w:val="001C7E88"/>
    <w:rsid w:val="001D030E"/>
    <w:rsid w:val="001D06F8"/>
    <w:rsid w:val="001D07E1"/>
    <w:rsid w:val="001D0B12"/>
    <w:rsid w:val="001D13D0"/>
    <w:rsid w:val="001D1622"/>
    <w:rsid w:val="001D33C6"/>
    <w:rsid w:val="001D34B5"/>
    <w:rsid w:val="001D3C5C"/>
    <w:rsid w:val="001D3D4D"/>
    <w:rsid w:val="001D401D"/>
    <w:rsid w:val="001D433D"/>
    <w:rsid w:val="001D4D36"/>
    <w:rsid w:val="001D5A48"/>
    <w:rsid w:val="001D5B68"/>
    <w:rsid w:val="001D5BED"/>
    <w:rsid w:val="001D6513"/>
    <w:rsid w:val="001D722C"/>
    <w:rsid w:val="001D7B49"/>
    <w:rsid w:val="001E096B"/>
    <w:rsid w:val="001E0A68"/>
    <w:rsid w:val="001E0D64"/>
    <w:rsid w:val="001E10B9"/>
    <w:rsid w:val="001E1807"/>
    <w:rsid w:val="001E1916"/>
    <w:rsid w:val="001E1921"/>
    <w:rsid w:val="001E198E"/>
    <w:rsid w:val="001E1DC0"/>
    <w:rsid w:val="001E1E7A"/>
    <w:rsid w:val="001E2A82"/>
    <w:rsid w:val="001E30B8"/>
    <w:rsid w:val="001E3136"/>
    <w:rsid w:val="001E352B"/>
    <w:rsid w:val="001E37D0"/>
    <w:rsid w:val="001E3D8A"/>
    <w:rsid w:val="001E3FE1"/>
    <w:rsid w:val="001E4108"/>
    <w:rsid w:val="001E442A"/>
    <w:rsid w:val="001E48AF"/>
    <w:rsid w:val="001E4A15"/>
    <w:rsid w:val="001E4F7F"/>
    <w:rsid w:val="001E57F3"/>
    <w:rsid w:val="001E5843"/>
    <w:rsid w:val="001E5A8D"/>
    <w:rsid w:val="001E5BA1"/>
    <w:rsid w:val="001E6189"/>
    <w:rsid w:val="001E641B"/>
    <w:rsid w:val="001E7165"/>
    <w:rsid w:val="001E723F"/>
    <w:rsid w:val="001E75B9"/>
    <w:rsid w:val="001E78AF"/>
    <w:rsid w:val="001E7A6F"/>
    <w:rsid w:val="001E7DB6"/>
    <w:rsid w:val="001F0417"/>
    <w:rsid w:val="001F041E"/>
    <w:rsid w:val="001F0B49"/>
    <w:rsid w:val="001F0BB2"/>
    <w:rsid w:val="001F0E7A"/>
    <w:rsid w:val="001F10ED"/>
    <w:rsid w:val="001F1129"/>
    <w:rsid w:val="001F1871"/>
    <w:rsid w:val="001F1E1B"/>
    <w:rsid w:val="001F20B3"/>
    <w:rsid w:val="001F2804"/>
    <w:rsid w:val="001F36D7"/>
    <w:rsid w:val="001F36DF"/>
    <w:rsid w:val="001F3AE4"/>
    <w:rsid w:val="001F3CF3"/>
    <w:rsid w:val="001F4457"/>
    <w:rsid w:val="001F45AB"/>
    <w:rsid w:val="001F48BA"/>
    <w:rsid w:val="001F4E40"/>
    <w:rsid w:val="001F5C6C"/>
    <w:rsid w:val="001F6273"/>
    <w:rsid w:val="001F6311"/>
    <w:rsid w:val="001F63E5"/>
    <w:rsid w:val="001F6D0A"/>
    <w:rsid w:val="001F731C"/>
    <w:rsid w:val="001F74D9"/>
    <w:rsid w:val="001F7860"/>
    <w:rsid w:val="001F795C"/>
    <w:rsid w:val="001F7D13"/>
    <w:rsid w:val="001F7FAF"/>
    <w:rsid w:val="001F7FB2"/>
    <w:rsid w:val="0020039E"/>
    <w:rsid w:val="0020087D"/>
    <w:rsid w:val="00200B2F"/>
    <w:rsid w:val="0020105C"/>
    <w:rsid w:val="002020AF"/>
    <w:rsid w:val="0020267F"/>
    <w:rsid w:val="00202D54"/>
    <w:rsid w:val="002036C3"/>
    <w:rsid w:val="00204077"/>
    <w:rsid w:val="00204536"/>
    <w:rsid w:val="00204D0C"/>
    <w:rsid w:val="002055B6"/>
    <w:rsid w:val="0020571F"/>
    <w:rsid w:val="002059A8"/>
    <w:rsid w:val="00205A15"/>
    <w:rsid w:val="00205A9D"/>
    <w:rsid w:val="00205CF8"/>
    <w:rsid w:val="00205DA9"/>
    <w:rsid w:val="002061E8"/>
    <w:rsid w:val="002061F3"/>
    <w:rsid w:val="00206688"/>
    <w:rsid w:val="00206691"/>
    <w:rsid w:val="00206801"/>
    <w:rsid w:val="002068EC"/>
    <w:rsid w:val="002078FA"/>
    <w:rsid w:val="00207E7A"/>
    <w:rsid w:val="0021068B"/>
    <w:rsid w:val="00210C87"/>
    <w:rsid w:val="00211083"/>
    <w:rsid w:val="002111B2"/>
    <w:rsid w:val="00211293"/>
    <w:rsid w:val="0021136A"/>
    <w:rsid w:val="00211800"/>
    <w:rsid w:val="0021215E"/>
    <w:rsid w:val="002123A5"/>
    <w:rsid w:val="00212B68"/>
    <w:rsid w:val="00212CF3"/>
    <w:rsid w:val="00212F6C"/>
    <w:rsid w:val="00213209"/>
    <w:rsid w:val="00213F80"/>
    <w:rsid w:val="00214E78"/>
    <w:rsid w:val="0021569C"/>
    <w:rsid w:val="002157B8"/>
    <w:rsid w:val="00215DF1"/>
    <w:rsid w:val="00215E3E"/>
    <w:rsid w:val="00215ECF"/>
    <w:rsid w:val="002163A9"/>
    <w:rsid w:val="00216793"/>
    <w:rsid w:val="00216C32"/>
    <w:rsid w:val="00217451"/>
    <w:rsid w:val="00217B91"/>
    <w:rsid w:val="00220047"/>
    <w:rsid w:val="0022067F"/>
    <w:rsid w:val="00221168"/>
    <w:rsid w:val="00221390"/>
    <w:rsid w:val="00221649"/>
    <w:rsid w:val="002216E9"/>
    <w:rsid w:val="00221986"/>
    <w:rsid w:val="00221AA3"/>
    <w:rsid w:val="00221FA3"/>
    <w:rsid w:val="00222EF6"/>
    <w:rsid w:val="00223701"/>
    <w:rsid w:val="00223D95"/>
    <w:rsid w:val="002247E4"/>
    <w:rsid w:val="002256B8"/>
    <w:rsid w:val="00225B1D"/>
    <w:rsid w:val="00226691"/>
    <w:rsid w:val="002268E1"/>
    <w:rsid w:val="00226D0A"/>
    <w:rsid w:val="00226EE9"/>
    <w:rsid w:val="00226FCE"/>
    <w:rsid w:val="002277FA"/>
    <w:rsid w:val="00227995"/>
    <w:rsid w:val="00230A3B"/>
    <w:rsid w:val="00230A60"/>
    <w:rsid w:val="00230B0C"/>
    <w:rsid w:val="00230DE3"/>
    <w:rsid w:val="00232BC1"/>
    <w:rsid w:val="00232CB9"/>
    <w:rsid w:val="00232D1D"/>
    <w:rsid w:val="00233367"/>
    <w:rsid w:val="002335C3"/>
    <w:rsid w:val="00233ABA"/>
    <w:rsid w:val="00233D47"/>
    <w:rsid w:val="002344C9"/>
    <w:rsid w:val="00234D40"/>
    <w:rsid w:val="00236064"/>
    <w:rsid w:val="00236378"/>
    <w:rsid w:val="00236839"/>
    <w:rsid w:val="0023786B"/>
    <w:rsid w:val="00237AA9"/>
    <w:rsid w:val="00237B77"/>
    <w:rsid w:val="00237C51"/>
    <w:rsid w:val="00237FC2"/>
    <w:rsid w:val="00240019"/>
    <w:rsid w:val="00240FAA"/>
    <w:rsid w:val="0024134A"/>
    <w:rsid w:val="00241665"/>
    <w:rsid w:val="00241FCC"/>
    <w:rsid w:val="002421D2"/>
    <w:rsid w:val="00242203"/>
    <w:rsid w:val="00242D0A"/>
    <w:rsid w:val="00242EC0"/>
    <w:rsid w:val="00243279"/>
    <w:rsid w:val="00243D82"/>
    <w:rsid w:val="00243DFB"/>
    <w:rsid w:val="00243E21"/>
    <w:rsid w:val="00243E60"/>
    <w:rsid w:val="002445A4"/>
    <w:rsid w:val="0024472E"/>
    <w:rsid w:val="00244EDF"/>
    <w:rsid w:val="002455CE"/>
    <w:rsid w:val="002462FC"/>
    <w:rsid w:val="0024672D"/>
    <w:rsid w:val="00246917"/>
    <w:rsid w:val="002502F9"/>
    <w:rsid w:val="0025046F"/>
    <w:rsid w:val="0025071A"/>
    <w:rsid w:val="00250757"/>
    <w:rsid w:val="002507FE"/>
    <w:rsid w:val="002508A2"/>
    <w:rsid w:val="00251B22"/>
    <w:rsid w:val="00251D90"/>
    <w:rsid w:val="002520A1"/>
    <w:rsid w:val="002520FA"/>
    <w:rsid w:val="0025259E"/>
    <w:rsid w:val="002527E1"/>
    <w:rsid w:val="00253C25"/>
    <w:rsid w:val="00253E15"/>
    <w:rsid w:val="00253F89"/>
    <w:rsid w:val="002545E8"/>
    <w:rsid w:val="002546A9"/>
    <w:rsid w:val="002549D4"/>
    <w:rsid w:val="00254A76"/>
    <w:rsid w:val="00255541"/>
    <w:rsid w:val="00255D60"/>
    <w:rsid w:val="002560CC"/>
    <w:rsid w:val="002561D1"/>
    <w:rsid w:val="002566AB"/>
    <w:rsid w:val="00257345"/>
    <w:rsid w:val="00257474"/>
    <w:rsid w:val="002574EC"/>
    <w:rsid w:val="00260122"/>
    <w:rsid w:val="00260231"/>
    <w:rsid w:val="0026042C"/>
    <w:rsid w:val="00260B19"/>
    <w:rsid w:val="00260C74"/>
    <w:rsid w:val="00261141"/>
    <w:rsid w:val="00261C19"/>
    <w:rsid w:val="00261EBF"/>
    <w:rsid w:val="00262350"/>
    <w:rsid w:val="00262397"/>
    <w:rsid w:val="0026240A"/>
    <w:rsid w:val="002625DA"/>
    <w:rsid w:val="00262A49"/>
    <w:rsid w:val="00262A84"/>
    <w:rsid w:val="00262EB2"/>
    <w:rsid w:val="00263D42"/>
    <w:rsid w:val="00264078"/>
    <w:rsid w:val="00264A4E"/>
    <w:rsid w:val="002650A1"/>
    <w:rsid w:val="00265160"/>
    <w:rsid w:val="002651B3"/>
    <w:rsid w:val="002655AF"/>
    <w:rsid w:val="00265ADF"/>
    <w:rsid w:val="00265EE3"/>
    <w:rsid w:val="00265F61"/>
    <w:rsid w:val="00265F97"/>
    <w:rsid w:val="0026686C"/>
    <w:rsid w:val="00266A59"/>
    <w:rsid w:val="00266B2C"/>
    <w:rsid w:val="00266E06"/>
    <w:rsid w:val="002670C6"/>
    <w:rsid w:val="00267417"/>
    <w:rsid w:val="00267F7F"/>
    <w:rsid w:val="002700BC"/>
    <w:rsid w:val="00270198"/>
    <w:rsid w:val="0027038F"/>
    <w:rsid w:val="002704CB"/>
    <w:rsid w:val="00270CCE"/>
    <w:rsid w:val="0027150B"/>
    <w:rsid w:val="00271BC3"/>
    <w:rsid w:val="00271C47"/>
    <w:rsid w:val="00271C4D"/>
    <w:rsid w:val="0027208A"/>
    <w:rsid w:val="002721F3"/>
    <w:rsid w:val="00272D55"/>
    <w:rsid w:val="00272E85"/>
    <w:rsid w:val="00272EE1"/>
    <w:rsid w:val="0027319E"/>
    <w:rsid w:val="0027326F"/>
    <w:rsid w:val="0027357A"/>
    <w:rsid w:val="0027468C"/>
    <w:rsid w:val="00274E39"/>
    <w:rsid w:val="00274F34"/>
    <w:rsid w:val="00275193"/>
    <w:rsid w:val="002752C0"/>
    <w:rsid w:val="002756EA"/>
    <w:rsid w:val="00275BED"/>
    <w:rsid w:val="002761E5"/>
    <w:rsid w:val="0027624F"/>
    <w:rsid w:val="002762DE"/>
    <w:rsid w:val="00276A1B"/>
    <w:rsid w:val="00276AD6"/>
    <w:rsid w:val="00276B9F"/>
    <w:rsid w:val="00276E75"/>
    <w:rsid w:val="0027762D"/>
    <w:rsid w:val="002778D4"/>
    <w:rsid w:val="00280182"/>
    <w:rsid w:val="00280E55"/>
    <w:rsid w:val="002810EB"/>
    <w:rsid w:val="00281A46"/>
    <w:rsid w:val="002821D6"/>
    <w:rsid w:val="0028263F"/>
    <w:rsid w:val="00282A04"/>
    <w:rsid w:val="00282AC4"/>
    <w:rsid w:val="00283417"/>
    <w:rsid w:val="00283AED"/>
    <w:rsid w:val="00283CBF"/>
    <w:rsid w:val="002842B3"/>
    <w:rsid w:val="0028469E"/>
    <w:rsid w:val="002848CB"/>
    <w:rsid w:val="00286465"/>
    <w:rsid w:val="002876DD"/>
    <w:rsid w:val="0028779A"/>
    <w:rsid w:val="002878DC"/>
    <w:rsid w:val="002879FC"/>
    <w:rsid w:val="00287A86"/>
    <w:rsid w:val="00287E93"/>
    <w:rsid w:val="002903CF"/>
    <w:rsid w:val="00290461"/>
    <w:rsid w:val="0029094A"/>
    <w:rsid w:val="0029157F"/>
    <w:rsid w:val="00292749"/>
    <w:rsid w:val="0029284A"/>
    <w:rsid w:val="00292EB5"/>
    <w:rsid w:val="00292F5D"/>
    <w:rsid w:val="0029356C"/>
    <w:rsid w:val="002942CC"/>
    <w:rsid w:val="002942E3"/>
    <w:rsid w:val="00294887"/>
    <w:rsid w:val="00294F2B"/>
    <w:rsid w:val="00294FF3"/>
    <w:rsid w:val="00295139"/>
    <w:rsid w:val="00296258"/>
    <w:rsid w:val="00297089"/>
    <w:rsid w:val="002977C7"/>
    <w:rsid w:val="00297C55"/>
    <w:rsid w:val="00297DD9"/>
    <w:rsid w:val="002A0A00"/>
    <w:rsid w:val="002A122B"/>
    <w:rsid w:val="002A1408"/>
    <w:rsid w:val="002A18A1"/>
    <w:rsid w:val="002A1FAC"/>
    <w:rsid w:val="002A25B8"/>
    <w:rsid w:val="002A2973"/>
    <w:rsid w:val="002A2AB8"/>
    <w:rsid w:val="002A2B1F"/>
    <w:rsid w:val="002A33B6"/>
    <w:rsid w:val="002A34CA"/>
    <w:rsid w:val="002A3979"/>
    <w:rsid w:val="002A426C"/>
    <w:rsid w:val="002A4BFD"/>
    <w:rsid w:val="002A51E4"/>
    <w:rsid w:val="002A5251"/>
    <w:rsid w:val="002A57EA"/>
    <w:rsid w:val="002A595E"/>
    <w:rsid w:val="002A5E5D"/>
    <w:rsid w:val="002A5F04"/>
    <w:rsid w:val="002A65A1"/>
    <w:rsid w:val="002A65DB"/>
    <w:rsid w:val="002A758D"/>
    <w:rsid w:val="002A762C"/>
    <w:rsid w:val="002A78A0"/>
    <w:rsid w:val="002A7D14"/>
    <w:rsid w:val="002A7F0C"/>
    <w:rsid w:val="002A7F21"/>
    <w:rsid w:val="002B0268"/>
    <w:rsid w:val="002B02DC"/>
    <w:rsid w:val="002B030F"/>
    <w:rsid w:val="002B050A"/>
    <w:rsid w:val="002B05C1"/>
    <w:rsid w:val="002B0C4A"/>
    <w:rsid w:val="002B0C68"/>
    <w:rsid w:val="002B0EE5"/>
    <w:rsid w:val="002B163B"/>
    <w:rsid w:val="002B17F4"/>
    <w:rsid w:val="002B19ED"/>
    <w:rsid w:val="002B1B3C"/>
    <w:rsid w:val="002B21EE"/>
    <w:rsid w:val="002B2BF7"/>
    <w:rsid w:val="002B34B8"/>
    <w:rsid w:val="002B372A"/>
    <w:rsid w:val="002B379C"/>
    <w:rsid w:val="002B497D"/>
    <w:rsid w:val="002B4D5D"/>
    <w:rsid w:val="002B4D65"/>
    <w:rsid w:val="002B4DA5"/>
    <w:rsid w:val="002B5655"/>
    <w:rsid w:val="002B5A0D"/>
    <w:rsid w:val="002B5B15"/>
    <w:rsid w:val="002B5BB6"/>
    <w:rsid w:val="002B5D6B"/>
    <w:rsid w:val="002B6259"/>
    <w:rsid w:val="002B6490"/>
    <w:rsid w:val="002B6500"/>
    <w:rsid w:val="002B735B"/>
    <w:rsid w:val="002B7578"/>
    <w:rsid w:val="002B78A1"/>
    <w:rsid w:val="002B79BF"/>
    <w:rsid w:val="002C008E"/>
    <w:rsid w:val="002C00CE"/>
    <w:rsid w:val="002C232C"/>
    <w:rsid w:val="002C23A2"/>
    <w:rsid w:val="002C23C1"/>
    <w:rsid w:val="002C399A"/>
    <w:rsid w:val="002C3E48"/>
    <w:rsid w:val="002C4DED"/>
    <w:rsid w:val="002C5AB0"/>
    <w:rsid w:val="002C61D6"/>
    <w:rsid w:val="002C6B61"/>
    <w:rsid w:val="002C7375"/>
    <w:rsid w:val="002C7E9C"/>
    <w:rsid w:val="002D0495"/>
    <w:rsid w:val="002D1478"/>
    <w:rsid w:val="002D1BB5"/>
    <w:rsid w:val="002D1F07"/>
    <w:rsid w:val="002D22C4"/>
    <w:rsid w:val="002D22CE"/>
    <w:rsid w:val="002D2986"/>
    <w:rsid w:val="002D3116"/>
    <w:rsid w:val="002D3247"/>
    <w:rsid w:val="002D32CD"/>
    <w:rsid w:val="002D3360"/>
    <w:rsid w:val="002D3859"/>
    <w:rsid w:val="002D3DC9"/>
    <w:rsid w:val="002D441A"/>
    <w:rsid w:val="002D445C"/>
    <w:rsid w:val="002D4660"/>
    <w:rsid w:val="002D53A8"/>
    <w:rsid w:val="002D571C"/>
    <w:rsid w:val="002D5B22"/>
    <w:rsid w:val="002D6C45"/>
    <w:rsid w:val="002D771C"/>
    <w:rsid w:val="002D7777"/>
    <w:rsid w:val="002D78CB"/>
    <w:rsid w:val="002D7C78"/>
    <w:rsid w:val="002D7D96"/>
    <w:rsid w:val="002E074F"/>
    <w:rsid w:val="002E0766"/>
    <w:rsid w:val="002E0A61"/>
    <w:rsid w:val="002E0BEF"/>
    <w:rsid w:val="002E0D98"/>
    <w:rsid w:val="002E1E51"/>
    <w:rsid w:val="002E2672"/>
    <w:rsid w:val="002E2724"/>
    <w:rsid w:val="002E2952"/>
    <w:rsid w:val="002E29D6"/>
    <w:rsid w:val="002E29F4"/>
    <w:rsid w:val="002E2D4E"/>
    <w:rsid w:val="002E2EBB"/>
    <w:rsid w:val="002E360D"/>
    <w:rsid w:val="002E3C4C"/>
    <w:rsid w:val="002E3E07"/>
    <w:rsid w:val="002E4148"/>
    <w:rsid w:val="002E4195"/>
    <w:rsid w:val="002E5557"/>
    <w:rsid w:val="002E5AA3"/>
    <w:rsid w:val="002E5ADF"/>
    <w:rsid w:val="002E5BF1"/>
    <w:rsid w:val="002E6923"/>
    <w:rsid w:val="002E6B2E"/>
    <w:rsid w:val="002E704C"/>
    <w:rsid w:val="002E7A5B"/>
    <w:rsid w:val="002E7A9A"/>
    <w:rsid w:val="002F00FC"/>
    <w:rsid w:val="002F09F2"/>
    <w:rsid w:val="002F0D2B"/>
    <w:rsid w:val="002F1479"/>
    <w:rsid w:val="002F17F2"/>
    <w:rsid w:val="002F19E9"/>
    <w:rsid w:val="002F1AE7"/>
    <w:rsid w:val="002F25A4"/>
    <w:rsid w:val="002F3B2D"/>
    <w:rsid w:val="002F42D6"/>
    <w:rsid w:val="002F49C9"/>
    <w:rsid w:val="002F54FA"/>
    <w:rsid w:val="002F5EF8"/>
    <w:rsid w:val="002F60F9"/>
    <w:rsid w:val="002F622D"/>
    <w:rsid w:val="002F6360"/>
    <w:rsid w:val="002F6570"/>
    <w:rsid w:val="002F6648"/>
    <w:rsid w:val="002F6991"/>
    <w:rsid w:val="002F6D39"/>
    <w:rsid w:val="002F77FD"/>
    <w:rsid w:val="00300218"/>
    <w:rsid w:val="0030044D"/>
    <w:rsid w:val="00300894"/>
    <w:rsid w:val="00300D5A"/>
    <w:rsid w:val="00301085"/>
    <w:rsid w:val="003012F0"/>
    <w:rsid w:val="00301538"/>
    <w:rsid w:val="003018A7"/>
    <w:rsid w:val="00301B42"/>
    <w:rsid w:val="00301E63"/>
    <w:rsid w:val="00302001"/>
    <w:rsid w:val="00302155"/>
    <w:rsid w:val="003028E5"/>
    <w:rsid w:val="00302C76"/>
    <w:rsid w:val="003030A1"/>
    <w:rsid w:val="003030E7"/>
    <w:rsid w:val="003032FC"/>
    <w:rsid w:val="0030364D"/>
    <w:rsid w:val="0030412D"/>
    <w:rsid w:val="003047F6"/>
    <w:rsid w:val="00304806"/>
    <w:rsid w:val="00304809"/>
    <w:rsid w:val="00305010"/>
    <w:rsid w:val="003055B8"/>
    <w:rsid w:val="00305807"/>
    <w:rsid w:val="00305CE5"/>
    <w:rsid w:val="0030681C"/>
    <w:rsid w:val="0030727D"/>
    <w:rsid w:val="003072AB"/>
    <w:rsid w:val="003100F4"/>
    <w:rsid w:val="0031070B"/>
    <w:rsid w:val="003108A4"/>
    <w:rsid w:val="003119C3"/>
    <w:rsid w:val="003121FC"/>
    <w:rsid w:val="00312486"/>
    <w:rsid w:val="00312B82"/>
    <w:rsid w:val="00312D9D"/>
    <w:rsid w:val="00312EAE"/>
    <w:rsid w:val="003137B4"/>
    <w:rsid w:val="00313926"/>
    <w:rsid w:val="00313C63"/>
    <w:rsid w:val="003140D3"/>
    <w:rsid w:val="0031491C"/>
    <w:rsid w:val="003152AD"/>
    <w:rsid w:val="00315359"/>
    <w:rsid w:val="003157AF"/>
    <w:rsid w:val="00316B28"/>
    <w:rsid w:val="00316C30"/>
    <w:rsid w:val="00316E15"/>
    <w:rsid w:val="00316F53"/>
    <w:rsid w:val="003172E8"/>
    <w:rsid w:val="0031741E"/>
    <w:rsid w:val="00317B58"/>
    <w:rsid w:val="00317B6C"/>
    <w:rsid w:val="00317E5A"/>
    <w:rsid w:val="00320368"/>
    <w:rsid w:val="003211EF"/>
    <w:rsid w:val="00321539"/>
    <w:rsid w:val="0032221D"/>
    <w:rsid w:val="00322774"/>
    <w:rsid w:val="00322888"/>
    <w:rsid w:val="0032317B"/>
    <w:rsid w:val="00324079"/>
    <w:rsid w:val="003243DC"/>
    <w:rsid w:val="00324765"/>
    <w:rsid w:val="00325038"/>
    <w:rsid w:val="0032548C"/>
    <w:rsid w:val="00325937"/>
    <w:rsid w:val="00325A13"/>
    <w:rsid w:val="00325BE1"/>
    <w:rsid w:val="00326FBE"/>
    <w:rsid w:val="00326FF9"/>
    <w:rsid w:val="00327092"/>
    <w:rsid w:val="00327373"/>
    <w:rsid w:val="0032776A"/>
    <w:rsid w:val="00327AE9"/>
    <w:rsid w:val="003300DC"/>
    <w:rsid w:val="003309B8"/>
    <w:rsid w:val="00330BE3"/>
    <w:rsid w:val="00330C04"/>
    <w:rsid w:val="00330DFB"/>
    <w:rsid w:val="00330F31"/>
    <w:rsid w:val="00331643"/>
    <w:rsid w:val="00332634"/>
    <w:rsid w:val="003327AD"/>
    <w:rsid w:val="003329CB"/>
    <w:rsid w:val="00332B78"/>
    <w:rsid w:val="00332CD1"/>
    <w:rsid w:val="00333D81"/>
    <w:rsid w:val="00334F50"/>
    <w:rsid w:val="00335685"/>
    <w:rsid w:val="003358CD"/>
    <w:rsid w:val="00335D73"/>
    <w:rsid w:val="003366C1"/>
    <w:rsid w:val="003368D3"/>
    <w:rsid w:val="00336CA1"/>
    <w:rsid w:val="00336DF0"/>
    <w:rsid w:val="00337277"/>
    <w:rsid w:val="003376DF"/>
    <w:rsid w:val="00337AAD"/>
    <w:rsid w:val="00337F18"/>
    <w:rsid w:val="003403D3"/>
    <w:rsid w:val="00340D3B"/>
    <w:rsid w:val="00340F7A"/>
    <w:rsid w:val="00340F7F"/>
    <w:rsid w:val="00341716"/>
    <w:rsid w:val="00341ABF"/>
    <w:rsid w:val="00341BF0"/>
    <w:rsid w:val="00341C93"/>
    <w:rsid w:val="00342121"/>
    <w:rsid w:val="003421B7"/>
    <w:rsid w:val="00342226"/>
    <w:rsid w:val="003428C8"/>
    <w:rsid w:val="003441F2"/>
    <w:rsid w:val="00344762"/>
    <w:rsid w:val="00344C7C"/>
    <w:rsid w:val="00344D9B"/>
    <w:rsid w:val="003450C7"/>
    <w:rsid w:val="00345132"/>
    <w:rsid w:val="0034582E"/>
    <w:rsid w:val="00345893"/>
    <w:rsid w:val="003458DC"/>
    <w:rsid w:val="0034657C"/>
    <w:rsid w:val="003466F2"/>
    <w:rsid w:val="0034735C"/>
    <w:rsid w:val="0034762A"/>
    <w:rsid w:val="0034763F"/>
    <w:rsid w:val="00347937"/>
    <w:rsid w:val="00347FB4"/>
    <w:rsid w:val="00350751"/>
    <w:rsid w:val="0035174B"/>
    <w:rsid w:val="003518BD"/>
    <w:rsid w:val="00351B31"/>
    <w:rsid w:val="00351C70"/>
    <w:rsid w:val="00351DA6"/>
    <w:rsid w:val="00351E1D"/>
    <w:rsid w:val="003520A2"/>
    <w:rsid w:val="003523AB"/>
    <w:rsid w:val="0035247E"/>
    <w:rsid w:val="0035282C"/>
    <w:rsid w:val="00353197"/>
    <w:rsid w:val="0035334C"/>
    <w:rsid w:val="003536FA"/>
    <w:rsid w:val="00353E5E"/>
    <w:rsid w:val="00354091"/>
    <w:rsid w:val="00354BE2"/>
    <w:rsid w:val="00354DEA"/>
    <w:rsid w:val="00354F45"/>
    <w:rsid w:val="0035552A"/>
    <w:rsid w:val="00355782"/>
    <w:rsid w:val="00355EAE"/>
    <w:rsid w:val="0035646A"/>
    <w:rsid w:val="003565AE"/>
    <w:rsid w:val="003571D6"/>
    <w:rsid w:val="003575CC"/>
    <w:rsid w:val="003603D3"/>
    <w:rsid w:val="00360414"/>
    <w:rsid w:val="003608E2"/>
    <w:rsid w:val="00360A38"/>
    <w:rsid w:val="003612FD"/>
    <w:rsid w:val="003618FF"/>
    <w:rsid w:val="00361962"/>
    <w:rsid w:val="00361E6D"/>
    <w:rsid w:val="003620EC"/>
    <w:rsid w:val="003620FF"/>
    <w:rsid w:val="003622A8"/>
    <w:rsid w:val="0036267F"/>
    <w:rsid w:val="00362A34"/>
    <w:rsid w:val="00363381"/>
    <w:rsid w:val="0036399E"/>
    <w:rsid w:val="00363CAC"/>
    <w:rsid w:val="00363D5F"/>
    <w:rsid w:val="00363E21"/>
    <w:rsid w:val="00363F00"/>
    <w:rsid w:val="0036407F"/>
    <w:rsid w:val="0036411A"/>
    <w:rsid w:val="0036450A"/>
    <w:rsid w:val="00364B89"/>
    <w:rsid w:val="00364D19"/>
    <w:rsid w:val="00364F58"/>
    <w:rsid w:val="00365943"/>
    <w:rsid w:val="00365C7C"/>
    <w:rsid w:val="00365D66"/>
    <w:rsid w:val="0036615C"/>
    <w:rsid w:val="00366EC3"/>
    <w:rsid w:val="00366F5C"/>
    <w:rsid w:val="00367331"/>
    <w:rsid w:val="00367504"/>
    <w:rsid w:val="003702A4"/>
    <w:rsid w:val="0037050A"/>
    <w:rsid w:val="00370772"/>
    <w:rsid w:val="00370952"/>
    <w:rsid w:val="00370D09"/>
    <w:rsid w:val="003711C5"/>
    <w:rsid w:val="00371409"/>
    <w:rsid w:val="00371749"/>
    <w:rsid w:val="00372167"/>
    <w:rsid w:val="00372312"/>
    <w:rsid w:val="00372657"/>
    <w:rsid w:val="003729B3"/>
    <w:rsid w:val="00372A30"/>
    <w:rsid w:val="00372CE1"/>
    <w:rsid w:val="00372DD8"/>
    <w:rsid w:val="00373421"/>
    <w:rsid w:val="00373614"/>
    <w:rsid w:val="00374599"/>
    <w:rsid w:val="003752B6"/>
    <w:rsid w:val="003758DA"/>
    <w:rsid w:val="00375C28"/>
    <w:rsid w:val="003766C2"/>
    <w:rsid w:val="003767D2"/>
    <w:rsid w:val="0037790A"/>
    <w:rsid w:val="00377B0D"/>
    <w:rsid w:val="00377BFA"/>
    <w:rsid w:val="0038098A"/>
    <w:rsid w:val="00380D2E"/>
    <w:rsid w:val="00381333"/>
    <w:rsid w:val="003819F0"/>
    <w:rsid w:val="00381AF9"/>
    <w:rsid w:val="0038201A"/>
    <w:rsid w:val="003821B8"/>
    <w:rsid w:val="00383A86"/>
    <w:rsid w:val="00383AB5"/>
    <w:rsid w:val="003848BB"/>
    <w:rsid w:val="003849B7"/>
    <w:rsid w:val="00384B35"/>
    <w:rsid w:val="00384B6B"/>
    <w:rsid w:val="0038573C"/>
    <w:rsid w:val="00385824"/>
    <w:rsid w:val="003859B8"/>
    <w:rsid w:val="00385D94"/>
    <w:rsid w:val="00386010"/>
    <w:rsid w:val="00386395"/>
    <w:rsid w:val="003872AB"/>
    <w:rsid w:val="00387510"/>
    <w:rsid w:val="003879E1"/>
    <w:rsid w:val="0039004C"/>
    <w:rsid w:val="003907B6"/>
    <w:rsid w:val="00390E80"/>
    <w:rsid w:val="003915DE"/>
    <w:rsid w:val="00391910"/>
    <w:rsid w:val="00391BB4"/>
    <w:rsid w:val="00391C3B"/>
    <w:rsid w:val="00391F67"/>
    <w:rsid w:val="00392810"/>
    <w:rsid w:val="00392BCF"/>
    <w:rsid w:val="003939A7"/>
    <w:rsid w:val="003939EF"/>
    <w:rsid w:val="00393D15"/>
    <w:rsid w:val="0039409B"/>
    <w:rsid w:val="0039429A"/>
    <w:rsid w:val="003944DE"/>
    <w:rsid w:val="00394CF6"/>
    <w:rsid w:val="00395023"/>
    <w:rsid w:val="00395403"/>
    <w:rsid w:val="003955BF"/>
    <w:rsid w:val="0039578D"/>
    <w:rsid w:val="00395B48"/>
    <w:rsid w:val="00395E19"/>
    <w:rsid w:val="00396175"/>
    <w:rsid w:val="003962E9"/>
    <w:rsid w:val="003963BA"/>
    <w:rsid w:val="00396FB7"/>
    <w:rsid w:val="003978AE"/>
    <w:rsid w:val="003A0C9B"/>
    <w:rsid w:val="003A1519"/>
    <w:rsid w:val="003A1909"/>
    <w:rsid w:val="003A1B1C"/>
    <w:rsid w:val="003A1C44"/>
    <w:rsid w:val="003A2743"/>
    <w:rsid w:val="003A3330"/>
    <w:rsid w:val="003A3479"/>
    <w:rsid w:val="003A3494"/>
    <w:rsid w:val="003A4A9E"/>
    <w:rsid w:val="003A4B07"/>
    <w:rsid w:val="003A67C1"/>
    <w:rsid w:val="003A67EB"/>
    <w:rsid w:val="003A6BAA"/>
    <w:rsid w:val="003A6F68"/>
    <w:rsid w:val="003A73CD"/>
    <w:rsid w:val="003B03D2"/>
    <w:rsid w:val="003B052E"/>
    <w:rsid w:val="003B057A"/>
    <w:rsid w:val="003B0A39"/>
    <w:rsid w:val="003B0FF5"/>
    <w:rsid w:val="003B1C5C"/>
    <w:rsid w:val="003B1E87"/>
    <w:rsid w:val="003B3015"/>
    <w:rsid w:val="003B3460"/>
    <w:rsid w:val="003B391C"/>
    <w:rsid w:val="003B39BC"/>
    <w:rsid w:val="003B3C46"/>
    <w:rsid w:val="003B3EB1"/>
    <w:rsid w:val="003B3FF2"/>
    <w:rsid w:val="003B48BB"/>
    <w:rsid w:val="003B4E98"/>
    <w:rsid w:val="003B52FA"/>
    <w:rsid w:val="003B5477"/>
    <w:rsid w:val="003B6A4A"/>
    <w:rsid w:val="003B6C37"/>
    <w:rsid w:val="003B6E68"/>
    <w:rsid w:val="003B702C"/>
    <w:rsid w:val="003B7191"/>
    <w:rsid w:val="003B772B"/>
    <w:rsid w:val="003C09A6"/>
    <w:rsid w:val="003C0B21"/>
    <w:rsid w:val="003C15EA"/>
    <w:rsid w:val="003C1A01"/>
    <w:rsid w:val="003C3227"/>
    <w:rsid w:val="003C39D0"/>
    <w:rsid w:val="003C3A1B"/>
    <w:rsid w:val="003C3E9D"/>
    <w:rsid w:val="003C45CA"/>
    <w:rsid w:val="003C4C25"/>
    <w:rsid w:val="003C5699"/>
    <w:rsid w:val="003C56F9"/>
    <w:rsid w:val="003C605A"/>
    <w:rsid w:val="003C612C"/>
    <w:rsid w:val="003C6D6C"/>
    <w:rsid w:val="003C6F0C"/>
    <w:rsid w:val="003C6F97"/>
    <w:rsid w:val="003C6F9A"/>
    <w:rsid w:val="003C701F"/>
    <w:rsid w:val="003C7B64"/>
    <w:rsid w:val="003C7E46"/>
    <w:rsid w:val="003D0667"/>
    <w:rsid w:val="003D088C"/>
    <w:rsid w:val="003D0A86"/>
    <w:rsid w:val="003D0C35"/>
    <w:rsid w:val="003D125E"/>
    <w:rsid w:val="003D16F5"/>
    <w:rsid w:val="003D192D"/>
    <w:rsid w:val="003D19D8"/>
    <w:rsid w:val="003D20D2"/>
    <w:rsid w:val="003D2786"/>
    <w:rsid w:val="003D343F"/>
    <w:rsid w:val="003D36A2"/>
    <w:rsid w:val="003D3F70"/>
    <w:rsid w:val="003D49C3"/>
    <w:rsid w:val="003D4A69"/>
    <w:rsid w:val="003D5520"/>
    <w:rsid w:val="003D69DF"/>
    <w:rsid w:val="003D760E"/>
    <w:rsid w:val="003D76DB"/>
    <w:rsid w:val="003D7E95"/>
    <w:rsid w:val="003E0012"/>
    <w:rsid w:val="003E0042"/>
    <w:rsid w:val="003E04B6"/>
    <w:rsid w:val="003E0816"/>
    <w:rsid w:val="003E0BE5"/>
    <w:rsid w:val="003E1754"/>
    <w:rsid w:val="003E2822"/>
    <w:rsid w:val="003E2F74"/>
    <w:rsid w:val="003E2FCE"/>
    <w:rsid w:val="003E3370"/>
    <w:rsid w:val="003E33C9"/>
    <w:rsid w:val="003E3598"/>
    <w:rsid w:val="003E35B2"/>
    <w:rsid w:val="003E3CAE"/>
    <w:rsid w:val="003E450E"/>
    <w:rsid w:val="003E4522"/>
    <w:rsid w:val="003E45E0"/>
    <w:rsid w:val="003E4A1A"/>
    <w:rsid w:val="003E4E83"/>
    <w:rsid w:val="003E5084"/>
    <w:rsid w:val="003E54C3"/>
    <w:rsid w:val="003E5534"/>
    <w:rsid w:val="003E5D9C"/>
    <w:rsid w:val="003E61F9"/>
    <w:rsid w:val="003E6ABA"/>
    <w:rsid w:val="003E6D49"/>
    <w:rsid w:val="003E71F2"/>
    <w:rsid w:val="003E7394"/>
    <w:rsid w:val="003E76F1"/>
    <w:rsid w:val="003E785F"/>
    <w:rsid w:val="003E7F3C"/>
    <w:rsid w:val="003F021C"/>
    <w:rsid w:val="003F0E98"/>
    <w:rsid w:val="003F20E3"/>
    <w:rsid w:val="003F24F4"/>
    <w:rsid w:val="003F48E6"/>
    <w:rsid w:val="003F5135"/>
    <w:rsid w:val="003F5C21"/>
    <w:rsid w:val="003F5D66"/>
    <w:rsid w:val="003F669C"/>
    <w:rsid w:val="003F681F"/>
    <w:rsid w:val="003F75DF"/>
    <w:rsid w:val="003F7E3E"/>
    <w:rsid w:val="00400512"/>
    <w:rsid w:val="0040055C"/>
    <w:rsid w:val="004009A9"/>
    <w:rsid w:val="00400EB2"/>
    <w:rsid w:val="00401349"/>
    <w:rsid w:val="004014FC"/>
    <w:rsid w:val="0040166B"/>
    <w:rsid w:val="00401AA0"/>
    <w:rsid w:val="00401C47"/>
    <w:rsid w:val="0040215F"/>
    <w:rsid w:val="004022E4"/>
    <w:rsid w:val="00402542"/>
    <w:rsid w:val="00402C98"/>
    <w:rsid w:val="00402E04"/>
    <w:rsid w:val="00402FAF"/>
    <w:rsid w:val="004033F2"/>
    <w:rsid w:val="00403995"/>
    <w:rsid w:val="00403A74"/>
    <w:rsid w:val="00403D4F"/>
    <w:rsid w:val="00403F82"/>
    <w:rsid w:val="004043A1"/>
    <w:rsid w:val="00404522"/>
    <w:rsid w:val="00404A52"/>
    <w:rsid w:val="00404E01"/>
    <w:rsid w:val="0040536A"/>
    <w:rsid w:val="00405F41"/>
    <w:rsid w:val="0040609F"/>
    <w:rsid w:val="004073D2"/>
    <w:rsid w:val="00407424"/>
    <w:rsid w:val="0040742A"/>
    <w:rsid w:val="00407639"/>
    <w:rsid w:val="004078F6"/>
    <w:rsid w:val="00407D9F"/>
    <w:rsid w:val="00407DEA"/>
    <w:rsid w:val="00410145"/>
    <w:rsid w:val="0041040F"/>
    <w:rsid w:val="00410A4B"/>
    <w:rsid w:val="00410BF4"/>
    <w:rsid w:val="004110B8"/>
    <w:rsid w:val="004111DA"/>
    <w:rsid w:val="00411877"/>
    <w:rsid w:val="00411D4B"/>
    <w:rsid w:val="00412910"/>
    <w:rsid w:val="00412B15"/>
    <w:rsid w:val="00413089"/>
    <w:rsid w:val="004142B1"/>
    <w:rsid w:val="0041451F"/>
    <w:rsid w:val="0041472A"/>
    <w:rsid w:val="0041474D"/>
    <w:rsid w:val="00414E0F"/>
    <w:rsid w:val="0041511C"/>
    <w:rsid w:val="004155A5"/>
    <w:rsid w:val="00415672"/>
    <w:rsid w:val="0041598B"/>
    <w:rsid w:val="00415AC5"/>
    <w:rsid w:val="00415E24"/>
    <w:rsid w:val="00416124"/>
    <w:rsid w:val="004169CA"/>
    <w:rsid w:val="00416E3D"/>
    <w:rsid w:val="00416E46"/>
    <w:rsid w:val="00417025"/>
    <w:rsid w:val="00417B82"/>
    <w:rsid w:val="00417E12"/>
    <w:rsid w:val="00420152"/>
    <w:rsid w:val="004202C4"/>
    <w:rsid w:val="004207A9"/>
    <w:rsid w:val="004208F1"/>
    <w:rsid w:val="00420E36"/>
    <w:rsid w:val="00420E54"/>
    <w:rsid w:val="004210D0"/>
    <w:rsid w:val="0042122F"/>
    <w:rsid w:val="00421800"/>
    <w:rsid w:val="00421856"/>
    <w:rsid w:val="00421CAA"/>
    <w:rsid w:val="0042272D"/>
    <w:rsid w:val="00422778"/>
    <w:rsid w:val="004229DE"/>
    <w:rsid w:val="00422A5F"/>
    <w:rsid w:val="00422DD2"/>
    <w:rsid w:val="00423550"/>
    <w:rsid w:val="00423896"/>
    <w:rsid w:val="00423916"/>
    <w:rsid w:val="004250BF"/>
    <w:rsid w:val="004256E9"/>
    <w:rsid w:val="0042597C"/>
    <w:rsid w:val="004261B3"/>
    <w:rsid w:val="00426408"/>
    <w:rsid w:val="0042640E"/>
    <w:rsid w:val="0042643A"/>
    <w:rsid w:val="00426900"/>
    <w:rsid w:val="00427540"/>
    <w:rsid w:val="004276AF"/>
    <w:rsid w:val="00427BF4"/>
    <w:rsid w:val="004307EB"/>
    <w:rsid w:val="00430B97"/>
    <w:rsid w:val="00431222"/>
    <w:rsid w:val="00431EB3"/>
    <w:rsid w:val="0043276C"/>
    <w:rsid w:val="00433216"/>
    <w:rsid w:val="00433E05"/>
    <w:rsid w:val="004340E3"/>
    <w:rsid w:val="00434812"/>
    <w:rsid w:val="004349D0"/>
    <w:rsid w:val="00434A46"/>
    <w:rsid w:val="00434B6C"/>
    <w:rsid w:val="00434CE2"/>
    <w:rsid w:val="00435B3F"/>
    <w:rsid w:val="00435EAE"/>
    <w:rsid w:val="0043689A"/>
    <w:rsid w:val="0043719C"/>
    <w:rsid w:val="00437936"/>
    <w:rsid w:val="00437A47"/>
    <w:rsid w:val="00437F1A"/>
    <w:rsid w:val="00437FF6"/>
    <w:rsid w:val="00440058"/>
    <w:rsid w:val="00440291"/>
    <w:rsid w:val="0044049B"/>
    <w:rsid w:val="00440D31"/>
    <w:rsid w:val="00441A12"/>
    <w:rsid w:val="00441F55"/>
    <w:rsid w:val="0044269D"/>
    <w:rsid w:val="00442715"/>
    <w:rsid w:val="00442A21"/>
    <w:rsid w:val="00442B00"/>
    <w:rsid w:val="0044353A"/>
    <w:rsid w:val="00443CA1"/>
    <w:rsid w:val="00443E44"/>
    <w:rsid w:val="0044430B"/>
    <w:rsid w:val="00444991"/>
    <w:rsid w:val="004455E2"/>
    <w:rsid w:val="00445B59"/>
    <w:rsid w:val="00446062"/>
    <w:rsid w:val="00446461"/>
    <w:rsid w:val="00446866"/>
    <w:rsid w:val="004474ED"/>
    <w:rsid w:val="00447D32"/>
    <w:rsid w:val="00447FC7"/>
    <w:rsid w:val="00450254"/>
    <w:rsid w:val="0045033F"/>
    <w:rsid w:val="0045064B"/>
    <w:rsid w:val="0045074D"/>
    <w:rsid w:val="004511C7"/>
    <w:rsid w:val="004512D3"/>
    <w:rsid w:val="00452A05"/>
    <w:rsid w:val="00453A4B"/>
    <w:rsid w:val="00453DD2"/>
    <w:rsid w:val="004544F6"/>
    <w:rsid w:val="00454DA1"/>
    <w:rsid w:val="0045515A"/>
    <w:rsid w:val="0045525B"/>
    <w:rsid w:val="00455603"/>
    <w:rsid w:val="00455BD9"/>
    <w:rsid w:val="00455CCD"/>
    <w:rsid w:val="00455EE1"/>
    <w:rsid w:val="0045620E"/>
    <w:rsid w:val="004564D7"/>
    <w:rsid w:val="00456A71"/>
    <w:rsid w:val="00456C11"/>
    <w:rsid w:val="00457204"/>
    <w:rsid w:val="00457316"/>
    <w:rsid w:val="00457A27"/>
    <w:rsid w:val="00457E58"/>
    <w:rsid w:val="004608CC"/>
    <w:rsid w:val="00460F90"/>
    <w:rsid w:val="004618E2"/>
    <w:rsid w:val="00462420"/>
    <w:rsid w:val="0046291F"/>
    <w:rsid w:val="004631E6"/>
    <w:rsid w:val="0046327A"/>
    <w:rsid w:val="004634FD"/>
    <w:rsid w:val="0046365F"/>
    <w:rsid w:val="00463905"/>
    <w:rsid w:val="00463A62"/>
    <w:rsid w:val="00463BDE"/>
    <w:rsid w:val="00463C6F"/>
    <w:rsid w:val="00463CB4"/>
    <w:rsid w:val="00463F20"/>
    <w:rsid w:val="00464873"/>
    <w:rsid w:val="00464FA8"/>
    <w:rsid w:val="00465A03"/>
    <w:rsid w:val="00465DC1"/>
    <w:rsid w:val="00466248"/>
    <w:rsid w:val="004668B6"/>
    <w:rsid w:val="00467031"/>
    <w:rsid w:val="004672E2"/>
    <w:rsid w:val="00467973"/>
    <w:rsid w:val="0047012C"/>
    <w:rsid w:val="004701ED"/>
    <w:rsid w:val="004707EE"/>
    <w:rsid w:val="00471FFE"/>
    <w:rsid w:val="004721B8"/>
    <w:rsid w:val="00472337"/>
    <w:rsid w:val="004723C1"/>
    <w:rsid w:val="004726BA"/>
    <w:rsid w:val="004731E8"/>
    <w:rsid w:val="0047334B"/>
    <w:rsid w:val="004735A2"/>
    <w:rsid w:val="00473C7F"/>
    <w:rsid w:val="00474211"/>
    <w:rsid w:val="0047421B"/>
    <w:rsid w:val="00474231"/>
    <w:rsid w:val="00474C0D"/>
    <w:rsid w:val="004754B9"/>
    <w:rsid w:val="00475755"/>
    <w:rsid w:val="00475EA0"/>
    <w:rsid w:val="00475FEE"/>
    <w:rsid w:val="00476AA0"/>
    <w:rsid w:val="00476AC3"/>
    <w:rsid w:val="00476EE3"/>
    <w:rsid w:val="0047718C"/>
    <w:rsid w:val="004771A6"/>
    <w:rsid w:val="004777E4"/>
    <w:rsid w:val="00480586"/>
    <w:rsid w:val="004806AB"/>
    <w:rsid w:val="00480949"/>
    <w:rsid w:val="004809B6"/>
    <w:rsid w:val="00480D6C"/>
    <w:rsid w:val="00480E77"/>
    <w:rsid w:val="0048110E"/>
    <w:rsid w:val="00481B6D"/>
    <w:rsid w:val="00481ED9"/>
    <w:rsid w:val="0048210B"/>
    <w:rsid w:val="00482698"/>
    <w:rsid w:val="00482E05"/>
    <w:rsid w:val="00483F72"/>
    <w:rsid w:val="00483F9A"/>
    <w:rsid w:val="00484126"/>
    <w:rsid w:val="004841E3"/>
    <w:rsid w:val="004849E0"/>
    <w:rsid w:val="00484FD5"/>
    <w:rsid w:val="0048524A"/>
    <w:rsid w:val="00485570"/>
    <w:rsid w:val="00485571"/>
    <w:rsid w:val="00485683"/>
    <w:rsid w:val="00486228"/>
    <w:rsid w:val="004862D3"/>
    <w:rsid w:val="004866B3"/>
    <w:rsid w:val="00486D98"/>
    <w:rsid w:val="004870F7"/>
    <w:rsid w:val="00487937"/>
    <w:rsid w:val="004905F9"/>
    <w:rsid w:val="00490BAA"/>
    <w:rsid w:val="0049146D"/>
    <w:rsid w:val="0049167A"/>
    <w:rsid w:val="00491A57"/>
    <w:rsid w:val="00491BF1"/>
    <w:rsid w:val="00491E6F"/>
    <w:rsid w:val="00492038"/>
    <w:rsid w:val="0049207C"/>
    <w:rsid w:val="00492307"/>
    <w:rsid w:val="00492F26"/>
    <w:rsid w:val="00493FAF"/>
    <w:rsid w:val="0049424F"/>
    <w:rsid w:val="00494584"/>
    <w:rsid w:val="00494A5E"/>
    <w:rsid w:val="00494C23"/>
    <w:rsid w:val="0049598A"/>
    <w:rsid w:val="00495C83"/>
    <w:rsid w:val="004963F1"/>
    <w:rsid w:val="0049716C"/>
    <w:rsid w:val="00497454"/>
    <w:rsid w:val="004A0312"/>
    <w:rsid w:val="004A0803"/>
    <w:rsid w:val="004A0AF9"/>
    <w:rsid w:val="004A0C35"/>
    <w:rsid w:val="004A0F25"/>
    <w:rsid w:val="004A0FFD"/>
    <w:rsid w:val="004A115F"/>
    <w:rsid w:val="004A1DE0"/>
    <w:rsid w:val="004A1F81"/>
    <w:rsid w:val="004A289A"/>
    <w:rsid w:val="004A2AF7"/>
    <w:rsid w:val="004A2F3F"/>
    <w:rsid w:val="004A3D41"/>
    <w:rsid w:val="004A3EDB"/>
    <w:rsid w:val="004A3EE7"/>
    <w:rsid w:val="004A412F"/>
    <w:rsid w:val="004A49BC"/>
    <w:rsid w:val="004A4A17"/>
    <w:rsid w:val="004A515F"/>
    <w:rsid w:val="004A5D16"/>
    <w:rsid w:val="004A5D1F"/>
    <w:rsid w:val="004A6131"/>
    <w:rsid w:val="004A6591"/>
    <w:rsid w:val="004A67F4"/>
    <w:rsid w:val="004A7A6F"/>
    <w:rsid w:val="004A7D32"/>
    <w:rsid w:val="004B0799"/>
    <w:rsid w:val="004B1669"/>
    <w:rsid w:val="004B1944"/>
    <w:rsid w:val="004B1B39"/>
    <w:rsid w:val="004B1BA8"/>
    <w:rsid w:val="004B1DD7"/>
    <w:rsid w:val="004B215E"/>
    <w:rsid w:val="004B21BB"/>
    <w:rsid w:val="004B24EC"/>
    <w:rsid w:val="004B2636"/>
    <w:rsid w:val="004B327F"/>
    <w:rsid w:val="004B3414"/>
    <w:rsid w:val="004B35AA"/>
    <w:rsid w:val="004B47D0"/>
    <w:rsid w:val="004B53AB"/>
    <w:rsid w:val="004B56F5"/>
    <w:rsid w:val="004B6B69"/>
    <w:rsid w:val="004B6FD0"/>
    <w:rsid w:val="004B735A"/>
    <w:rsid w:val="004B7419"/>
    <w:rsid w:val="004B75DF"/>
    <w:rsid w:val="004B7BE8"/>
    <w:rsid w:val="004C04A6"/>
    <w:rsid w:val="004C07F8"/>
    <w:rsid w:val="004C0AE0"/>
    <w:rsid w:val="004C0BF7"/>
    <w:rsid w:val="004C0C63"/>
    <w:rsid w:val="004C1C11"/>
    <w:rsid w:val="004C2246"/>
    <w:rsid w:val="004C236C"/>
    <w:rsid w:val="004C23DC"/>
    <w:rsid w:val="004C2CB1"/>
    <w:rsid w:val="004C3EAC"/>
    <w:rsid w:val="004C3FD4"/>
    <w:rsid w:val="004C4DA8"/>
    <w:rsid w:val="004C4F17"/>
    <w:rsid w:val="004C5129"/>
    <w:rsid w:val="004C52B9"/>
    <w:rsid w:val="004C5453"/>
    <w:rsid w:val="004C59FD"/>
    <w:rsid w:val="004C6445"/>
    <w:rsid w:val="004C73CF"/>
    <w:rsid w:val="004C764A"/>
    <w:rsid w:val="004D03B7"/>
    <w:rsid w:val="004D06A8"/>
    <w:rsid w:val="004D0A62"/>
    <w:rsid w:val="004D0BE7"/>
    <w:rsid w:val="004D0E75"/>
    <w:rsid w:val="004D0F6C"/>
    <w:rsid w:val="004D1607"/>
    <w:rsid w:val="004D16F6"/>
    <w:rsid w:val="004D1AC5"/>
    <w:rsid w:val="004D256D"/>
    <w:rsid w:val="004D2A7B"/>
    <w:rsid w:val="004D2B3B"/>
    <w:rsid w:val="004D2B76"/>
    <w:rsid w:val="004D2F8C"/>
    <w:rsid w:val="004D33B3"/>
    <w:rsid w:val="004D34E0"/>
    <w:rsid w:val="004D3BF4"/>
    <w:rsid w:val="004D42BA"/>
    <w:rsid w:val="004D4438"/>
    <w:rsid w:val="004D456E"/>
    <w:rsid w:val="004D4649"/>
    <w:rsid w:val="004D5468"/>
    <w:rsid w:val="004D5BC9"/>
    <w:rsid w:val="004D6B57"/>
    <w:rsid w:val="004D6F9C"/>
    <w:rsid w:val="004D74E3"/>
    <w:rsid w:val="004E00BD"/>
    <w:rsid w:val="004E08B0"/>
    <w:rsid w:val="004E0A2B"/>
    <w:rsid w:val="004E0C11"/>
    <w:rsid w:val="004E1826"/>
    <w:rsid w:val="004E1874"/>
    <w:rsid w:val="004E1F26"/>
    <w:rsid w:val="004E23A2"/>
    <w:rsid w:val="004E3F2B"/>
    <w:rsid w:val="004E4073"/>
    <w:rsid w:val="004E465A"/>
    <w:rsid w:val="004E61CD"/>
    <w:rsid w:val="004E6420"/>
    <w:rsid w:val="004E672C"/>
    <w:rsid w:val="004E677A"/>
    <w:rsid w:val="004E67AF"/>
    <w:rsid w:val="004E6DF6"/>
    <w:rsid w:val="004E7343"/>
    <w:rsid w:val="004E7AE7"/>
    <w:rsid w:val="004F020D"/>
    <w:rsid w:val="004F0242"/>
    <w:rsid w:val="004F1596"/>
    <w:rsid w:val="004F1975"/>
    <w:rsid w:val="004F1ED7"/>
    <w:rsid w:val="004F206E"/>
    <w:rsid w:val="004F2093"/>
    <w:rsid w:val="004F2AB7"/>
    <w:rsid w:val="004F2E73"/>
    <w:rsid w:val="004F30AD"/>
    <w:rsid w:val="004F364C"/>
    <w:rsid w:val="004F399F"/>
    <w:rsid w:val="004F3C48"/>
    <w:rsid w:val="004F3F7C"/>
    <w:rsid w:val="004F41A0"/>
    <w:rsid w:val="004F4535"/>
    <w:rsid w:val="004F50ED"/>
    <w:rsid w:val="004F51EB"/>
    <w:rsid w:val="004F5298"/>
    <w:rsid w:val="004F5615"/>
    <w:rsid w:val="004F56B7"/>
    <w:rsid w:val="004F595F"/>
    <w:rsid w:val="004F66F1"/>
    <w:rsid w:val="004F69F2"/>
    <w:rsid w:val="004F6C89"/>
    <w:rsid w:val="004F6CB0"/>
    <w:rsid w:val="004F6F55"/>
    <w:rsid w:val="004F77A7"/>
    <w:rsid w:val="005002B8"/>
    <w:rsid w:val="00500326"/>
    <w:rsid w:val="00500E8F"/>
    <w:rsid w:val="00501658"/>
    <w:rsid w:val="00501885"/>
    <w:rsid w:val="00501CB9"/>
    <w:rsid w:val="005023AE"/>
    <w:rsid w:val="00502742"/>
    <w:rsid w:val="00502920"/>
    <w:rsid w:val="00502B31"/>
    <w:rsid w:val="00502F2E"/>
    <w:rsid w:val="005032EE"/>
    <w:rsid w:val="00503926"/>
    <w:rsid w:val="00503CF1"/>
    <w:rsid w:val="00503D67"/>
    <w:rsid w:val="005046A3"/>
    <w:rsid w:val="005047A7"/>
    <w:rsid w:val="00504945"/>
    <w:rsid w:val="00504F85"/>
    <w:rsid w:val="005054D8"/>
    <w:rsid w:val="00505741"/>
    <w:rsid w:val="00505A0B"/>
    <w:rsid w:val="00505CE8"/>
    <w:rsid w:val="00505FC9"/>
    <w:rsid w:val="0050601F"/>
    <w:rsid w:val="005062FF"/>
    <w:rsid w:val="005066F2"/>
    <w:rsid w:val="00506B37"/>
    <w:rsid w:val="00506CE7"/>
    <w:rsid w:val="00506F24"/>
    <w:rsid w:val="00507198"/>
    <w:rsid w:val="0050744B"/>
    <w:rsid w:val="0050779F"/>
    <w:rsid w:val="00507BB6"/>
    <w:rsid w:val="00510DE6"/>
    <w:rsid w:val="005111DB"/>
    <w:rsid w:val="0051152E"/>
    <w:rsid w:val="0051267A"/>
    <w:rsid w:val="005127A3"/>
    <w:rsid w:val="005132BD"/>
    <w:rsid w:val="00513DDF"/>
    <w:rsid w:val="005144A7"/>
    <w:rsid w:val="005152EA"/>
    <w:rsid w:val="00515597"/>
    <w:rsid w:val="00515633"/>
    <w:rsid w:val="00515836"/>
    <w:rsid w:val="00516DED"/>
    <w:rsid w:val="00517225"/>
    <w:rsid w:val="0051730C"/>
    <w:rsid w:val="005204AD"/>
    <w:rsid w:val="0052067A"/>
    <w:rsid w:val="00520D1A"/>
    <w:rsid w:val="00520F66"/>
    <w:rsid w:val="00521396"/>
    <w:rsid w:val="00521725"/>
    <w:rsid w:val="0052184F"/>
    <w:rsid w:val="0052193F"/>
    <w:rsid w:val="00522354"/>
    <w:rsid w:val="00522F0C"/>
    <w:rsid w:val="00523ED2"/>
    <w:rsid w:val="00524094"/>
    <w:rsid w:val="00524172"/>
    <w:rsid w:val="00524341"/>
    <w:rsid w:val="00525077"/>
    <w:rsid w:val="0052544E"/>
    <w:rsid w:val="00525B6E"/>
    <w:rsid w:val="00527F3A"/>
    <w:rsid w:val="00530AD9"/>
    <w:rsid w:val="00530DB4"/>
    <w:rsid w:val="00530E8A"/>
    <w:rsid w:val="005311EF"/>
    <w:rsid w:val="00531BA9"/>
    <w:rsid w:val="0053245E"/>
    <w:rsid w:val="00532598"/>
    <w:rsid w:val="00532689"/>
    <w:rsid w:val="00532D11"/>
    <w:rsid w:val="00532F9D"/>
    <w:rsid w:val="00533005"/>
    <w:rsid w:val="005339E4"/>
    <w:rsid w:val="00533AE4"/>
    <w:rsid w:val="00533C06"/>
    <w:rsid w:val="00533CD1"/>
    <w:rsid w:val="00533E46"/>
    <w:rsid w:val="00535BC1"/>
    <w:rsid w:val="00536658"/>
    <w:rsid w:val="00536EC6"/>
    <w:rsid w:val="00536F44"/>
    <w:rsid w:val="00537069"/>
    <w:rsid w:val="005371BD"/>
    <w:rsid w:val="00537765"/>
    <w:rsid w:val="0054042E"/>
    <w:rsid w:val="00540526"/>
    <w:rsid w:val="0054105C"/>
    <w:rsid w:val="00541D64"/>
    <w:rsid w:val="00541E65"/>
    <w:rsid w:val="00542300"/>
    <w:rsid w:val="00542FE1"/>
    <w:rsid w:val="00543004"/>
    <w:rsid w:val="005432C0"/>
    <w:rsid w:val="0054378E"/>
    <w:rsid w:val="00543C7C"/>
    <w:rsid w:val="00543CAC"/>
    <w:rsid w:val="00544B3C"/>
    <w:rsid w:val="00544F6C"/>
    <w:rsid w:val="0054540B"/>
    <w:rsid w:val="00545435"/>
    <w:rsid w:val="00545818"/>
    <w:rsid w:val="00545AF4"/>
    <w:rsid w:val="00545E14"/>
    <w:rsid w:val="005476D7"/>
    <w:rsid w:val="0055009A"/>
    <w:rsid w:val="00550420"/>
    <w:rsid w:val="00550C18"/>
    <w:rsid w:val="00550EB7"/>
    <w:rsid w:val="005516B5"/>
    <w:rsid w:val="00551B83"/>
    <w:rsid w:val="00551FF8"/>
    <w:rsid w:val="00552114"/>
    <w:rsid w:val="00552364"/>
    <w:rsid w:val="00552DFF"/>
    <w:rsid w:val="00552F1B"/>
    <w:rsid w:val="00553BD0"/>
    <w:rsid w:val="00553DD0"/>
    <w:rsid w:val="005541A4"/>
    <w:rsid w:val="00554223"/>
    <w:rsid w:val="00554323"/>
    <w:rsid w:val="00554402"/>
    <w:rsid w:val="00554629"/>
    <w:rsid w:val="00554904"/>
    <w:rsid w:val="00554CA3"/>
    <w:rsid w:val="00555322"/>
    <w:rsid w:val="0055535D"/>
    <w:rsid w:val="005558FE"/>
    <w:rsid w:val="005564CD"/>
    <w:rsid w:val="005564DE"/>
    <w:rsid w:val="00557488"/>
    <w:rsid w:val="00557825"/>
    <w:rsid w:val="005578AB"/>
    <w:rsid w:val="00557DD2"/>
    <w:rsid w:val="00560305"/>
    <w:rsid w:val="0056085E"/>
    <w:rsid w:val="00560C49"/>
    <w:rsid w:val="00560C6B"/>
    <w:rsid w:val="00560DA0"/>
    <w:rsid w:val="005614DA"/>
    <w:rsid w:val="00561DA2"/>
    <w:rsid w:val="005620B2"/>
    <w:rsid w:val="00563053"/>
    <w:rsid w:val="00563281"/>
    <w:rsid w:val="005636D5"/>
    <w:rsid w:val="005639B3"/>
    <w:rsid w:val="00563C8B"/>
    <w:rsid w:val="005651EE"/>
    <w:rsid w:val="00565A85"/>
    <w:rsid w:val="00566776"/>
    <w:rsid w:val="005700DA"/>
    <w:rsid w:val="00570CEA"/>
    <w:rsid w:val="005710B4"/>
    <w:rsid w:val="00571353"/>
    <w:rsid w:val="00571828"/>
    <w:rsid w:val="00571D2A"/>
    <w:rsid w:val="00572309"/>
    <w:rsid w:val="005725FA"/>
    <w:rsid w:val="0057292B"/>
    <w:rsid w:val="00572F6A"/>
    <w:rsid w:val="0057349A"/>
    <w:rsid w:val="005734EE"/>
    <w:rsid w:val="00573661"/>
    <w:rsid w:val="00573C83"/>
    <w:rsid w:val="005744A5"/>
    <w:rsid w:val="00574C18"/>
    <w:rsid w:val="00574EE8"/>
    <w:rsid w:val="00575EC7"/>
    <w:rsid w:val="00576792"/>
    <w:rsid w:val="005768FE"/>
    <w:rsid w:val="00576A0F"/>
    <w:rsid w:val="00576BFD"/>
    <w:rsid w:val="00576C69"/>
    <w:rsid w:val="00576F40"/>
    <w:rsid w:val="005773FE"/>
    <w:rsid w:val="00577664"/>
    <w:rsid w:val="00577997"/>
    <w:rsid w:val="00577D97"/>
    <w:rsid w:val="0058047E"/>
    <w:rsid w:val="00581706"/>
    <w:rsid w:val="00581C7C"/>
    <w:rsid w:val="00581E23"/>
    <w:rsid w:val="00581F4E"/>
    <w:rsid w:val="005824F6"/>
    <w:rsid w:val="00582B1B"/>
    <w:rsid w:val="00582D97"/>
    <w:rsid w:val="005837AB"/>
    <w:rsid w:val="0058393E"/>
    <w:rsid w:val="0058404B"/>
    <w:rsid w:val="005843C6"/>
    <w:rsid w:val="005846D5"/>
    <w:rsid w:val="00585140"/>
    <w:rsid w:val="005851B7"/>
    <w:rsid w:val="00585338"/>
    <w:rsid w:val="00586477"/>
    <w:rsid w:val="005864A8"/>
    <w:rsid w:val="00586641"/>
    <w:rsid w:val="00586CA7"/>
    <w:rsid w:val="00586DBF"/>
    <w:rsid w:val="00586E30"/>
    <w:rsid w:val="00586FF5"/>
    <w:rsid w:val="005877B5"/>
    <w:rsid w:val="00587B2B"/>
    <w:rsid w:val="00590906"/>
    <w:rsid w:val="00590C8D"/>
    <w:rsid w:val="00590CC3"/>
    <w:rsid w:val="00591126"/>
    <w:rsid w:val="00591454"/>
    <w:rsid w:val="00591689"/>
    <w:rsid w:val="00591E7C"/>
    <w:rsid w:val="005926CA"/>
    <w:rsid w:val="00592E46"/>
    <w:rsid w:val="00592E65"/>
    <w:rsid w:val="00592FE6"/>
    <w:rsid w:val="00593451"/>
    <w:rsid w:val="00593500"/>
    <w:rsid w:val="005938F7"/>
    <w:rsid w:val="00593935"/>
    <w:rsid w:val="00593B46"/>
    <w:rsid w:val="00593DB1"/>
    <w:rsid w:val="005953C2"/>
    <w:rsid w:val="0059542C"/>
    <w:rsid w:val="005959CF"/>
    <w:rsid w:val="00595BAC"/>
    <w:rsid w:val="00595BD9"/>
    <w:rsid w:val="00596FB6"/>
    <w:rsid w:val="005971FC"/>
    <w:rsid w:val="005972D8"/>
    <w:rsid w:val="0059733E"/>
    <w:rsid w:val="0059754E"/>
    <w:rsid w:val="005A07E1"/>
    <w:rsid w:val="005A08A4"/>
    <w:rsid w:val="005A09BA"/>
    <w:rsid w:val="005A0CAF"/>
    <w:rsid w:val="005A126A"/>
    <w:rsid w:val="005A1B14"/>
    <w:rsid w:val="005A1D86"/>
    <w:rsid w:val="005A3120"/>
    <w:rsid w:val="005A3D84"/>
    <w:rsid w:val="005A3FED"/>
    <w:rsid w:val="005A442F"/>
    <w:rsid w:val="005A4AE3"/>
    <w:rsid w:val="005A4BAE"/>
    <w:rsid w:val="005A4E1B"/>
    <w:rsid w:val="005A5B10"/>
    <w:rsid w:val="005A5DBC"/>
    <w:rsid w:val="005A629E"/>
    <w:rsid w:val="005A6949"/>
    <w:rsid w:val="005A757B"/>
    <w:rsid w:val="005A7D04"/>
    <w:rsid w:val="005B0499"/>
    <w:rsid w:val="005B0D09"/>
    <w:rsid w:val="005B0F74"/>
    <w:rsid w:val="005B1537"/>
    <w:rsid w:val="005B18F8"/>
    <w:rsid w:val="005B2364"/>
    <w:rsid w:val="005B239B"/>
    <w:rsid w:val="005B245D"/>
    <w:rsid w:val="005B2A86"/>
    <w:rsid w:val="005B3028"/>
    <w:rsid w:val="005B349B"/>
    <w:rsid w:val="005B385E"/>
    <w:rsid w:val="005B4196"/>
    <w:rsid w:val="005B43FA"/>
    <w:rsid w:val="005B4630"/>
    <w:rsid w:val="005B4C5D"/>
    <w:rsid w:val="005B4DD1"/>
    <w:rsid w:val="005B6627"/>
    <w:rsid w:val="005B6AC3"/>
    <w:rsid w:val="005B6DE9"/>
    <w:rsid w:val="005B7B16"/>
    <w:rsid w:val="005B7DB2"/>
    <w:rsid w:val="005B7DC4"/>
    <w:rsid w:val="005B7E47"/>
    <w:rsid w:val="005C0C04"/>
    <w:rsid w:val="005C1742"/>
    <w:rsid w:val="005C2227"/>
    <w:rsid w:val="005C2AD4"/>
    <w:rsid w:val="005C2C6D"/>
    <w:rsid w:val="005C3573"/>
    <w:rsid w:val="005C36D3"/>
    <w:rsid w:val="005C4472"/>
    <w:rsid w:val="005C4AB2"/>
    <w:rsid w:val="005C4C08"/>
    <w:rsid w:val="005C4F0D"/>
    <w:rsid w:val="005C56D5"/>
    <w:rsid w:val="005C571D"/>
    <w:rsid w:val="005C5DF0"/>
    <w:rsid w:val="005C5F7E"/>
    <w:rsid w:val="005C66F6"/>
    <w:rsid w:val="005C67B3"/>
    <w:rsid w:val="005C6804"/>
    <w:rsid w:val="005C6C9C"/>
    <w:rsid w:val="005C6E94"/>
    <w:rsid w:val="005C6EF4"/>
    <w:rsid w:val="005C7307"/>
    <w:rsid w:val="005D0A6B"/>
    <w:rsid w:val="005D120A"/>
    <w:rsid w:val="005D14B7"/>
    <w:rsid w:val="005D15CD"/>
    <w:rsid w:val="005D1D6E"/>
    <w:rsid w:val="005D2C06"/>
    <w:rsid w:val="005D38FD"/>
    <w:rsid w:val="005D3D6A"/>
    <w:rsid w:val="005D408A"/>
    <w:rsid w:val="005D464F"/>
    <w:rsid w:val="005D4A1D"/>
    <w:rsid w:val="005D4CC4"/>
    <w:rsid w:val="005D56FF"/>
    <w:rsid w:val="005D58F0"/>
    <w:rsid w:val="005D5CDE"/>
    <w:rsid w:val="005D5DF7"/>
    <w:rsid w:val="005D5DFD"/>
    <w:rsid w:val="005D6909"/>
    <w:rsid w:val="005D716B"/>
    <w:rsid w:val="005D745D"/>
    <w:rsid w:val="005D7BD9"/>
    <w:rsid w:val="005D7C6C"/>
    <w:rsid w:val="005D7FDB"/>
    <w:rsid w:val="005D7FE2"/>
    <w:rsid w:val="005E0355"/>
    <w:rsid w:val="005E09F8"/>
    <w:rsid w:val="005E0D10"/>
    <w:rsid w:val="005E0F51"/>
    <w:rsid w:val="005E1C22"/>
    <w:rsid w:val="005E3106"/>
    <w:rsid w:val="005E311D"/>
    <w:rsid w:val="005E4055"/>
    <w:rsid w:val="005E410C"/>
    <w:rsid w:val="005E4C81"/>
    <w:rsid w:val="005E578E"/>
    <w:rsid w:val="005E5921"/>
    <w:rsid w:val="005E5BD9"/>
    <w:rsid w:val="005E5C9B"/>
    <w:rsid w:val="005E5D51"/>
    <w:rsid w:val="005E5F5E"/>
    <w:rsid w:val="005E6699"/>
    <w:rsid w:val="005E70A3"/>
    <w:rsid w:val="005E77BA"/>
    <w:rsid w:val="005F3359"/>
    <w:rsid w:val="005F36F9"/>
    <w:rsid w:val="005F3928"/>
    <w:rsid w:val="005F3A47"/>
    <w:rsid w:val="005F3F98"/>
    <w:rsid w:val="005F4B75"/>
    <w:rsid w:val="005F5145"/>
    <w:rsid w:val="005F516A"/>
    <w:rsid w:val="005F59A2"/>
    <w:rsid w:val="005F60EB"/>
    <w:rsid w:val="005F62F9"/>
    <w:rsid w:val="005F6644"/>
    <w:rsid w:val="005F69F4"/>
    <w:rsid w:val="005F6E54"/>
    <w:rsid w:val="005F6F27"/>
    <w:rsid w:val="006000A8"/>
    <w:rsid w:val="00600BEE"/>
    <w:rsid w:val="006010C7"/>
    <w:rsid w:val="00601371"/>
    <w:rsid w:val="00603596"/>
    <w:rsid w:val="00603CC9"/>
    <w:rsid w:val="00604910"/>
    <w:rsid w:val="006058D9"/>
    <w:rsid w:val="006066A8"/>
    <w:rsid w:val="00606C44"/>
    <w:rsid w:val="00607A58"/>
    <w:rsid w:val="0061005C"/>
    <w:rsid w:val="006103A9"/>
    <w:rsid w:val="006107E9"/>
    <w:rsid w:val="00610843"/>
    <w:rsid w:val="006111E7"/>
    <w:rsid w:val="0061132B"/>
    <w:rsid w:val="006113A7"/>
    <w:rsid w:val="0061149B"/>
    <w:rsid w:val="00611789"/>
    <w:rsid w:val="00611EBB"/>
    <w:rsid w:val="006120C5"/>
    <w:rsid w:val="00612756"/>
    <w:rsid w:val="0061358D"/>
    <w:rsid w:val="00613639"/>
    <w:rsid w:val="00613DEA"/>
    <w:rsid w:val="0061427D"/>
    <w:rsid w:val="00614E6D"/>
    <w:rsid w:val="00615796"/>
    <w:rsid w:val="0061765A"/>
    <w:rsid w:val="0061784A"/>
    <w:rsid w:val="006179D8"/>
    <w:rsid w:val="00617A63"/>
    <w:rsid w:val="00617AEA"/>
    <w:rsid w:val="00617AFE"/>
    <w:rsid w:val="00617B8D"/>
    <w:rsid w:val="00617C6D"/>
    <w:rsid w:val="00620B04"/>
    <w:rsid w:val="00621959"/>
    <w:rsid w:val="00621A2F"/>
    <w:rsid w:val="00621F02"/>
    <w:rsid w:val="00622CFA"/>
    <w:rsid w:val="00623027"/>
    <w:rsid w:val="00624187"/>
    <w:rsid w:val="006241DD"/>
    <w:rsid w:val="006243D2"/>
    <w:rsid w:val="006244D5"/>
    <w:rsid w:val="00624578"/>
    <w:rsid w:val="00624C69"/>
    <w:rsid w:val="0062533F"/>
    <w:rsid w:val="006258C7"/>
    <w:rsid w:val="00625A62"/>
    <w:rsid w:val="00625B5E"/>
    <w:rsid w:val="00626114"/>
    <w:rsid w:val="006269E0"/>
    <w:rsid w:val="00627115"/>
    <w:rsid w:val="00630204"/>
    <w:rsid w:val="00630317"/>
    <w:rsid w:val="006303F6"/>
    <w:rsid w:val="00630B50"/>
    <w:rsid w:val="00630BB9"/>
    <w:rsid w:val="006312ED"/>
    <w:rsid w:val="00631B75"/>
    <w:rsid w:val="00631E4A"/>
    <w:rsid w:val="006324EA"/>
    <w:rsid w:val="006326AF"/>
    <w:rsid w:val="00632924"/>
    <w:rsid w:val="00632FCC"/>
    <w:rsid w:val="00633246"/>
    <w:rsid w:val="006337EC"/>
    <w:rsid w:val="00633AA8"/>
    <w:rsid w:val="006340D4"/>
    <w:rsid w:val="0063461E"/>
    <w:rsid w:val="006347F4"/>
    <w:rsid w:val="00634B06"/>
    <w:rsid w:val="00634D67"/>
    <w:rsid w:val="0063563E"/>
    <w:rsid w:val="006358BD"/>
    <w:rsid w:val="00636BD3"/>
    <w:rsid w:val="00637F90"/>
    <w:rsid w:val="00640107"/>
    <w:rsid w:val="00640238"/>
    <w:rsid w:val="00640CA5"/>
    <w:rsid w:val="0064163F"/>
    <w:rsid w:val="00641950"/>
    <w:rsid w:val="00642328"/>
    <w:rsid w:val="00642461"/>
    <w:rsid w:val="00642945"/>
    <w:rsid w:val="00642F64"/>
    <w:rsid w:val="006439D3"/>
    <w:rsid w:val="00643F16"/>
    <w:rsid w:val="00644281"/>
    <w:rsid w:val="006445BE"/>
    <w:rsid w:val="00644CD0"/>
    <w:rsid w:val="006452FE"/>
    <w:rsid w:val="00645314"/>
    <w:rsid w:val="00645CC5"/>
    <w:rsid w:val="00645E5F"/>
    <w:rsid w:val="00646303"/>
    <w:rsid w:val="006468ED"/>
    <w:rsid w:val="00646C1D"/>
    <w:rsid w:val="0064768D"/>
    <w:rsid w:val="006478C3"/>
    <w:rsid w:val="006478D6"/>
    <w:rsid w:val="006500F0"/>
    <w:rsid w:val="00650337"/>
    <w:rsid w:val="00650585"/>
    <w:rsid w:val="00650749"/>
    <w:rsid w:val="00651314"/>
    <w:rsid w:val="00651479"/>
    <w:rsid w:val="0065191B"/>
    <w:rsid w:val="006524ED"/>
    <w:rsid w:val="006525A4"/>
    <w:rsid w:val="00652B8B"/>
    <w:rsid w:val="00653FD4"/>
    <w:rsid w:val="00653FF8"/>
    <w:rsid w:val="006541C7"/>
    <w:rsid w:val="00654398"/>
    <w:rsid w:val="00654F6D"/>
    <w:rsid w:val="00654FE8"/>
    <w:rsid w:val="00655E25"/>
    <w:rsid w:val="00656499"/>
    <w:rsid w:val="006569DF"/>
    <w:rsid w:val="00656D35"/>
    <w:rsid w:val="00657054"/>
    <w:rsid w:val="006578F4"/>
    <w:rsid w:val="00660EF0"/>
    <w:rsid w:val="0066169E"/>
    <w:rsid w:val="00661E0E"/>
    <w:rsid w:val="00661F6E"/>
    <w:rsid w:val="00662072"/>
    <w:rsid w:val="00662094"/>
    <w:rsid w:val="00663211"/>
    <w:rsid w:val="00663440"/>
    <w:rsid w:val="00663480"/>
    <w:rsid w:val="00663575"/>
    <w:rsid w:val="00663987"/>
    <w:rsid w:val="006639BC"/>
    <w:rsid w:val="00664810"/>
    <w:rsid w:val="0066488A"/>
    <w:rsid w:val="00664DD0"/>
    <w:rsid w:val="006650EA"/>
    <w:rsid w:val="006652F4"/>
    <w:rsid w:val="00665365"/>
    <w:rsid w:val="00665402"/>
    <w:rsid w:val="0066571E"/>
    <w:rsid w:val="00665C8C"/>
    <w:rsid w:val="00666ADE"/>
    <w:rsid w:val="0066707F"/>
    <w:rsid w:val="006679D3"/>
    <w:rsid w:val="00667B91"/>
    <w:rsid w:val="006704BC"/>
    <w:rsid w:val="006706D1"/>
    <w:rsid w:val="00670DA5"/>
    <w:rsid w:val="00670E01"/>
    <w:rsid w:val="00670E87"/>
    <w:rsid w:val="00672085"/>
    <w:rsid w:val="006725A3"/>
    <w:rsid w:val="00672615"/>
    <w:rsid w:val="00672C6C"/>
    <w:rsid w:val="00672E3A"/>
    <w:rsid w:val="00672E56"/>
    <w:rsid w:val="00672FEB"/>
    <w:rsid w:val="006730EC"/>
    <w:rsid w:val="00673276"/>
    <w:rsid w:val="0067360A"/>
    <w:rsid w:val="0067371C"/>
    <w:rsid w:val="00673F33"/>
    <w:rsid w:val="0067403D"/>
    <w:rsid w:val="00674539"/>
    <w:rsid w:val="0067469D"/>
    <w:rsid w:val="00674A3A"/>
    <w:rsid w:val="006750BE"/>
    <w:rsid w:val="006756EA"/>
    <w:rsid w:val="00675727"/>
    <w:rsid w:val="00676549"/>
    <w:rsid w:val="00676620"/>
    <w:rsid w:val="0068062E"/>
    <w:rsid w:val="006806FA"/>
    <w:rsid w:val="00680878"/>
    <w:rsid w:val="006809AD"/>
    <w:rsid w:val="00680A63"/>
    <w:rsid w:val="00680DBF"/>
    <w:rsid w:val="00681996"/>
    <w:rsid w:val="00681BFD"/>
    <w:rsid w:val="00681C26"/>
    <w:rsid w:val="00681D2E"/>
    <w:rsid w:val="00681D47"/>
    <w:rsid w:val="0068239E"/>
    <w:rsid w:val="006826AF"/>
    <w:rsid w:val="006827CB"/>
    <w:rsid w:val="00682A24"/>
    <w:rsid w:val="006833B7"/>
    <w:rsid w:val="0068349A"/>
    <w:rsid w:val="0068352C"/>
    <w:rsid w:val="00683947"/>
    <w:rsid w:val="00684039"/>
    <w:rsid w:val="00684C20"/>
    <w:rsid w:val="00684DF1"/>
    <w:rsid w:val="0068520E"/>
    <w:rsid w:val="00685AC4"/>
    <w:rsid w:val="006868FD"/>
    <w:rsid w:val="00687DE0"/>
    <w:rsid w:val="006903EF"/>
    <w:rsid w:val="00690601"/>
    <w:rsid w:val="006906E9"/>
    <w:rsid w:val="006916AA"/>
    <w:rsid w:val="006924A9"/>
    <w:rsid w:val="0069256A"/>
    <w:rsid w:val="00692C6A"/>
    <w:rsid w:val="00692CBA"/>
    <w:rsid w:val="0069341B"/>
    <w:rsid w:val="00693FBB"/>
    <w:rsid w:val="006940E6"/>
    <w:rsid w:val="00694F9C"/>
    <w:rsid w:val="00694FAE"/>
    <w:rsid w:val="006956C9"/>
    <w:rsid w:val="006965F2"/>
    <w:rsid w:val="00696A7E"/>
    <w:rsid w:val="00696AC0"/>
    <w:rsid w:val="00696C7D"/>
    <w:rsid w:val="0069729A"/>
    <w:rsid w:val="0069747C"/>
    <w:rsid w:val="006975E3"/>
    <w:rsid w:val="00697832"/>
    <w:rsid w:val="00697D6A"/>
    <w:rsid w:val="006A0258"/>
    <w:rsid w:val="006A0487"/>
    <w:rsid w:val="006A0A8C"/>
    <w:rsid w:val="006A0CAC"/>
    <w:rsid w:val="006A0E18"/>
    <w:rsid w:val="006A19C4"/>
    <w:rsid w:val="006A2052"/>
    <w:rsid w:val="006A287B"/>
    <w:rsid w:val="006A2E21"/>
    <w:rsid w:val="006A3189"/>
    <w:rsid w:val="006A3678"/>
    <w:rsid w:val="006A3854"/>
    <w:rsid w:val="006A3964"/>
    <w:rsid w:val="006A4883"/>
    <w:rsid w:val="006A4CAE"/>
    <w:rsid w:val="006A5278"/>
    <w:rsid w:val="006A53F3"/>
    <w:rsid w:val="006A54C5"/>
    <w:rsid w:val="006A552F"/>
    <w:rsid w:val="006A5CE8"/>
    <w:rsid w:val="006A5D6B"/>
    <w:rsid w:val="006A60F0"/>
    <w:rsid w:val="006A6166"/>
    <w:rsid w:val="006A679D"/>
    <w:rsid w:val="006A6B00"/>
    <w:rsid w:val="006A70AB"/>
    <w:rsid w:val="006A74BE"/>
    <w:rsid w:val="006A7581"/>
    <w:rsid w:val="006A7CCB"/>
    <w:rsid w:val="006B03C0"/>
    <w:rsid w:val="006B06B8"/>
    <w:rsid w:val="006B06CD"/>
    <w:rsid w:val="006B0B76"/>
    <w:rsid w:val="006B12E1"/>
    <w:rsid w:val="006B1371"/>
    <w:rsid w:val="006B176E"/>
    <w:rsid w:val="006B183E"/>
    <w:rsid w:val="006B1EB9"/>
    <w:rsid w:val="006B2F38"/>
    <w:rsid w:val="006B39E1"/>
    <w:rsid w:val="006B45E0"/>
    <w:rsid w:val="006B46A5"/>
    <w:rsid w:val="006B5121"/>
    <w:rsid w:val="006B5584"/>
    <w:rsid w:val="006B5ADD"/>
    <w:rsid w:val="006B65FD"/>
    <w:rsid w:val="006B6D38"/>
    <w:rsid w:val="006B7EDF"/>
    <w:rsid w:val="006B7F00"/>
    <w:rsid w:val="006C08DA"/>
    <w:rsid w:val="006C1D00"/>
    <w:rsid w:val="006C3161"/>
    <w:rsid w:val="006C3798"/>
    <w:rsid w:val="006C38DA"/>
    <w:rsid w:val="006C3B36"/>
    <w:rsid w:val="006C3F28"/>
    <w:rsid w:val="006C4137"/>
    <w:rsid w:val="006C4542"/>
    <w:rsid w:val="006C491E"/>
    <w:rsid w:val="006C5034"/>
    <w:rsid w:val="006C5081"/>
    <w:rsid w:val="006C52F9"/>
    <w:rsid w:val="006C532A"/>
    <w:rsid w:val="006C591D"/>
    <w:rsid w:val="006C6806"/>
    <w:rsid w:val="006C689E"/>
    <w:rsid w:val="006C6C0A"/>
    <w:rsid w:val="006C6CAA"/>
    <w:rsid w:val="006C709D"/>
    <w:rsid w:val="006C739A"/>
    <w:rsid w:val="006C74D5"/>
    <w:rsid w:val="006C78D0"/>
    <w:rsid w:val="006C7DD3"/>
    <w:rsid w:val="006D03FB"/>
    <w:rsid w:val="006D071A"/>
    <w:rsid w:val="006D08F9"/>
    <w:rsid w:val="006D1143"/>
    <w:rsid w:val="006D1348"/>
    <w:rsid w:val="006D29FE"/>
    <w:rsid w:val="006D2FFA"/>
    <w:rsid w:val="006D4367"/>
    <w:rsid w:val="006D452A"/>
    <w:rsid w:val="006D4675"/>
    <w:rsid w:val="006D479D"/>
    <w:rsid w:val="006D4A4B"/>
    <w:rsid w:val="006D4CCB"/>
    <w:rsid w:val="006D4F47"/>
    <w:rsid w:val="006D5023"/>
    <w:rsid w:val="006D54EB"/>
    <w:rsid w:val="006D55FF"/>
    <w:rsid w:val="006D56C3"/>
    <w:rsid w:val="006D5B43"/>
    <w:rsid w:val="006D77C1"/>
    <w:rsid w:val="006D7833"/>
    <w:rsid w:val="006D7D99"/>
    <w:rsid w:val="006D7E3A"/>
    <w:rsid w:val="006E0C07"/>
    <w:rsid w:val="006E1698"/>
    <w:rsid w:val="006E1EE4"/>
    <w:rsid w:val="006E2641"/>
    <w:rsid w:val="006E287D"/>
    <w:rsid w:val="006E2D47"/>
    <w:rsid w:val="006E2FFB"/>
    <w:rsid w:val="006E3CCD"/>
    <w:rsid w:val="006E4601"/>
    <w:rsid w:val="006E58C2"/>
    <w:rsid w:val="006E5E8E"/>
    <w:rsid w:val="006E5ECB"/>
    <w:rsid w:val="006E5FF4"/>
    <w:rsid w:val="006E77CC"/>
    <w:rsid w:val="006E78D9"/>
    <w:rsid w:val="006E799D"/>
    <w:rsid w:val="006E7F23"/>
    <w:rsid w:val="006F0200"/>
    <w:rsid w:val="006F0283"/>
    <w:rsid w:val="006F06BE"/>
    <w:rsid w:val="006F0EED"/>
    <w:rsid w:val="006F107A"/>
    <w:rsid w:val="006F1110"/>
    <w:rsid w:val="006F1401"/>
    <w:rsid w:val="006F2843"/>
    <w:rsid w:val="006F3095"/>
    <w:rsid w:val="006F3A17"/>
    <w:rsid w:val="006F3B2E"/>
    <w:rsid w:val="006F3D18"/>
    <w:rsid w:val="006F3D76"/>
    <w:rsid w:val="006F3EC8"/>
    <w:rsid w:val="006F425C"/>
    <w:rsid w:val="006F52F5"/>
    <w:rsid w:val="006F5467"/>
    <w:rsid w:val="006F638A"/>
    <w:rsid w:val="006F6AAB"/>
    <w:rsid w:val="006F6CD4"/>
    <w:rsid w:val="006F75C6"/>
    <w:rsid w:val="006F7A30"/>
    <w:rsid w:val="006F7B21"/>
    <w:rsid w:val="00700161"/>
    <w:rsid w:val="007006ED"/>
    <w:rsid w:val="0070109F"/>
    <w:rsid w:val="00701884"/>
    <w:rsid w:val="0070192D"/>
    <w:rsid w:val="00702045"/>
    <w:rsid w:val="00702063"/>
    <w:rsid w:val="00702940"/>
    <w:rsid w:val="007046CA"/>
    <w:rsid w:val="007049A6"/>
    <w:rsid w:val="00704EAE"/>
    <w:rsid w:val="00705044"/>
    <w:rsid w:val="007051A5"/>
    <w:rsid w:val="007053BC"/>
    <w:rsid w:val="00705686"/>
    <w:rsid w:val="0070681B"/>
    <w:rsid w:val="00706D4C"/>
    <w:rsid w:val="007071F6"/>
    <w:rsid w:val="0070771C"/>
    <w:rsid w:val="00710631"/>
    <w:rsid w:val="00710EAB"/>
    <w:rsid w:val="00711B4C"/>
    <w:rsid w:val="00712077"/>
    <w:rsid w:val="007125CA"/>
    <w:rsid w:val="007126C1"/>
    <w:rsid w:val="007134B4"/>
    <w:rsid w:val="00714096"/>
    <w:rsid w:val="00714A4A"/>
    <w:rsid w:val="00714DEE"/>
    <w:rsid w:val="007158F1"/>
    <w:rsid w:val="00715A6E"/>
    <w:rsid w:val="00715BE7"/>
    <w:rsid w:val="00716278"/>
    <w:rsid w:val="0071698F"/>
    <w:rsid w:val="00716EE0"/>
    <w:rsid w:val="00716F9B"/>
    <w:rsid w:val="007170C0"/>
    <w:rsid w:val="007171D3"/>
    <w:rsid w:val="007175C8"/>
    <w:rsid w:val="007176EA"/>
    <w:rsid w:val="00717A6E"/>
    <w:rsid w:val="00717C7C"/>
    <w:rsid w:val="00717D62"/>
    <w:rsid w:val="00717EA8"/>
    <w:rsid w:val="007201AE"/>
    <w:rsid w:val="007202F9"/>
    <w:rsid w:val="007205ED"/>
    <w:rsid w:val="007207BC"/>
    <w:rsid w:val="00720C8E"/>
    <w:rsid w:val="007210AF"/>
    <w:rsid w:val="007211B4"/>
    <w:rsid w:val="00721EA6"/>
    <w:rsid w:val="00722653"/>
    <w:rsid w:val="0072279E"/>
    <w:rsid w:val="00722CFC"/>
    <w:rsid w:val="00723669"/>
    <w:rsid w:val="00723CB3"/>
    <w:rsid w:val="00723E23"/>
    <w:rsid w:val="00723EA5"/>
    <w:rsid w:val="007246BA"/>
    <w:rsid w:val="00724A39"/>
    <w:rsid w:val="00724C82"/>
    <w:rsid w:val="00725521"/>
    <w:rsid w:val="007257C1"/>
    <w:rsid w:val="00725DD4"/>
    <w:rsid w:val="00726B2B"/>
    <w:rsid w:val="00727731"/>
    <w:rsid w:val="00727CD5"/>
    <w:rsid w:val="00727FB6"/>
    <w:rsid w:val="007307C8"/>
    <w:rsid w:val="00731D06"/>
    <w:rsid w:val="00731DCF"/>
    <w:rsid w:val="00731E50"/>
    <w:rsid w:val="00731EAE"/>
    <w:rsid w:val="007320AD"/>
    <w:rsid w:val="007329EE"/>
    <w:rsid w:val="00732A46"/>
    <w:rsid w:val="00732C99"/>
    <w:rsid w:val="00732F0B"/>
    <w:rsid w:val="007337A4"/>
    <w:rsid w:val="00733C55"/>
    <w:rsid w:val="0073454F"/>
    <w:rsid w:val="0073485C"/>
    <w:rsid w:val="00734BC8"/>
    <w:rsid w:val="00734C15"/>
    <w:rsid w:val="007354EC"/>
    <w:rsid w:val="007354F4"/>
    <w:rsid w:val="00735F18"/>
    <w:rsid w:val="00736275"/>
    <w:rsid w:val="0073634C"/>
    <w:rsid w:val="00736445"/>
    <w:rsid w:val="00736CD4"/>
    <w:rsid w:val="0073735F"/>
    <w:rsid w:val="007376DA"/>
    <w:rsid w:val="007407CE"/>
    <w:rsid w:val="00740CF2"/>
    <w:rsid w:val="0074109F"/>
    <w:rsid w:val="00741147"/>
    <w:rsid w:val="00742129"/>
    <w:rsid w:val="0074275F"/>
    <w:rsid w:val="00743093"/>
    <w:rsid w:val="00743C61"/>
    <w:rsid w:val="00743D5D"/>
    <w:rsid w:val="007440A7"/>
    <w:rsid w:val="007444A5"/>
    <w:rsid w:val="0074479C"/>
    <w:rsid w:val="00744BA2"/>
    <w:rsid w:val="00744D48"/>
    <w:rsid w:val="00745D99"/>
    <w:rsid w:val="00745E8B"/>
    <w:rsid w:val="007460B4"/>
    <w:rsid w:val="007460DC"/>
    <w:rsid w:val="007464DC"/>
    <w:rsid w:val="0074655D"/>
    <w:rsid w:val="00746748"/>
    <w:rsid w:val="00746E0F"/>
    <w:rsid w:val="007471FE"/>
    <w:rsid w:val="007476D6"/>
    <w:rsid w:val="0074775E"/>
    <w:rsid w:val="00747C1A"/>
    <w:rsid w:val="00747D26"/>
    <w:rsid w:val="00747DF3"/>
    <w:rsid w:val="007501F2"/>
    <w:rsid w:val="007504A6"/>
    <w:rsid w:val="00750509"/>
    <w:rsid w:val="0075083B"/>
    <w:rsid w:val="00750929"/>
    <w:rsid w:val="00750C38"/>
    <w:rsid w:val="00750D7E"/>
    <w:rsid w:val="00750F4C"/>
    <w:rsid w:val="007513E5"/>
    <w:rsid w:val="0075209E"/>
    <w:rsid w:val="007524B3"/>
    <w:rsid w:val="00752E86"/>
    <w:rsid w:val="0075374A"/>
    <w:rsid w:val="00753909"/>
    <w:rsid w:val="00753D23"/>
    <w:rsid w:val="00755650"/>
    <w:rsid w:val="00755931"/>
    <w:rsid w:val="007559CC"/>
    <w:rsid w:val="007560AD"/>
    <w:rsid w:val="00756502"/>
    <w:rsid w:val="00756ABE"/>
    <w:rsid w:val="00756B69"/>
    <w:rsid w:val="00756D11"/>
    <w:rsid w:val="0075756F"/>
    <w:rsid w:val="0075772F"/>
    <w:rsid w:val="00757821"/>
    <w:rsid w:val="0075792C"/>
    <w:rsid w:val="00757A82"/>
    <w:rsid w:val="00757F8A"/>
    <w:rsid w:val="007609A0"/>
    <w:rsid w:val="00760E8C"/>
    <w:rsid w:val="00760FF3"/>
    <w:rsid w:val="007610C6"/>
    <w:rsid w:val="00761479"/>
    <w:rsid w:val="00762F3F"/>
    <w:rsid w:val="0076318C"/>
    <w:rsid w:val="007637CE"/>
    <w:rsid w:val="00763874"/>
    <w:rsid w:val="00763C43"/>
    <w:rsid w:val="007640BF"/>
    <w:rsid w:val="007641EC"/>
    <w:rsid w:val="00764D13"/>
    <w:rsid w:val="00765104"/>
    <w:rsid w:val="0076513B"/>
    <w:rsid w:val="00765E51"/>
    <w:rsid w:val="007665A0"/>
    <w:rsid w:val="00766769"/>
    <w:rsid w:val="007667AF"/>
    <w:rsid w:val="00766C0C"/>
    <w:rsid w:val="00767C6B"/>
    <w:rsid w:val="00770343"/>
    <w:rsid w:val="007705FB"/>
    <w:rsid w:val="00770970"/>
    <w:rsid w:val="0077131D"/>
    <w:rsid w:val="00771338"/>
    <w:rsid w:val="00771372"/>
    <w:rsid w:val="00771E8C"/>
    <w:rsid w:val="00772825"/>
    <w:rsid w:val="00773ADC"/>
    <w:rsid w:val="0077465F"/>
    <w:rsid w:val="007749EE"/>
    <w:rsid w:val="00774CAF"/>
    <w:rsid w:val="007758EC"/>
    <w:rsid w:val="00776933"/>
    <w:rsid w:val="00776963"/>
    <w:rsid w:val="00776A81"/>
    <w:rsid w:val="00776B50"/>
    <w:rsid w:val="00776F2B"/>
    <w:rsid w:val="00777194"/>
    <w:rsid w:val="007771BB"/>
    <w:rsid w:val="00777F95"/>
    <w:rsid w:val="0078060B"/>
    <w:rsid w:val="0078060F"/>
    <w:rsid w:val="007809D7"/>
    <w:rsid w:val="00780B4C"/>
    <w:rsid w:val="00780C46"/>
    <w:rsid w:val="007810EC"/>
    <w:rsid w:val="00781297"/>
    <w:rsid w:val="00781B3E"/>
    <w:rsid w:val="00781E14"/>
    <w:rsid w:val="0078240F"/>
    <w:rsid w:val="00782EB2"/>
    <w:rsid w:val="0078363E"/>
    <w:rsid w:val="00783F02"/>
    <w:rsid w:val="00784377"/>
    <w:rsid w:val="00784863"/>
    <w:rsid w:val="007850E4"/>
    <w:rsid w:val="007850FE"/>
    <w:rsid w:val="007853DC"/>
    <w:rsid w:val="0078548A"/>
    <w:rsid w:val="00785DDD"/>
    <w:rsid w:val="00785FF4"/>
    <w:rsid w:val="0078646D"/>
    <w:rsid w:val="0078778B"/>
    <w:rsid w:val="0078779A"/>
    <w:rsid w:val="00787D3A"/>
    <w:rsid w:val="00790077"/>
    <w:rsid w:val="007902F3"/>
    <w:rsid w:val="00790E12"/>
    <w:rsid w:val="007911F0"/>
    <w:rsid w:val="00791206"/>
    <w:rsid w:val="0079169B"/>
    <w:rsid w:val="00791B0A"/>
    <w:rsid w:val="007921A7"/>
    <w:rsid w:val="0079307D"/>
    <w:rsid w:val="00793CB3"/>
    <w:rsid w:val="00794EC3"/>
    <w:rsid w:val="0079513D"/>
    <w:rsid w:val="007965E4"/>
    <w:rsid w:val="007966B6"/>
    <w:rsid w:val="007966D1"/>
    <w:rsid w:val="007966EC"/>
    <w:rsid w:val="007972BC"/>
    <w:rsid w:val="007972DB"/>
    <w:rsid w:val="00797EBD"/>
    <w:rsid w:val="007A0B46"/>
    <w:rsid w:val="007A0F6E"/>
    <w:rsid w:val="007A151B"/>
    <w:rsid w:val="007A158E"/>
    <w:rsid w:val="007A184A"/>
    <w:rsid w:val="007A33CE"/>
    <w:rsid w:val="007A4628"/>
    <w:rsid w:val="007A4C28"/>
    <w:rsid w:val="007A5054"/>
    <w:rsid w:val="007A53EB"/>
    <w:rsid w:val="007A5689"/>
    <w:rsid w:val="007A58A2"/>
    <w:rsid w:val="007A61CD"/>
    <w:rsid w:val="007A674F"/>
    <w:rsid w:val="007A69D8"/>
    <w:rsid w:val="007A6A0A"/>
    <w:rsid w:val="007A7753"/>
    <w:rsid w:val="007B0452"/>
    <w:rsid w:val="007B070A"/>
    <w:rsid w:val="007B12D8"/>
    <w:rsid w:val="007B14D3"/>
    <w:rsid w:val="007B164A"/>
    <w:rsid w:val="007B17CC"/>
    <w:rsid w:val="007B1CCE"/>
    <w:rsid w:val="007B21C3"/>
    <w:rsid w:val="007B2558"/>
    <w:rsid w:val="007B25EC"/>
    <w:rsid w:val="007B2905"/>
    <w:rsid w:val="007B2AFF"/>
    <w:rsid w:val="007B2E39"/>
    <w:rsid w:val="007B3473"/>
    <w:rsid w:val="007B3810"/>
    <w:rsid w:val="007B3A12"/>
    <w:rsid w:val="007B492A"/>
    <w:rsid w:val="007B4E56"/>
    <w:rsid w:val="007B4E94"/>
    <w:rsid w:val="007B5357"/>
    <w:rsid w:val="007B537A"/>
    <w:rsid w:val="007B56ED"/>
    <w:rsid w:val="007B57AC"/>
    <w:rsid w:val="007B57BF"/>
    <w:rsid w:val="007B58F8"/>
    <w:rsid w:val="007B5A42"/>
    <w:rsid w:val="007B63C5"/>
    <w:rsid w:val="007B64D3"/>
    <w:rsid w:val="007B73EA"/>
    <w:rsid w:val="007B75BF"/>
    <w:rsid w:val="007B7948"/>
    <w:rsid w:val="007C00E0"/>
    <w:rsid w:val="007C01C0"/>
    <w:rsid w:val="007C0592"/>
    <w:rsid w:val="007C06ED"/>
    <w:rsid w:val="007C0D8B"/>
    <w:rsid w:val="007C1147"/>
    <w:rsid w:val="007C1338"/>
    <w:rsid w:val="007C1354"/>
    <w:rsid w:val="007C195A"/>
    <w:rsid w:val="007C1F1D"/>
    <w:rsid w:val="007C24D5"/>
    <w:rsid w:val="007C2D98"/>
    <w:rsid w:val="007C300D"/>
    <w:rsid w:val="007C3066"/>
    <w:rsid w:val="007C3B4C"/>
    <w:rsid w:val="007C4018"/>
    <w:rsid w:val="007C4130"/>
    <w:rsid w:val="007C4BBA"/>
    <w:rsid w:val="007C5443"/>
    <w:rsid w:val="007C5C1B"/>
    <w:rsid w:val="007C5DE9"/>
    <w:rsid w:val="007C6183"/>
    <w:rsid w:val="007C6671"/>
    <w:rsid w:val="007C682D"/>
    <w:rsid w:val="007C6915"/>
    <w:rsid w:val="007C6DA0"/>
    <w:rsid w:val="007C785E"/>
    <w:rsid w:val="007C7E4A"/>
    <w:rsid w:val="007D005B"/>
    <w:rsid w:val="007D0ABE"/>
    <w:rsid w:val="007D0E2A"/>
    <w:rsid w:val="007D256D"/>
    <w:rsid w:val="007D2604"/>
    <w:rsid w:val="007D2943"/>
    <w:rsid w:val="007D2963"/>
    <w:rsid w:val="007D3335"/>
    <w:rsid w:val="007D3822"/>
    <w:rsid w:val="007D44FD"/>
    <w:rsid w:val="007D463E"/>
    <w:rsid w:val="007D4944"/>
    <w:rsid w:val="007D4C9A"/>
    <w:rsid w:val="007D4D44"/>
    <w:rsid w:val="007D5CB0"/>
    <w:rsid w:val="007D60DB"/>
    <w:rsid w:val="007D65C3"/>
    <w:rsid w:val="007D6B5F"/>
    <w:rsid w:val="007D7108"/>
    <w:rsid w:val="007D7430"/>
    <w:rsid w:val="007D7850"/>
    <w:rsid w:val="007D7877"/>
    <w:rsid w:val="007D7AAD"/>
    <w:rsid w:val="007D7AE5"/>
    <w:rsid w:val="007D7F4A"/>
    <w:rsid w:val="007E0741"/>
    <w:rsid w:val="007E0A62"/>
    <w:rsid w:val="007E15E9"/>
    <w:rsid w:val="007E1821"/>
    <w:rsid w:val="007E22FD"/>
    <w:rsid w:val="007E240E"/>
    <w:rsid w:val="007E2AA1"/>
    <w:rsid w:val="007E2ABB"/>
    <w:rsid w:val="007E35AC"/>
    <w:rsid w:val="007E3EFA"/>
    <w:rsid w:val="007E4A38"/>
    <w:rsid w:val="007E4D22"/>
    <w:rsid w:val="007E5FEF"/>
    <w:rsid w:val="007E620F"/>
    <w:rsid w:val="007E64FE"/>
    <w:rsid w:val="007E6BB2"/>
    <w:rsid w:val="007E6EB3"/>
    <w:rsid w:val="007E70E7"/>
    <w:rsid w:val="007E7206"/>
    <w:rsid w:val="007E78A4"/>
    <w:rsid w:val="007E790A"/>
    <w:rsid w:val="007F0003"/>
    <w:rsid w:val="007F078E"/>
    <w:rsid w:val="007F0AAD"/>
    <w:rsid w:val="007F126C"/>
    <w:rsid w:val="007F13C7"/>
    <w:rsid w:val="007F1798"/>
    <w:rsid w:val="007F1C7B"/>
    <w:rsid w:val="007F2001"/>
    <w:rsid w:val="007F2159"/>
    <w:rsid w:val="007F2319"/>
    <w:rsid w:val="007F2705"/>
    <w:rsid w:val="007F2D2C"/>
    <w:rsid w:val="007F327B"/>
    <w:rsid w:val="007F3465"/>
    <w:rsid w:val="007F35F5"/>
    <w:rsid w:val="007F3FAF"/>
    <w:rsid w:val="007F452D"/>
    <w:rsid w:val="007F4641"/>
    <w:rsid w:val="007F4B0E"/>
    <w:rsid w:val="007F53A1"/>
    <w:rsid w:val="007F563C"/>
    <w:rsid w:val="007F569D"/>
    <w:rsid w:val="007F56EA"/>
    <w:rsid w:val="007F5E08"/>
    <w:rsid w:val="007F5FA5"/>
    <w:rsid w:val="007F6672"/>
    <w:rsid w:val="007F6C18"/>
    <w:rsid w:val="007F6E77"/>
    <w:rsid w:val="007F76D7"/>
    <w:rsid w:val="007F7745"/>
    <w:rsid w:val="007F7801"/>
    <w:rsid w:val="007F7C09"/>
    <w:rsid w:val="00800021"/>
    <w:rsid w:val="00800AE6"/>
    <w:rsid w:val="008011F3"/>
    <w:rsid w:val="008012D9"/>
    <w:rsid w:val="0080192A"/>
    <w:rsid w:val="0080194D"/>
    <w:rsid w:val="00801B07"/>
    <w:rsid w:val="00801D03"/>
    <w:rsid w:val="00802023"/>
    <w:rsid w:val="00802244"/>
    <w:rsid w:val="00802754"/>
    <w:rsid w:val="00803696"/>
    <w:rsid w:val="0080387B"/>
    <w:rsid w:val="00803A70"/>
    <w:rsid w:val="008041F5"/>
    <w:rsid w:val="00804672"/>
    <w:rsid w:val="00804865"/>
    <w:rsid w:val="008048F8"/>
    <w:rsid w:val="00804908"/>
    <w:rsid w:val="00804B5F"/>
    <w:rsid w:val="008060EE"/>
    <w:rsid w:val="008065D8"/>
    <w:rsid w:val="00806DE7"/>
    <w:rsid w:val="00807433"/>
    <w:rsid w:val="008075BE"/>
    <w:rsid w:val="00807B25"/>
    <w:rsid w:val="00810416"/>
    <w:rsid w:val="008115DB"/>
    <w:rsid w:val="0081168B"/>
    <w:rsid w:val="00811E57"/>
    <w:rsid w:val="00811F21"/>
    <w:rsid w:val="0081259A"/>
    <w:rsid w:val="00812AED"/>
    <w:rsid w:val="00812C55"/>
    <w:rsid w:val="0081340A"/>
    <w:rsid w:val="008137B4"/>
    <w:rsid w:val="00813A38"/>
    <w:rsid w:val="00813D50"/>
    <w:rsid w:val="00813EE3"/>
    <w:rsid w:val="008143A2"/>
    <w:rsid w:val="008145B6"/>
    <w:rsid w:val="00814A51"/>
    <w:rsid w:val="008155EB"/>
    <w:rsid w:val="00816475"/>
    <w:rsid w:val="00816A15"/>
    <w:rsid w:val="00816CDF"/>
    <w:rsid w:val="008177ED"/>
    <w:rsid w:val="00817ECC"/>
    <w:rsid w:val="008204F9"/>
    <w:rsid w:val="008208B3"/>
    <w:rsid w:val="00820A2D"/>
    <w:rsid w:val="00820EE0"/>
    <w:rsid w:val="00821051"/>
    <w:rsid w:val="00821B39"/>
    <w:rsid w:val="00822228"/>
    <w:rsid w:val="00823000"/>
    <w:rsid w:val="00823005"/>
    <w:rsid w:val="008233F1"/>
    <w:rsid w:val="00824567"/>
    <w:rsid w:val="00825760"/>
    <w:rsid w:val="00825772"/>
    <w:rsid w:val="00825846"/>
    <w:rsid w:val="00825ED5"/>
    <w:rsid w:val="0082626F"/>
    <w:rsid w:val="008264AE"/>
    <w:rsid w:val="008264BA"/>
    <w:rsid w:val="00826EBC"/>
    <w:rsid w:val="0082793E"/>
    <w:rsid w:val="00827D6D"/>
    <w:rsid w:val="00827DA9"/>
    <w:rsid w:val="008304F1"/>
    <w:rsid w:val="00830A4F"/>
    <w:rsid w:val="00830F5D"/>
    <w:rsid w:val="0083130D"/>
    <w:rsid w:val="008315A5"/>
    <w:rsid w:val="00831B79"/>
    <w:rsid w:val="0083258E"/>
    <w:rsid w:val="00832618"/>
    <w:rsid w:val="0083281F"/>
    <w:rsid w:val="008328CB"/>
    <w:rsid w:val="00833331"/>
    <w:rsid w:val="00833488"/>
    <w:rsid w:val="00833F02"/>
    <w:rsid w:val="00833FD0"/>
    <w:rsid w:val="0083414E"/>
    <w:rsid w:val="00834899"/>
    <w:rsid w:val="0083558F"/>
    <w:rsid w:val="00835C9F"/>
    <w:rsid w:val="008361DC"/>
    <w:rsid w:val="008362CB"/>
    <w:rsid w:val="008375DF"/>
    <w:rsid w:val="0083792F"/>
    <w:rsid w:val="0084022C"/>
    <w:rsid w:val="008403E3"/>
    <w:rsid w:val="0084041A"/>
    <w:rsid w:val="008407F4"/>
    <w:rsid w:val="00840E1F"/>
    <w:rsid w:val="00840FAE"/>
    <w:rsid w:val="00841700"/>
    <w:rsid w:val="00842207"/>
    <w:rsid w:val="00842A4A"/>
    <w:rsid w:val="00842C13"/>
    <w:rsid w:val="00842CF1"/>
    <w:rsid w:val="00843755"/>
    <w:rsid w:val="008437AA"/>
    <w:rsid w:val="00843915"/>
    <w:rsid w:val="008444B5"/>
    <w:rsid w:val="0084463B"/>
    <w:rsid w:val="0084512E"/>
    <w:rsid w:val="0084563C"/>
    <w:rsid w:val="00845FBF"/>
    <w:rsid w:val="008460DC"/>
    <w:rsid w:val="0084617A"/>
    <w:rsid w:val="00846250"/>
    <w:rsid w:val="008468FF"/>
    <w:rsid w:val="008478B4"/>
    <w:rsid w:val="00847BBE"/>
    <w:rsid w:val="00847DEF"/>
    <w:rsid w:val="008500C7"/>
    <w:rsid w:val="008501FC"/>
    <w:rsid w:val="00850585"/>
    <w:rsid w:val="00850974"/>
    <w:rsid w:val="00850CF0"/>
    <w:rsid w:val="0085111A"/>
    <w:rsid w:val="00851B20"/>
    <w:rsid w:val="0085209B"/>
    <w:rsid w:val="00852360"/>
    <w:rsid w:val="00852367"/>
    <w:rsid w:val="008528F2"/>
    <w:rsid w:val="00852CB4"/>
    <w:rsid w:val="00852F17"/>
    <w:rsid w:val="00853270"/>
    <w:rsid w:val="00854C14"/>
    <w:rsid w:val="0085529C"/>
    <w:rsid w:val="00855426"/>
    <w:rsid w:val="00855895"/>
    <w:rsid w:val="00856142"/>
    <w:rsid w:val="008564E1"/>
    <w:rsid w:val="0085691D"/>
    <w:rsid w:val="00856BC9"/>
    <w:rsid w:val="00856FB6"/>
    <w:rsid w:val="00857E7B"/>
    <w:rsid w:val="00860CC1"/>
    <w:rsid w:val="00860F5E"/>
    <w:rsid w:val="00861372"/>
    <w:rsid w:val="00862073"/>
    <w:rsid w:val="00862C4A"/>
    <w:rsid w:val="00863084"/>
    <w:rsid w:val="008638A8"/>
    <w:rsid w:val="00863D83"/>
    <w:rsid w:val="008642D9"/>
    <w:rsid w:val="00864A5A"/>
    <w:rsid w:val="00864C7A"/>
    <w:rsid w:val="00864E5E"/>
    <w:rsid w:val="00864F7E"/>
    <w:rsid w:val="00864FBC"/>
    <w:rsid w:val="00865149"/>
    <w:rsid w:val="00865251"/>
    <w:rsid w:val="00865A3A"/>
    <w:rsid w:val="00865D83"/>
    <w:rsid w:val="00865FB0"/>
    <w:rsid w:val="00865FBE"/>
    <w:rsid w:val="00866334"/>
    <w:rsid w:val="00866779"/>
    <w:rsid w:val="00866A53"/>
    <w:rsid w:val="00866D3B"/>
    <w:rsid w:val="008673E2"/>
    <w:rsid w:val="00870040"/>
    <w:rsid w:val="00870CA3"/>
    <w:rsid w:val="00871977"/>
    <w:rsid w:val="008723DE"/>
    <w:rsid w:val="0087298E"/>
    <w:rsid w:val="00872A21"/>
    <w:rsid w:val="00873A98"/>
    <w:rsid w:val="00873B64"/>
    <w:rsid w:val="00873D5B"/>
    <w:rsid w:val="00873E8E"/>
    <w:rsid w:val="0087486C"/>
    <w:rsid w:val="00874B74"/>
    <w:rsid w:val="00875ADF"/>
    <w:rsid w:val="00875F61"/>
    <w:rsid w:val="00876764"/>
    <w:rsid w:val="00876CAF"/>
    <w:rsid w:val="00876D10"/>
    <w:rsid w:val="00877473"/>
    <w:rsid w:val="008774CA"/>
    <w:rsid w:val="008776BC"/>
    <w:rsid w:val="008778FF"/>
    <w:rsid w:val="00877C56"/>
    <w:rsid w:val="008801C7"/>
    <w:rsid w:val="008801F1"/>
    <w:rsid w:val="00880247"/>
    <w:rsid w:val="0088056D"/>
    <w:rsid w:val="00880E34"/>
    <w:rsid w:val="008811AC"/>
    <w:rsid w:val="00881C30"/>
    <w:rsid w:val="00882B5A"/>
    <w:rsid w:val="00883573"/>
    <w:rsid w:val="00884C8C"/>
    <w:rsid w:val="008850F1"/>
    <w:rsid w:val="008854AA"/>
    <w:rsid w:val="00885A3C"/>
    <w:rsid w:val="00885E30"/>
    <w:rsid w:val="00885EB4"/>
    <w:rsid w:val="0088737B"/>
    <w:rsid w:val="00887631"/>
    <w:rsid w:val="008878DC"/>
    <w:rsid w:val="00887B82"/>
    <w:rsid w:val="00887F14"/>
    <w:rsid w:val="0089094E"/>
    <w:rsid w:val="00890A01"/>
    <w:rsid w:val="00890ACD"/>
    <w:rsid w:val="00891AE7"/>
    <w:rsid w:val="00892223"/>
    <w:rsid w:val="008924FA"/>
    <w:rsid w:val="00892BEA"/>
    <w:rsid w:val="00893E4B"/>
    <w:rsid w:val="00894199"/>
    <w:rsid w:val="00894245"/>
    <w:rsid w:val="008943DF"/>
    <w:rsid w:val="00894A96"/>
    <w:rsid w:val="00894F7B"/>
    <w:rsid w:val="0089588E"/>
    <w:rsid w:val="00896050"/>
    <w:rsid w:val="00896233"/>
    <w:rsid w:val="0089663F"/>
    <w:rsid w:val="0089675B"/>
    <w:rsid w:val="00896AB6"/>
    <w:rsid w:val="008970F7"/>
    <w:rsid w:val="008972C2"/>
    <w:rsid w:val="00897466"/>
    <w:rsid w:val="008A047E"/>
    <w:rsid w:val="008A0D5D"/>
    <w:rsid w:val="008A0DA6"/>
    <w:rsid w:val="008A15FB"/>
    <w:rsid w:val="008A168A"/>
    <w:rsid w:val="008A18A9"/>
    <w:rsid w:val="008A1C85"/>
    <w:rsid w:val="008A1CB0"/>
    <w:rsid w:val="008A2243"/>
    <w:rsid w:val="008A2409"/>
    <w:rsid w:val="008A2B47"/>
    <w:rsid w:val="008A2E34"/>
    <w:rsid w:val="008A3EAB"/>
    <w:rsid w:val="008A3FAA"/>
    <w:rsid w:val="008A4BF5"/>
    <w:rsid w:val="008A4E7C"/>
    <w:rsid w:val="008A4F02"/>
    <w:rsid w:val="008A598A"/>
    <w:rsid w:val="008A5E52"/>
    <w:rsid w:val="008A767F"/>
    <w:rsid w:val="008A7926"/>
    <w:rsid w:val="008B01F3"/>
    <w:rsid w:val="008B02FC"/>
    <w:rsid w:val="008B03FD"/>
    <w:rsid w:val="008B0FE4"/>
    <w:rsid w:val="008B2012"/>
    <w:rsid w:val="008B2614"/>
    <w:rsid w:val="008B295B"/>
    <w:rsid w:val="008B34B9"/>
    <w:rsid w:val="008B35EE"/>
    <w:rsid w:val="008B3932"/>
    <w:rsid w:val="008B465D"/>
    <w:rsid w:val="008B4E26"/>
    <w:rsid w:val="008B5397"/>
    <w:rsid w:val="008B54CB"/>
    <w:rsid w:val="008B56AB"/>
    <w:rsid w:val="008B5A64"/>
    <w:rsid w:val="008B5DCF"/>
    <w:rsid w:val="008B6201"/>
    <w:rsid w:val="008B673E"/>
    <w:rsid w:val="008B67D0"/>
    <w:rsid w:val="008B6C4A"/>
    <w:rsid w:val="008B7841"/>
    <w:rsid w:val="008B7D71"/>
    <w:rsid w:val="008C006E"/>
    <w:rsid w:val="008C032F"/>
    <w:rsid w:val="008C0504"/>
    <w:rsid w:val="008C09FB"/>
    <w:rsid w:val="008C1945"/>
    <w:rsid w:val="008C1EDD"/>
    <w:rsid w:val="008C2847"/>
    <w:rsid w:val="008C3C7C"/>
    <w:rsid w:val="008C4643"/>
    <w:rsid w:val="008C54EC"/>
    <w:rsid w:val="008C55A7"/>
    <w:rsid w:val="008C6661"/>
    <w:rsid w:val="008C6EEC"/>
    <w:rsid w:val="008C7C0B"/>
    <w:rsid w:val="008C7DA9"/>
    <w:rsid w:val="008D06BF"/>
    <w:rsid w:val="008D0805"/>
    <w:rsid w:val="008D2526"/>
    <w:rsid w:val="008D3071"/>
    <w:rsid w:val="008D370C"/>
    <w:rsid w:val="008D3AAC"/>
    <w:rsid w:val="008D3FE1"/>
    <w:rsid w:val="008D41E7"/>
    <w:rsid w:val="008D44E2"/>
    <w:rsid w:val="008D5463"/>
    <w:rsid w:val="008D54F6"/>
    <w:rsid w:val="008D555C"/>
    <w:rsid w:val="008D56B5"/>
    <w:rsid w:val="008D6467"/>
    <w:rsid w:val="008D6904"/>
    <w:rsid w:val="008D6A9E"/>
    <w:rsid w:val="008D6E42"/>
    <w:rsid w:val="008D6E4C"/>
    <w:rsid w:val="008D7D40"/>
    <w:rsid w:val="008E043D"/>
    <w:rsid w:val="008E1DF6"/>
    <w:rsid w:val="008E1FE2"/>
    <w:rsid w:val="008E25DC"/>
    <w:rsid w:val="008E2862"/>
    <w:rsid w:val="008E2A85"/>
    <w:rsid w:val="008E304F"/>
    <w:rsid w:val="008E3559"/>
    <w:rsid w:val="008E3C5B"/>
    <w:rsid w:val="008E3D99"/>
    <w:rsid w:val="008E4AA8"/>
    <w:rsid w:val="008E4B77"/>
    <w:rsid w:val="008E4DC1"/>
    <w:rsid w:val="008E4E57"/>
    <w:rsid w:val="008E4FFF"/>
    <w:rsid w:val="008E50EC"/>
    <w:rsid w:val="008E57FF"/>
    <w:rsid w:val="008E5BEE"/>
    <w:rsid w:val="008E65AB"/>
    <w:rsid w:val="008E6B6D"/>
    <w:rsid w:val="008F010D"/>
    <w:rsid w:val="008F05DC"/>
    <w:rsid w:val="008F05EA"/>
    <w:rsid w:val="008F1204"/>
    <w:rsid w:val="008F1966"/>
    <w:rsid w:val="008F19B9"/>
    <w:rsid w:val="008F1E74"/>
    <w:rsid w:val="008F2486"/>
    <w:rsid w:val="008F38FF"/>
    <w:rsid w:val="008F43B9"/>
    <w:rsid w:val="008F4A21"/>
    <w:rsid w:val="008F4D93"/>
    <w:rsid w:val="008F57C1"/>
    <w:rsid w:val="008F6101"/>
    <w:rsid w:val="008F61F4"/>
    <w:rsid w:val="008F6570"/>
    <w:rsid w:val="008F69EF"/>
    <w:rsid w:val="008F6A8B"/>
    <w:rsid w:val="008F6AB9"/>
    <w:rsid w:val="008F6DF0"/>
    <w:rsid w:val="008F72EA"/>
    <w:rsid w:val="008F7824"/>
    <w:rsid w:val="008F7C8E"/>
    <w:rsid w:val="008F7D85"/>
    <w:rsid w:val="0090036E"/>
    <w:rsid w:val="00900D52"/>
    <w:rsid w:val="00901379"/>
    <w:rsid w:val="009016ED"/>
    <w:rsid w:val="009018F6"/>
    <w:rsid w:val="009026F7"/>
    <w:rsid w:val="00902AAF"/>
    <w:rsid w:val="00902DD0"/>
    <w:rsid w:val="0090307F"/>
    <w:rsid w:val="0090338F"/>
    <w:rsid w:val="0090353D"/>
    <w:rsid w:val="009035D6"/>
    <w:rsid w:val="00904004"/>
    <w:rsid w:val="00904293"/>
    <w:rsid w:val="009042B1"/>
    <w:rsid w:val="00904373"/>
    <w:rsid w:val="00904A74"/>
    <w:rsid w:val="00904B55"/>
    <w:rsid w:val="00904BF4"/>
    <w:rsid w:val="00904E36"/>
    <w:rsid w:val="009050DD"/>
    <w:rsid w:val="00905D76"/>
    <w:rsid w:val="00905D93"/>
    <w:rsid w:val="0090678F"/>
    <w:rsid w:val="00906AD9"/>
    <w:rsid w:val="00906C08"/>
    <w:rsid w:val="00906E6E"/>
    <w:rsid w:val="0090760C"/>
    <w:rsid w:val="0090760F"/>
    <w:rsid w:val="009102BC"/>
    <w:rsid w:val="0091062C"/>
    <w:rsid w:val="00910F43"/>
    <w:rsid w:val="00913168"/>
    <w:rsid w:val="009133D1"/>
    <w:rsid w:val="00913630"/>
    <w:rsid w:val="00914486"/>
    <w:rsid w:val="0091493C"/>
    <w:rsid w:val="00914C81"/>
    <w:rsid w:val="00914F54"/>
    <w:rsid w:val="00915091"/>
    <w:rsid w:val="0091535F"/>
    <w:rsid w:val="00915BB9"/>
    <w:rsid w:val="00915C0D"/>
    <w:rsid w:val="00916319"/>
    <w:rsid w:val="0091634A"/>
    <w:rsid w:val="009163AE"/>
    <w:rsid w:val="00916F4E"/>
    <w:rsid w:val="00917170"/>
    <w:rsid w:val="009178C0"/>
    <w:rsid w:val="00917C7A"/>
    <w:rsid w:val="00917D47"/>
    <w:rsid w:val="00917D8D"/>
    <w:rsid w:val="00917E68"/>
    <w:rsid w:val="0092029A"/>
    <w:rsid w:val="00920559"/>
    <w:rsid w:val="009205AF"/>
    <w:rsid w:val="00920734"/>
    <w:rsid w:val="009226B6"/>
    <w:rsid w:val="00922A80"/>
    <w:rsid w:val="00922E08"/>
    <w:rsid w:val="00922EA5"/>
    <w:rsid w:val="0092348A"/>
    <w:rsid w:val="0092403A"/>
    <w:rsid w:val="0092431C"/>
    <w:rsid w:val="00924773"/>
    <w:rsid w:val="0092477A"/>
    <w:rsid w:val="009249E5"/>
    <w:rsid w:val="00924FE8"/>
    <w:rsid w:val="009251CC"/>
    <w:rsid w:val="009251E4"/>
    <w:rsid w:val="00925680"/>
    <w:rsid w:val="009257E9"/>
    <w:rsid w:val="00925BFA"/>
    <w:rsid w:val="00925FA0"/>
    <w:rsid w:val="009261AD"/>
    <w:rsid w:val="00926463"/>
    <w:rsid w:val="0092757F"/>
    <w:rsid w:val="009275D9"/>
    <w:rsid w:val="00927EF4"/>
    <w:rsid w:val="00927F32"/>
    <w:rsid w:val="00927FBA"/>
    <w:rsid w:val="00927FED"/>
    <w:rsid w:val="009300BA"/>
    <w:rsid w:val="00930DE9"/>
    <w:rsid w:val="0093146B"/>
    <w:rsid w:val="00931698"/>
    <w:rsid w:val="00931922"/>
    <w:rsid w:val="00931F32"/>
    <w:rsid w:val="00933547"/>
    <w:rsid w:val="0093395F"/>
    <w:rsid w:val="00933990"/>
    <w:rsid w:val="00933CE1"/>
    <w:rsid w:val="00933E73"/>
    <w:rsid w:val="00934222"/>
    <w:rsid w:val="00934237"/>
    <w:rsid w:val="009342BD"/>
    <w:rsid w:val="0093431A"/>
    <w:rsid w:val="00934697"/>
    <w:rsid w:val="00934A70"/>
    <w:rsid w:val="00934FF6"/>
    <w:rsid w:val="009353B5"/>
    <w:rsid w:val="00936461"/>
    <w:rsid w:val="00936516"/>
    <w:rsid w:val="00936685"/>
    <w:rsid w:val="00937AF3"/>
    <w:rsid w:val="00937E44"/>
    <w:rsid w:val="00940080"/>
    <w:rsid w:val="00940536"/>
    <w:rsid w:val="00940553"/>
    <w:rsid w:val="00940941"/>
    <w:rsid w:val="00940D41"/>
    <w:rsid w:val="0094105B"/>
    <w:rsid w:val="009418E2"/>
    <w:rsid w:val="0094192C"/>
    <w:rsid w:val="00942671"/>
    <w:rsid w:val="009426B5"/>
    <w:rsid w:val="00942EA6"/>
    <w:rsid w:val="009432E2"/>
    <w:rsid w:val="009435AB"/>
    <w:rsid w:val="00943826"/>
    <w:rsid w:val="00943E1F"/>
    <w:rsid w:val="00944904"/>
    <w:rsid w:val="0094494B"/>
    <w:rsid w:val="009449C3"/>
    <w:rsid w:val="00945372"/>
    <w:rsid w:val="00945921"/>
    <w:rsid w:val="0094598D"/>
    <w:rsid w:val="00945C8E"/>
    <w:rsid w:val="00945DAD"/>
    <w:rsid w:val="009461DA"/>
    <w:rsid w:val="0094653F"/>
    <w:rsid w:val="00946766"/>
    <w:rsid w:val="00946910"/>
    <w:rsid w:val="00946A98"/>
    <w:rsid w:val="0094737F"/>
    <w:rsid w:val="009500E0"/>
    <w:rsid w:val="00950269"/>
    <w:rsid w:val="00950719"/>
    <w:rsid w:val="00950CC5"/>
    <w:rsid w:val="00950D1C"/>
    <w:rsid w:val="009510C1"/>
    <w:rsid w:val="00951466"/>
    <w:rsid w:val="00951467"/>
    <w:rsid w:val="009514F3"/>
    <w:rsid w:val="009515C9"/>
    <w:rsid w:val="00951D30"/>
    <w:rsid w:val="0095239A"/>
    <w:rsid w:val="0095306B"/>
    <w:rsid w:val="00953930"/>
    <w:rsid w:val="00953B9B"/>
    <w:rsid w:val="0095411C"/>
    <w:rsid w:val="009548EA"/>
    <w:rsid w:val="00954A9F"/>
    <w:rsid w:val="00954B1F"/>
    <w:rsid w:val="00954C96"/>
    <w:rsid w:val="00954F7A"/>
    <w:rsid w:val="009550A4"/>
    <w:rsid w:val="009551D9"/>
    <w:rsid w:val="00955417"/>
    <w:rsid w:val="00955827"/>
    <w:rsid w:val="00955B2E"/>
    <w:rsid w:val="00955E92"/>
    <w:rsid w:val="009561CA"/>
    <w:rsid w:val="009563EB"/>
    <w:rsid w:val="009574E0"/>
    <w:rsid w:val="00957C9E"/>
    <w:rsid w:val="00960147"/>
    <w:rsid w:val="00960A69"/>
    <w:rsid w:val="009619E7"/>
    <w:rsid w:val="00961AB1"/>
    <w:rsid w:val="00962E92"/>
    <w:rsid w:val="0096301B"/>
    <w:rsid w:val="0096326C"/>
    <w:rsid w:val="0096333D"/>
    <w:rsid w:val="00963564"/>
    <w:rsid w:val="009636F3"/>
    <w:rsid w:val="0096384E"/>
    <w:rsid w:val="0096406D"/>
    <w:rsid w:val="0096406E"/>
    <w:rsid w:val="00964305"/>
    <w:rsid w:val="009646B4"/>
    <w:rsid w:val="0096515C"/>
    <w:rsid w:val="0096520A"/>
    <w:rsid w:val="0096533F"/>
    <w:rsid w:val="00965C03"/>
    <w:rsid w:val="00965FD2"/>
    <w:rsid w:val="00966443"/>
    <w:rsid w:val="009664CF"/>
    <w:rsid w:val="0096704A"/>
    <w:rsid w:val="00967392"/>
    <w:rsid w:val="00970271"/>
    <w:rsid w:val="00970F7E"/>
    <w:rsid w:val="009714C2"/>
    <w:rsid w:val="009716A3"/>
    <w:rsid w:val="00971810"/>
    <w:rsid w:val="0097237C"/>
    <w:rsid w:val="00972571"/>
    <w:rsid w:val="009732A5"/>
    <w:rsid w:val="009733D7"/>
    <w:rsid w:val="00974486"/>
    <w:rsid w:val="00974D6E"/>
    <w:rsid w:val="00975378"/>
    <w:rsid w:val="00975A02"/>
    <w:rsid w:val="00975E52"/>
    <w:rsid w:val="00976BA6"/>
    <w:rsid w:val="00976C76"/>
    <w:rsid w:val="00976F13"/>
    <w:rsid w:val="00976FA5"/>
    <w:rsid w:val="00977370"/>
    <w:rsid w:val="00977674"/>
    <w:rsid w:val="00977868"/>
    <w:rsid w:val="00977A5E"/>
    <w:rsid w:val="009800E9"/>
    <w:rsid w:val="00980AB0"/>
    <w:rsid w:val="00980EB8"/>
    <w:rsid w:val="0098132E"/>
    <w:rsid w:val="00981527"/>
    <w:rsid w:val="0098193F"/>
    <w:rsid w:val="00981C25"/>
    <w:rsid w:val="00982EDE"/>
    <w:rsid w:val="0098385C"/>
    <w:rsid w:val="00983B29"/>
    <w:rsid w:val="00984259"/>
    <w:rsid w:val="00984349"/>
    <w:rsid w:val="00984F7F"/>
    <w:rsid w:val="0098588F"/>
    <w:rsid w:val="00985C73"/>
    <w:rsid w:val="00987362"/>
    <w:rsid w:val="009874D8"/>
    <w:rsid w:val="009878EC"/>
    <w:rsid w:val="00987BC2"/>
    <w:rsid w:val="00990B51"/>
    <w:rsid w:val="00991B06"/>
    <w:rsid w:val="00991BCA"/>
    <w:rsid w:val="009924D0"/>
    <w:rsid w:val="00993638"/>
    <w:rsid w:val="00993902"/>
    <w:rsid w:val="0099465D"/>
    <w:rsid w:val="00994686"/>
    <w:rsid w:val="00994721"/>
    <w:rsid w:val="00994881"/>
    <w:rsid w:val="00995B21"/>
    <w:rsid w:val="00995B8B"/>
    <w:rsid w:val="00995DCD"/>
    <w:rsid w:val="00995DF4"/>
    <w:rsid w:val="009969FD"/>
    <w:rsid w:val="00996F16"/>
    <w:rsid w:val="00997F6E"/>
    <w:rsid w:val="009A0887"/>
    <w:rsid w:val="009A0954"/>
    <w:rsid w:val="009A09D8"/>
    <w:rsid w:val="009A0B2F"/>
    <w:rsid w:val="009A0F5E"/>
    <w:rsid w:val="009A17DE"/>
    <w:rsid w:val="009A1E23"/>
    <w:rsid w:val="009A2AA0"/>
    <w:rsid w:val="009A2FC8"/>
    <w:rsid w:val="009A301D"/>
    <w:rsid w:val="009A39C2"/>
    <w:rsid w:val="009A3F3A"/>
    <w:rsid w:val="009A4454"/>
    <w:rsid w:val="009A4C5B"/>
    <w:rsid w:val="009A4CA7"/>
    <w:rsid w:val="009A5007"/>
    <w:rsid w:val="009A5340"/>
    <w:rsid w:val="009A5E76"/>
    <w:rsid w:val="009A6068"/>
    <w:rsid w:val="009A64CA"/>
    <w:rsid w:val="009A6BC0"/>
    <w:rsid w:val="009A6C28"/>
    <w:rsid w:val="009A70BD"/>
    <w:rsid w:val="009A7641"/>
    <w:rsid w:val="009A774F"/>
    <w:rsid w:val="009A79B0"/>
    <w:rsid w:val="009A7CEB"/>
    <w:rsid w:val="009A7D8F"/>
    <w:rsid w:val="009A7EAB"/>
    <w:rsid w:val="009B01B4"/>
    <w:rsid w:val="009B0C26"/>
    <w:rsid w:val="009B10AC"/>
    <w:rsid w:val="009B1362"/>
    <w:rsid w:val="009B13F5"/>
    <w:rsid w:val="009B163E"/>
    <w:rsid w:val="009B1AF5"/>
    <w:rsid w:val="009B2845"/>
    <w:rsid w:val="009B3194"/>
    <w:rsid w:val="009B3221"/>
    <w:rsid w:val="009B32CA"/>
    <w:rsid w:val="009B3402"/>
    <w:rsid w:val="009B351F"/>
    <w:rsid w:val="009B36A8"/>
    <w:rsid w:val="009B38EA"/>
    <w:rsid w:val="009B434D"/>
    <w:rsid w:val="009B4C9F"/>
    <w:rsid w:val="009B518C"/>
    <w:rsid w:val="009B55C9"/>
    <w:rsid w:val="009B5840"/>
    <w:rsid w:val="009B607A"/>
    <w:rsid w:val="009B63C0"/>
    <w:rsid w:val="009B63E0"/>
    <w:rsid w:val="009B669B"/>
    <w:rsid w:val="009B6D20"/>
    <w:rsid w:val="009B704F"/>
    <w:rsid w:val="009B7508"/>
    <w:rsid w:val="009B7E59"/>
    <w:rsid w:val="009C00C4"/>
    <w:rsid w:val="009C0217"/>
    <w:rsid w:val="009C0886"/>
    <w:rsid w:val="009C0887"/>
    <w:rsid w:val="009C0FA6"/>
    <w:rsid w:val="009C1163"/>
    <w:rsid w:val="009C19C7"/>
    <w:rsid w:val="009C1CAA"/>
    <w:rsid w:val="009C1FFF"/>
    <w:rsid w:val="009C20EB"/>
    <w:rsid w:val="009C27AA"/>
    <w:rsid w:val="009C2C41"/>
    <w:rsid w:val="009C35D2"/>
    <w:rsid w:val="009C41A2"/>
    <w:rsid w:val="009C524A"/>
    <w:rsid w:val="009C544C"/>
    <w:rsid w:val="009C5466"/>
    <w:rsid w:val="009C5931"/>
    <w:rsid w:val="009C5FEB"/>
    <w:rsid w:val="009C6296"/>
    <w:rsid w:val="009C66B0"/>
    <w:rsid w:val="009C693F"/>
    <w:rsid w:val="009C6ADA"/>
    <w:rsid w:val="009C6DEE"/>
    <w:rsid w:val="009C7092"/>
    <w:rsid w:val="009C7F0D"/>
    <w:rsid w:val="009D0111"/>
    <w:rsid w:val="009D034D"/>
    <w:rsid w:val="009D0C0A"/>
    <w:rsid w:val="009D14D6"/>
    <w:rsid w:val="009D15CD"/>
    <w:rsid w:val="009D1E8A"/>
    <w:rsid w:val="009D3165"/>
    <w:rsid w:val="009D3242"/>
    <w:rsid w:val="009D43FC"/>
    <w:rsid w:val="009D468D"/>
    <w:rsid w:val="009D4C75"/>
    <w:rsid w:val="009D4E66"/>
    <w:rsid w:val="009D5109"/>
    <w:rsid w:val="009D52AE"/>
    <w:rsid w:val="009D55D1"/>
    <w:rsid w:val="009D56BB"/>
    <w:rsid w:val="009D5D02"/>
    <w:rsid w:val="009D5DAB"/>
    <w:rsid w:val="009D63D1"/>
    <w:rsid w:val="009D6782"/>
    <w:rsid w:val="009D6993"/>
    <w:rsid w:val="009D70B6"/>
    <w:rsid w:val="009D725B"/>
    <w:rsid w:val="009D72FB"/>
    <w:rsid w:val="009D780B"/>
    <w:rsid w:val="009D7BCE"/>
    <w:rsid w:val="009E04A5"/>
    <w:rsid w:val="009E04DB"/>
    <w:rsid w:val="009E0833"/>
    <w:rsid w:val="009E0AA6"/>
    <w:rsid w:val="009E0BA4"/>
    <w:rsid w:val="009E1C97"/>
    <w:rsid w:val="009E27A8"/>
    <w:rsid w:val="009E2845"/>
    <w:rsid w:val="009E2D47"/>
    <w:rsid w:val="009E3071"/>
    <w:rsid w:val="009E325C"/>
    <w:rsid w:val="009E3429"/>
    <w:rsid w:val="009E394A"/>
    <w:rsid w:val="009E3A86"/>
    <w:rsid w:val="009E3E79"/>
    <w:rsid w:val="009E4934"/>
    <w:rsid w:val="009E4B5D"/>
    <w:rsid w:val="009E4E9F"/>
    <w:rsid w:val="009E560E"/>
    <w:rsid w:val="009E5BE0"/>
    <w:rsid w:val="009E5D38"/>
    <w:rsid w:val="009E5ECB"/>
    <w:rsid w:val="009E6228"/>
    <w:rsid w:val="009E634C"/>
    <w:rsid w:val="009E64B8"/>
    <w:rsid w:val="009E70C7"/>
    <w:rsid w:val="009E7757"/>
    <w:rsid w:val="009E7C9A"/>
    <w:rsid w:val="009F0F29"/>
    <w:rsid w:val="009F1025"/>
    <w:rsid w:val="009F1A2B"/>
    <w:rsid w:val="009F1A72"/>
    <w:rsid w:val="009F2054"/>
    <w:rsid w:val="009F23FE"/>
    <w:rsid w:val="009F24DA"/>
    <w:rsid w:val="009F2927"/>
    <w:rsid w:val="009F2FA8"/>
    <w:rsid w:val="009F36D5"/>
    <w:rsid w:val="009F3DB8"/>
    <w:rsid w:val="009F4198"/>
    <w:rsid w:val="009F424E"/>
    <w:rsid w:val="009F42E0"/>
    <w:rsid w:val="009F54B3"/>
    <w:rsid w:val="009F5B9D"/>
    <w:rsid w:val="009F60CA"/>
    <w:rsid w:val="009F7523"/>
    <w:rsid w:val="009F7596"/>
    <w:rsid w:val="009F7F10"/>
    <w:rsid w:val="00A00597"/>
    <w:rsid w:val="00A00AF0"/>
    <w:rsid w:val="00A00ED4"/>
    <w:rsid w:val="00A01D8D"/>
    <w:rsid w:val="00A01EFF"/>
    <w:rsid w:val="00A0201D"/>
    <w:rsid w:val="00A0208B"/>
    <w:rsid w:val="00A0232C"/>
    <w:rsid w:val="00A029FB"/>
    <w:rsid w:val="00A0303D"/>
    <w:rsid w:val="00A032E1"/>
    <w:rsid w:val="00A0372A"/>
    <w:rsid w:val="00A0373E"/>
    <w:rsid w:val="00A03742"/>
    <w:rsid w:val="00A03D2D"/>
    <w:rsid w:val="00A04FF9"/>
    <w:rsid w:val="00A050B0"/>
    <w:rsid w:val="00A057B4"/>
    <w:rsid w:val="00A05C75"/>
    <w:rsid w:val="00A0643F"/>
    <w:rsid w:val="00A0653E"/>
    <w:rsid w:val="00A06554"/>
    <w:rsid w:val="00A06846"/>
    <w:rsid w:val="00A07814"/>
    <w:rsid w:val="00A07AAB"/>
    <w:rsid w:val="00A10AE7"/>
    <w:rsid w:val="00A1173F"/>
    <w:rsid w:val="00A1197B"/>
    <w:rsid w:val="00A120CB"/>
    <w:rsid w:val="00A1243D"/>
    <w:rsid w:val="00A1257A"/>
    <w:rsid w:val="00A1273D"/>
    <w:rsid w:val="00A12F04"/>
    <w:rsid w:val="00A13003"/>
    <w:rsid w:val="00A1327F"/>
    <w:rsid w:val="00A13882"/>
    <w:rsid w:val="00A13DF1"/>
    <w:rsid w:val="00A13E9D"/>
    <w:rsid w:val="00A146DB"/>
    <w:rsid w:val="00A14B49"/>
    <w:rsid w:val="00A14DB8"/>
    <w:rsid w:val="00A15470"/>
    <w:rsid w:val="00A154A7"/>
    <w:rsid w:val="00A15D5D"/>
    <w:rsid w:val="00A16224"/>
    <w:rsid w:val="00A16E0F"/>
    <w:rsid w:val="00A1700F"/>
    <w:rsid w:val="00A1701B"/>
    <w:rsid w:val="00A17B5C"/>
    <w:rsid w:val="00A200AD"/>
    <w:rsid w:val="00A20324"/>
    <w:rsid w:val="00A20867"/>
    <w:rsid w:val="00A20A16"/>
    <w:rsid w:val="00A20BDE"/>
    <w:rsid w:val="00A20C22"/>
    <w:rsid w:val="00A20E35"/>
    <w:rsid w:val="00A21AC1"/>
    <w:rsid w:val="00A222F8"/>
    <w:rsid w:val="00A22550"/>
    <w:rsid w:val="00A22B65"/>
    <w:rsid w:val="00A2301D"/>
    <w:rsid w:val="00A231CA"/>
    <w:rsid w:val="00A23258"/>
    <w:rsid w:val="00A23A48"/>
    <w:rsid w:val="00A242ED"/>
    <w:rsid w:val="00A24664"/>
    <w:rsid w:val="00A247A4"/>
    <w:rsid w:val="00A24B61"/>
    <w:rsid w:val="00A25422"/>
    <w:rsid w:val="00A255A3"/>
    <w:rsid w:val="00A25ACA"/>
    <w:rsid w:val="00A26691"/>
    <w:rsid w:val="00A267C6"/>
    <w:rsid w:val="00A2689B"/>
    <w:rsid w:val="00A26CD9"/>
    <w:rsid w:val="00A26E32"/>
    <w:rsid w:val="00A26F0D"/>
    <w:rsid w:val="00A26FE8"/>
    <w:rsid w:val="00A270A8"/>
    <w:rsid w:val="00A270EE"/>
    <w:rsid w:val="00A27677"/>
    <w:rsid w:val="00A27C71"/>
    <w:rsid w:val="00A3005B"/>
    <w:rsid w:val="00A30EFD"/>
    <w:rsid w:val="00A3189A"/>
    <w:rsid w:val="00A3194B"/>
    <w:rsid w:val="00A31AE9"/>
    <w:rsid w:val="00A31B3D"/>
    <w:rsid w:val="00A32538"/>
    <w:rsid w:val="00A32561"/>
    <w:rsid w:val="00A327ED"/>
    <w:rsid w:val="00A332D3"/>
    <w:rsid w:val="00A33C8D"/>
    <w:rsid w:val="00A33E04"/>
    <w:rsid w:val="00A34854"/>
    <w:rsid w:val="00A34DD2"/>
    <w:rsid w:val="00A354CC"/>
    <w:rsid w:val="00A364CE"/>
    <w:rsid w:val="00A36647"/>
    <w:rsid w:val="00A367DA"/>
    <w:rsid w:val="00A37320"/>
    <w:rsid w:val="00A37525"/>
    <w:rsid w:val="00A4055D"/>
    <w:rsid w:val="00A4087B"/>
    <w:rsid w:val="00A40EC5"/>
    <w:rsid w:val="00A419D2"/>
    <w:rsid w:val="00A41E38"/>
    <w:rsid w:val="00A42143"/>
    <w:rsid w:val="00A42276"/>
    <w:rsid w:val="00A4256F"/>
    <w:rsid w:val="00A42613"/>
    <w:rsid w:val="00A42A8D"/>
    <w:rsid w:val="00A42F53"/>
    <w:rsid w:val="00A43106"/>
    <w:rsid w:val="00A437CE"/>
    <w:rsid w:val="00A43AFB"/>
    <w:rsid w:val="00A43E96"/>
    <w:rsid w:val="00A44677"/>
    <w:rsid w:val="00A44B8F"/>
    <w:rsid w:val="00A44F53"/>
    <w:rsid w:val="00A45050"/>
    <w:rsid w:val="00A45053"/>
    <w:rsid w:val="00A4505E"/>
    <w:rsid w:val="00A4552E"/>
    <w:rsid w:val="00A458F0"/>
    <w:rsid w:val="00A45F6C"/>
    <w:rsid w:val="00A46151"/>
    <w:rsid w:val="00A47354"/>
    <w:rsid w:val="00A47636"/>
    <w:rsid w:val="00A4796E"/>
    <w:rsid w:val="00A47D04"/>
    <w:rsid w:val="00A50B75"/>
    <w:rsid w:val="00A51333"/>
    <w:rsid w:val="00A51374"/>
    <w:rsid w:val="00A51DBF"/>
    <w:rsid w:val="00A5202D"/>
    <w:rsid w:val="00A522F5"/>
    <w:rsid w:val="00A5274A"/>
    <w:rsid w:val="00A52C1E"/>
    <w:rsid w:val="00A5327D"/>
    <w:rsid w:val="00A53417"/>
    <w:rsid w:val="00A5395E"/>
    <w:rsid w:val="00A53ABC"/>
    <w:rsid w:val="00A54378"/>
    <w:rsid w:val="00A54467"/>
    <w:rsid w:val="00A5498D"/>
    <w:rsid w:val="00A54E3D"/>
    <w:rsid w:val="00A55A4F"/>
    <w:rsid w:val="00A57570"/>
    <w:rsid w:val="00A576B0"/>
    <w:rsid w:val="00A578B3"/>
    <w:rsid w:val="00A60067"/>
    <w:rsid w:val="00A61010"/>
    <w:rsid w:val="00A61201"/>
    <w:rsid w:val="00A61685"/>
    <w:rsid w:val="00A62753"/>
    <w:rsid w:val="00A62C5B"/>
    <w:rsid w:val="00A62E4E"/>
    <w:rsid w:val="00A63443"/>
    <w:rsid w:val="00A63481"/>
    <w:rsid w:val="00A6380A"/>
    <w:rsid w:val="00A64CE5"/>
    <w:rsid w:val="00A64D42"/>
    <w:rsid w:val="00A653A3"/>
    <w:rsid w:val="00A65878"/>
    <w:rsid w:val="00A65A34"/>
    <w:rsid w:val="00A672A2"/>
    <w:rsid w:val="00A67379"/>
    <w:rsid w:val="00A67653"/>
    <w:rsid w:val="00A677E0"/>
    <w:rsid w:val="00A7016B"/>
    <w:rsid w:val="00A703B0"/>
    <w:rsid w:val="00A7050E"/>
    <w:rsid w:val="00A709EB"/>
    <w:rsid w:val="00A70CB7"/>
    <w:rsid w:val="00A71138"/>
    <w:rsid w:val="00A712A1"/>
    <w:rsid w:val="00A71555"/>
    <w:rsid w:val="00A7188A"/>
    <w:rsid w:val="00A71B3F"/>
    <w:rsid w:val="00A71D00"/>
    <w:rsid w:val="00A71D8F"/>
    <w:rsid w:val="00A71ED1"/>
    <w:rsid w:val="00A7214F"/>
    <w:rsid w:val="00A7252E"/>
    <w:rsid w:val="00A72AAD"/>
    <w:rsid w:val="00A72D39"/>
    <w:rsid w:val="00A72F5C"/>
    <w:rsid w:val="00A73281"/>
    <w:rsid w:val="00A7387A"/>
    <w:rsid w:val="00A73F30"/>
    <w:rsid w:val="00A73F9D"/>
    <w:rsid w:val="00A74C53"/>
    <w:rsid w:val="00A75850"/>
    <w:rsid w:val="00A75C12"/>
    <w:rsid w:val="00A75CD9"/>
    <w:rsid w:val="00A7627F"/>
    <w:rsid w:val="00A764A8"/>
    <w:rsid w:val="00A764E0"/>
    <w:rsid w:val="00A76C7E"/>
    <w:rsid w:val="00A76FD6"/>
    <w:rsid w:val="00A775BC"/>
    <w:rsid w:val="00A77C88"/>
    <w:rsid w:val="00A80C94"/>
    <w:rsid w:val="00A813A5"/>
    <w:rsid w:val="00A81FD6"/>
    <w:rsid w:val="00A8205B"/>
    <w:rsid w:val="00A83279"/>
    <w:rsid w:val="00A83461"/>
    <w:rsid w:val="00A83587"/>
    <w:rsid w:val="00A83CF4"/>
    <w:rsid w:val="00A83F0E"/>
    <w:rsid w:val="00A8459D"/>
    <w:rsid w:val="00A84941"/>
    <w:rsid w:val="00A84FB8"/>
    <w:rsid w:val="00A8581B"/>
    <w:rsid w:val="00A858AA"/>
    <w:rsid w:val="00A85D5B"/>
    <w:rsid w:val="00A85FA5"/>
    <w:rsid w:val="00A86410"/>
    <w:rsid w:val="00A86688"/>
    <w:rsid w:val="00A86722"/>
    <w:rsid w:val="00A86C43"/>
    <w:rsid w:val="00A87446"/>
    <w:rsid w:val="00A8783B"/>
    <w:rsid w:val="00A87E3D"/>
    <w:rsid w:val="00A90515"/>
    <w:rsid w:val="00A90538"/>
    <w:rsid w:val="00A90990"/>
    <w:rsid w:val="00A90DF4"/>
    <w:rsid w:val="00A91624"/>
    <w:rsid w:val="00A92324"/>
    <w:rsid w:val="00A936D2"/>
    <w:rsid w:val="00A93E0C"/>
    <w:rsid w:val="00A93E88"/>
    <w:rsid w:val="00A944F4"/>
    <w:rsid w:val="00A94788"/>
    <w:rsid w:val="00A94E3F"/>
    <w:rsid w:val="00A94F91"/>
    <w:rsid w:val="00A952C0"/>
    <w:rsid w:val="00A95536"/>
    <w:rsid w:val="00A9608A"/>
    <w:rsid w:val="00A9608E"/>
    <w:rsid w:val="00A960AD"/>
    <w:rsid w:val="00A96602"/>
    <w:rsid w:val="00A96667"/>
    <w:rsid w:val="00A96C49"/>
    <w:rsid w:val="00A96E77"/>
    <w:rsid w:val="00A96EFD"/>
    <w:rsid w:val="00A97584"/>
    <w:rsid w:val="00A9799C"/>
    <w:rsid w:val="00A97ADC"/>
    <w:rsid w:val="00A97D48"/>
    <w:rsid w:val="00AA01CB"/>
    <w:rsid w:val="00AA02C4"/>
    <w:rsid w:val="00AA041D"/>
    <w:rsid w:val="00AA0AD7"/>
    <w:rsid w:val="00AA0E14"/>
    <w:rsid w:val="00AA1254"/>
    <w:rsid w:val="00AA148C"/>
    <w:rsid w:val="00AA182A"/>
    <w:rsid w:val="00AA1F76"/>
    <w:rsid w:val="00AA2254"/>
    <w:rsid w:val="00AA232E"/>
    <w:rsid w:val="00AA2755"/>
    <w:rsid w:val="00AA2877"/>
    <w:rsid w:val="00AA3356"/>
    <w:rsid w:val="00AA363B"/>
    <w:rsid w:val="00AA4E47"/>
    <w:rsid w:val="00AA4F9F"/>
    <w:rsid w:val="00AA6635"/>
    <w:rsid w:val="00AA6AC6"/>
    <w:rsid w:val="00AA6B3B"/>
    <w:rsid w:val="00AA6D44"/>
    <w:rsid w:val="00AA706B"/>
    <w:rsid w:val="00AA7B75"/>
    <w:rsid w:val="00AB007D"/>
    <w:rsid w:val="00AB0FD8"/>
    <w:rsid w:val="00AB172D"/>
    <w:rsid w:val="00AB25F5"/>
    <w:rsid w:val="00AB2990"/>
    <w:rsid w:val="00AB2DE6"/>
    <w:rsid w:val="00AB488F"/>
    <w:rsid w:val="00AB4933"/>
    <w:rsid w:val="00AB498B"/>
    <w:rsid w:val="00AB4B50"/>
    <w:rsid w:val="00AB4B89"/>
    <w:rsid w:val="00AB4E01"/>
    <w:rsid w:val="00AB50BF"/>
    <w:rsid w:val="00AB52E3"/>
    <w:rsid w:val="00AB57AB"/>
    <w:rsid w:val="00AB6A55"/>
    <w:rsid w:val="00AB7055"/>
    <w:rsid w:val="00AC006A"/>
    <w:rsid w:val="00AC03EC"/>
    <w:rsid w:val="00AC0966"/>
    <w:rsid w:val="00AC144A"/>
    <w:rsid w:val="00AC1C73"/>
    <w:rsid w:val="00AC278C"/>
    <w:rsid w:val="00AC27EF"/>
    <w:rsid w:val="00AC2D5C"/>
    <w:rsid w:val="00AC2ECB"/>
    <w:rsid w:val="00AC30A4"/>
    <w:rsid w:val="00AC3BC9"/>
    <w:rsid w:val="00AC3DAF"/>
    <w:rsid w:val="00AC4443"/>
    <w:rsid w:val="00AC4BCA"/>
    <w:rsid w:val="00AC5148"/>
    <w:rsid w:val="00AC52B8"/>
    <w:rsid w:val="00AC6603"/>
    <w:rsid w:val="00AC669B"/>
    <w:rsid w:val="00AC69C7"/>
    <w:rsid w:val="00AC6BD6"/>
    <w:rsid w:val="00AC7238"/>
    <w:rsid w:val="00AC78AD"/>
    <w:rsid w:val="00AC7B93"/>
    <w:rsid w:val="00AC7C8D"/>
    <w:rsid w:val="00AD001B"/>
    <w:rsid w:val="00AD0CED"/>
    <w:rsid w:val="00AD1253"/>
    <w:rsid w:val="00AD142D"/>
    <w:rsid w:val="00AD1508"/>
    <w:rsid w:val="00AD1BCB"/>
    <w:rsid w:val="00AD1C70"/>
    <w:rsid w:val="00AD1C80"/>
    <w:rsid w:val="00AD257D"/>
    <w:rsid w:val="00AD2925"/>
    <w:rsid w:val="00AD321F"/>
    <w:rsid w:val="00AD3405"/>
    <w:rsid w:val="00AD3D60"/>
    <w:rsid w:val="00AD49CD"/>
    <w:rsid w:val="00AD4AEE"/>
    <w:rsid w:val="00AD4F75"/>
    <w:rsid w:val="00AD54E8"/>
    <w:rsid w:val="00AD55A4"/>
    <w:rsid w:val="00AD5B90"/>
    <w:rsid w:val="00AD687A"/>
    <w:rsid w:val="00AD6A0F"/>
    <w:rsid w:val="00AD7734"/>
    <w:rsid w:val="00AE0485"/>
    <w:rsid w:val="00AE0C83"/>
    <w:rsid w:val="00AE107D"/>
    <w:rsid w:val="00AE10FB"/>
    <w:rsid w:val="00AE119C"/>
    <w:rsid w:val="00AE23C4"/>
    <w:rsid w:val="00AE2722"/>
    <w:rsid w:val="00AE2D54"/>
    <w:rsid w:val="00AE311B"/>
    <w:rsid w:val="00AE3623"/>
    <w:rsid w:val="00AE3714"/>
    <w:rsid w:val="00AE371E"/>
    <w:rsid w:val="00AE437F"/>
    <w:rsid w:val="00AE46FF"/>
    <w:rsid w:val="00AE6185"/>
    <w:rsid w:val="00AE61D2"/>
    <w:rsid w:val="00AE67A9"/>
    <w:rsid w:val="00AE6C99"/>
    <w:rsid w:val="00AE7EAB"/>
    <w:rsid w:val="00AF02A8"/>
    <w:rsid w:val="00AF050C"/>
    <w:rsid w:val="00AF0A40"/>
    <w:rsid w:val="00AF0DC0"/>
    <w:rsid w:val="00AF0DE3"/>
    <w:rsid w:val="00AF0F68"/>
    <w:rsid w:val="00AF0FBC"/>
    <w:rsid w:val="00AF17CF"/>
    <w:rsid w:val="00AF1A0B"/>
    <w:rsid w:val="00AF1D33"/>
    <w:rsid w:val="00AF255C"/>
    <w:rsid w:val="00AF2EFF"/>
    <w:rsid w:val="00AF3026"/>
    <w:rsid w:val="00AF496E"/>
    <w:rsid w:val="00AF5234"/>
    <w:rsid w:val="00AF5731"/>
    <w:rsid w:val="00AF5C19"/>
    <w:rsid w:val="00AF5ED8"/>
    <w:rsid w:val="00AF609E"/>
    <w:rsid w:val="00AF70A4"/>
    <w:rsid w:val="00AF798A"/>
    <w:rsid w:val="00B000C2"/>
    <w:rsid w:val="00B001E4"/>
    <w:rsid w:val="00B00551"/>
    <w:rsid w:val="00B006F7"/>
    <w:rsid w:val="00B00F23"/>
    <w:rsid w:val="00B00FE4"/>
    <w:rsid w:val="00B01762"/>
    <w:rsid w:val="00B030D9"/>
    <w:rsid w:val="00B0372A"/>
    <w:rsid w:val="00B03952"/>
    <w:rsid w:val="00B03EA6"/>
    <w:rsid w:val="00B04CA5"/>
    <w:rsid w:val="00B04CDF"/>
    <w:rsid w:val="00B04EE9"/>
    <w:rsid w:val="00B05AD9"/>
    <w:rsid w:val="00B05B35"/>
    <w:rsid w:val="00B05DE6"/>
    <w:rsid w:val="00B063E5"/>
    <w:rsid w:val="00B06AB7"/>
    <w:rsid w:val="00B06F55"/>
    <w:rsid w:val="00B07ECA"/>
    <w:rsid w:val="00B1030A"/>
    <w:rsid w:val="00B10B2F"/>
    <w:rsid w:val="00B12B90"/>
    <w:rsid w:val="00B12C30"/>
    <w:rsid w:val="00B12D7F"/>
    <w:rsid w:val="00B135A9"/>
    <w:rsid w:val="00B135B0"/>
    <w:rsid w:val="00B13A65"/>
    <w:rsid w:val="00B13B84"/>
    <w:rsid w:val="00B13CAA"/>
    <w:rsid w:val="00B13CB6"/>
    <w:rsid w:val="00B1424F"/>
    <w:rsid w:val="00B1428B"/>
    <w:rsid w:val="00B1485D"/>
    <w:rsid w:val="00B149CC"/>
    <w:rsid w:val="00B14BD3"/>
    <w:rsid w:val="00B14D65"/>
    <w:rsid w:val="00B155B2"/>
    <w:rsid w:val="00B15823"/>
    <w:rsid w:val="00B15E3F"/>
    <w:rsid w:val="00B15E4F"/>
    <w:rsid w:val="00B16186"/>
    <w:rsid w:val="00B16320"/>
    <w:rsid w:val="00B163F4"/>
    <w:rsid w:val="00B168DF"/>
    <w:rsid w:val="00B17183"/>
    <w:rsid w:val="00B17473"/>
    <w:rsid w:val="00B176E1"/>
    <w:rsid w:val="00B17DD9"/>
    <w:rsid w:val="00B17F03"/>
    <w:rsid w:val="00B201DD"/>
    <w:rsid w:val="00B2075B"/>
    <w:rsid w:val="00B2096C"/>
    <w:rsid w:val="00B209D4"/>
    <w:rsid w:val="00B2150D"/>
    <w:rsid w:val="00B21BD4"/>
    <w:rsid w:val="00B21F3B"/>
    <w:rsid w:val="00B229DE"/>
    <w:rsid w:val="00B2386C"/>
    <w:rsid w:val="00B23C63"/>
    <w:rsid w:val="00B23CD0"/>
    <w:rsid w:val="00B23FA5"/>
    <w:rsid w:val="00B24613"/>
    <w:rsid w:val="00B258E4"/>
    <w:rsid w:val="00B25CE1"/>
    <w:rsid w:val="00B2600B"/>
    <w:rsid w:val="00B27156"/>
    <w:rsid w:val="00B27439"/>
    <w:rsid w:val="00B274A5"/>
    <w:rsid w:val="00B279E5"/>
    <w:rsid w:val="00B27B00"/>
    <w:rsid w:val="00B27EAD"/>
    <w:rsid w:val="00B27F99"/>
    <w:rsid w:val="00B30139"/>
    <w:rsid w:val="00B30986"/>
    <w:rsid w:val="00B310D9"/>
    <w:rsid w:val="00B31386"/>
    <w:rsid w:val="00B3138F"/>
    <w:rsid w:val="00B315CE"/>
    <w:rsid w:val="00B31A35"/>
    <w:rsid w:val="00B31CF6"/>
    <w:rsid w:val="00B32DE7"/>
    <w:rsid w:val="00B33D81"/>
    <w:rsid w:val="00B3469E"/>
    <w:rsid w:val="00B34C80"/>
    <w:rsid w:val="00B350DA"/>
    <w:rsid w:val="00B35369"/>
    <w:rsid w:val="00B35D8D"/>
    <w:rsid w:val="00B3624D"/>
    <w:rsid w:val="00B364BB"/>
    <w:rsid w:val="00B36F42"/>
    <w:rsid w:val="00B37517"/>
    <w:rsid w:val="00B3761C"/>
    <w:rsid w:val="00B37699"/>
    <w:rsid w:val="00B37ED3"/>
    <w:rsid w:val="00B37EFF"/>
    <w:rsid w:val="00B41160"/>
    <w:rsid w:val="00B413A5"/>
    <w:rsid w:val="00B425B7"/>
    <w:rsid w:val="00B42764"/>
    <w:rsid w:val="00B4280C"/>
    <w:rsid w:val="00B42931"/>
    <w:rsid w:val="00B43643"/>
    <w:rsid w:val="00B4434F"/>
    <w:rsid w:val="00B45000"/>
    <w:rsid w:val="00B4585E"/>
    <w:rsid w:val="00B460C7"/>
    <w:rsid w:val="00B464EA"/>
    <w:rsid w:val="00B4675A"/>
    <w:rsid w:val="00B46CE6"/>
    <w:rsid w:val="00B4702B"/>
    <w:rsid w:val="00B473BE"/>
    <w:rsid w:val="00B50074"/>
    <w:rsid w:val="00B50245"/>
    <w:rsid w:val="00B50E25"/>
    <w:rsid w:val="00B514FA"/>
    <w:rsid w:val="00B51A03"/>
    <w:rsid w:val="00B51CA3"/>
    <w:rsid w:val="00B534D5"/>
    <w:rsid w:val="00B53819"/>
    <w:rsid w:val="00B53ADB"/>
    <w:rsid w:val="00B53EA6"/>
    <w:rsid w:val="00B53F39"/>
    <w:rsid w:val="00B53F8F"/>
    <w:rsid w:val="00B54110"/>
    <w:rsid w:val="00B5533E"/>
    <w:rsid w:val="00B55527"/>
    <w:rsid w:val="00B557AF"/>
    <w:rsid w:val="00B564C2"/>
    <w:rsid w:val="00B56CEC"/>
    <w:rsid w:val="00B56F4A"/>
    <w:rsid w:val="00B5729C"/>
    <w:rsid w:val="00B57394"/>
    <w:rsid w:val="00B57617"/>
    <w:rsid w:val="00B579ED"/>
    <w:rsid w:val="00B57A04"/>
    <w:rsid w:val="00B57DAE"/>
    <w:rsid w:val="00B603EB"/>
    <w:rsid w:val="00B60B0F"/>
    <w:rsid w:val="00B60FE6"/>
    <w:rsid w:val="00B611B6"/>
    <w:rsid w:val="00B6136D"/>
    <w:rsid w:val="00B616D4"/>
    <w:rsid w:val="00B616F8"/>
    <w:rsid w:val="00B61EEF"/>
    <w:rsid w:val="00B62213"/>
    <w:rsid w:val="00B6266B"/>
    <w:rsid w:val="00B6272F"/>
    <w:rsid w:val="00B62B51"/>
    <w:rsid w:val="00B62D87"/>
    <w:rsid w:val="00B6303D"/>
    <w:rsid w:val="00B63C88"/>
    <w:rsid w:val="00B645A9"/>
    <w:rsid w:val="00B647CD"/>
    <w:rsid w:val="00B648AF"/>
    <w:rsid w:val="00B64F37"/>
    <w:rsid w:val="00B65001"/>
    <w:rsid w:val="00B651D7"/>
    <w:rsid w:val="00B6535E"/>
    <w:rsid w:val="00B653E0"/>
    <w:rsid w:val="00B66CCD"/>
    <w:rsid w:val="00B67D27"/>
    <w:rsid w:val="00B67F6F"/>
    <w:rsid w:val="00B708A6"/>
    <w:rsid w:val="00B711ED"/>
    <w:rsid w:val="00B71384"/>
    <w:rsid w:val="00B7184D"/>
    <w:rsid w:val="00B71F29"/>
    <w:rsid w:val="00B71F7F"/>
    <w:rsid w:val="00B72329"/>
    <w:rsid w:val="00B72A86"/>
    <w:rsid w:val="00B72F42"/>
    <w:rsid w:val="00B733FF"/>
    <w:rsid w:val="00B734FC"/>
    <w:rsid w:val="00B73636"/>
    <w:rsid w:val="00B73A23"/>
    <w:rsid w:val="00B73A7F"/>
    <w:rsid w:val="00B74540"/>
    <w:rsid w:val="00B74A46"/>
    <w:rsid w:val="00B74DEE"/>
    <w:rsid w:val="00B750C6"/>
    <w:rsid w:val="00B75163"/>
    <w:rsid w:val="00B7660E"/>
    <w:rsid w:val="00B76F51"/>
    <w:rsid w:val="00B77249"/>
    <w:rsid w:val="00B77370"/>
    <w:rsid w:val="00B778B0"/>
    <w:rsid w:val="00B77C85"/>
    <w:rsid w:val="00B80513"/>
    <w:rsid w:val="00B814F2"/>
    <w:rsid w:val="00B81CB3"/>
    <w:rsid w:val="00B82830"/>
    <w:rsid w:val="00B8292C"/>
    <w:rsid w:val="00B83151"/>
    <w:rsid w:val="00B833C4"/>
    <w:rsid w:val="00B83C74"/>
    <w:rsid w:val="00B83FE3"/>
    <w:rsid w:val="00B843D8"/>
    <w:rsid w:val="00B84F84"/>
    <w:rsid w:val="00B85761"/>
    <w:rsid w:val="00B8644D"/>
    <w:rsid w:val="00B86605"/>
    <w:rsid w:val="00B86C39"/>
    <w:rsid w:val="00B87257"/>
    <w:rsid w:val="00B874C3"/>
    <w:rsid w:val="00B87E86"/>
    <w:rsid w:val="00B9055F"/>
    <w:rsid w:val="00B9105A"/>
    <w:rsid w:val="00B91B38"/>
    <w:rsid w:val="00B91C8F"/>
    <w:rsid w:val="00B920B8"/>
    <w:rsid w:val="00B92ECE"/>
    <w:rsid w:val="00B93FD1"/>
    <w:rsid w:val="00B94392"/>
    <w:rsid w:val="00B9484F"/>
    <w:rsid w:val="00B9494F"/>
    <w:rsid w:val="00B94C92"/>
    <w:rsid w:val="00B9506B"/>
    <w:rsid w:val="00B9581A"/>
    <w:rsid w:val="00B9627F"/>
    <w:rsid w:val="00B96B44"/>
    <w:rsid w:val="00B971CB"/>
    <w:rsid w:val="00B97B7E"/>
    <w:rsid w:val="00B97D4D"/>
    <w:rsid w:val="00BA0867"/>
    <w:rsid w:val="00BA0D38"/>
    <w:rsid w:val="00BA0EC1"/>
    <w:rsid w:val="00BA10DA"/>
    <w:rsid w:val="00BA23B1"/>
    <w:rsid w:val="00BA282C"/>
    <w:rsid w:val="00BA3152"/>
    <w:rsid w:val="00BA3621"/>
    <w:rsid w:val="00BA44A5"/>
    <w:rsid w:val="00BA477D"/>
    <w:rsid w:val="00BA48CF"/>
    <w:rsid w:val="00BA531D"/>
    <w:rsid w:val="00BA567C"/>
    <w:rsid w:val="00BA58C0"/>
    <w:rsid w:val="00BA5B78"/>
    <w:rsid w:val="00BA5C7F"/>
    <w:rsid w:val="00BA5CE3"/>
    <w:rsid w:val="00BA6286"/>
    <w:rsid w:val="00BA6438"/>
    <w:rsid w:val="00BA6487"/>
    <w:rsid w:val="00BA67E6"/>
    <w:rsid w:val="00BA6A32"/>
    <w:rsid w:val="00BA6BC3"/>
    <w:rsid w:val="00BA7369"/>
    <w:rsid w:val="00BB0518"/>
    <w:rsid w:val="00BB0CF9"/>
    <w:rsid w:val="00BB0EB1"/>
    <w:rsid w:val="00BB1380"/>
    <w:rsid w:val="00BB1645"/>
    <w:rsid w:val="00BB1AF6"/>
    <w:rsid w:val="00BB20C2"/>
    <w:rsid w:val="00BB2A91"/>
    <w:rsid w:val="00BB2FA8"/>
    <w:rsid w:val="00BB31D8"/>
    <w:rsid w:val="00BB33ED"/>
    <w:rsid w:val="00BB3692"/>
    <w:rsid w:val="00BB3C1D"/>
    <w:rsid w:val="00BB3F95"/>
    <w:rsid w:val="00BB4198"/>
    <w:rsid w:val="00BB44BC"/>
    <w:rsid w:val="00BB500B"/>
    <w:rsid w:val="00BB57C5"/>
    <w:rsid w:val="00BB5A39"/>
    <w:rsid w:val="00BB6322"/>
    <w:rsid w:val="00BB6651"/>
    <w:rsid w:val="00BB71FC"/>
    <w:rsid w:val="00BB7435"/>
    <w:rsid w:val="00BB78D1"/>
    <w:rsid w:val="00BB7A5D"/>
    <w:rsid w:val="00BB7DDF"/>
    <w:rsid w:val="00BB7F5A"/>
    <w:rsid w:val="00BC15FD"/>
    <w:rsid w:val="00BC164C"/>
    <w:rsid w:val="00BC165F"/>
    <w:rsid w:val="00BC174A"/>
    <w:rsid w:val="00BC1880"/>
    <w:rsid w:val="00BC1E8F"/>
    <w:rsid w:val="00BC1F3B"/>
    <w:rsid w:val="00BC201B"/>
    <w:rsid w:val="00BC220B"/>
    <w:rsid w:val="00BC2285"/>
    <w:rsid w:val="00BC22EA"/>
    <w:rsid w:val="00BC282A"/>
    <w:rsid w:val="00BC2ACD"/>
    <w:rsid w:val="00BC2B96"/>
    <w:rsid w:val="00BC316D"/>
    <w:rsid w:val="00BC3386"/>
    <w:rsid w:val="00BC37D3"/>
    <w:rsid w:val="00BC39E0"/>
    <w:rsid w:val="00BC3A4E"/>
    <w:rsid w:val="00BC3CEB"/>
    <w:rsid w:val="00BC4886"/>
    <w:rsid w:val="00BC545F"/>
    <w:rsid w:val="00BC55DB"/>
    <w:rsid w:val="00BC5875"/>
    <w:rsid w:val="00BC64C6"/>
    <w:rsid w:val="00BC6804"/>
    <w:rsid w:val="00BC701A"/>
    <w:rsid w:val="00BC70BD"/>
    <w:rsid w:val="00BC7396"/>
    <w:rsid w:val="00BC7FCE"/>
    <w:rsid w:val="00BD036F"/>
    <w:rsid w:val="00BD0CE0"/>
    <w:rsid w:val="00BD0D76"/>
    <w:rsid w:val="00BD11F2"/>
    <w:rsid w:val="00BD133E"/>
    <w:rsid w:val="00BD1379"/>
    <w:rsid w:val="00BD2F80"/>
    <w:rsid w:val="00BD3876"/>
    <w:rsid w:val="00BD3C51"/>
    <w:rsid w:val="00BD3E24"/>
    <w:rsid w:val="00BD40F1"/>
    <w:rsid w:val="00BD45D5"/>
    <w:rsid w:val="00BD4B99"/>
    <w:rsid w:val="00BD51A5"/>
    <w:rsid w:val="00BD5200"/>
    <w:rsid w:val="00BD52B3"/>
    <w:rsid w:val="00BD5539"/>
    <w:rsid w:val="00BD583E"/>
    <w:rsid w:val="00BD6463"/>
    <w:rsid w:val="00BD65DC"/>
    <w:rsid w:val="00BD6917"/>
    <w:rsid w:val="00BD6A03"/>
    <w:rsid w:val="00BD6F24"/>
    <w:rsid w:val="00BD71D6"/>
    <w:rsid w:val="00BD79BD"/>
    <w:rsid w:val="00BD7A66"/>
    <w:rsid w:val="00BE00B9"/>
    <w:rsid w:val="00BE04A9"/>
    <w:rsid w:val="00BE0F93"/>
    <w:rsid w:val="00BE1AD3"/>
    <w:rsid w:val="00BE211D"/>
    <w:rsid w:val="00BE2709"/>
    <w:rsid w:val="00BE2AEA"/>
    <w:rsid w:val="00BE2B17"/>
    <w:rsid w:val="00BE3543"/>
    <w:rsid w:val="00BE3936"/>
    <w:rsid w:val="00BE3C7E"/>
    <w:rsid w:val="00BE4257"/>
    <w:rsid w:val="00BE4B69"/>
    <w:rsid w:val="00BE4CDD"/>
    <w:rsid w:val="00BE58F1"/>
    <w:rsid w:val="00BE5A0E"/>
    <w:rsid w:val="00BE5A76"/>
    <w:rsid w:val="00BE6CFE"/>
    <w:rsid w:val="00BE6E50"/>
    <w:rsid w:val="00BE7471"/>
    <w:rsid w:val="00BE751E"/>
    <w:rsid w:val="00BE7669"/>
    <w:rsid w:val="00BE7AF7"/>
    <w:rsid w:val="00BE7E23"/>
    <w:rsid w:val="00BF1160"/>
    <w:rsid w:val="00BF1204"/>
    <w:rsid w:val="00BF12E0"/>
    <w:rsid w:val="00BF15F3"/>
    <w:rsid w:val="00BF1633"/>
    <w:rsid w:val="00BF1865"/>
    <w:rsid w:val="00BF22F0"/>
    <w:rsid w:val="00BF2592"/>
    <w:rsid w:val="00BF2842"/>
    <w:rsid w:val="00BF2D13"/>
    <w:rsid w:val="00BF336C"/>
    <w:rsid w:val="00BF37FC"/>
    <w:rsid w:val="00BF3966"/>
    <w:rsid w:val="00BF397B"/>
    <w:rsid w:val="00BF3BC6"/>
    <w:rsid w:val="00BF4127"/>
    <w:rsid w:val="00BF444D"/>
    <w:rsid w:val="00BF471C"/>
    <w:rsid w:val="00BF4C95"/>
    <w:rsid w:val="00BF561A"/>
    <w:rsid w:val="00BF5ED3"/>
    <w:rsid w:val="00BF6093"/>
    <w:rsid w:val="00BF6C75"/>
    <w:rsid w:val="00BF6E82"/>
    <w:rsid w:val="00BF759C"/>
    <w:rsid w:val="00BF767D"/>
    <w:rsid w:val="00BF7938"/>
    <w:rsid w:val="00BF7BCB"/>
    <w:rsid w:val="00BF7E66"/>
    <w:rsid w:val="00C01020"/>
    <w:rsid w:val="00C01839"/>
    <w:rsid w:val="00C01918"/>
    <w:rsid w:val="00C01DD7"/>
    <w:rsid w:val="00C02935"/>
    <w:rsid w:val="00C02F64"/>
    <w:rsid w:val="00C03E8A"/>
    <w:rsid w:val="00C03F81"/>
    <w:rsid w:val="00C04CE8"/>
    <w:rsid w:val="00C052D0"/>
    <w:rsid w:val="00C05A3A"/>
    <w:rsid w:val="00C05FCC"/>
    <w:rsid w:val="00C060BD"/>
    <w:rsid w:val="00C063D5"/>
    <w:rsid w:val="00C063E6"/>
    <w:rsid w:val="00C06726"/>
    <w:rsid w:val="00C06A5F"/>
    <w:rsid w:val="00C06BD6"/>
    <w:rsid w:val="00C07804"/>
    <w:rsid w:val="00C07C2B"/>
    <w:rsid w:val="00C07E52"/>
    <w:rsid w:val="00C07E7D"/>
    <w:rsid w:val="00C1073F"/>
    <w:rsid w:val="00C107CA"/>
    <w:rsid w:val="00C10BDF"/>
    <w:rsid w:val="00C10CA3"/>
    <w:rsid w:val="00C11328"/>
    <w:rsid w:val="00C116E6"/>
    <w:rsid w:val="00C11773"/>
    <w:rsid w:val="00C120F8"/>
    <w:rsid w:val="00C121DC"/>
    <w:rsid w:val="00C12CA5"/>
    <w:rsid w:val="00C1300E"/>
    <w:rsid w:val="00C13249"/>
    <w:rsid w:val="00C134D2"/>
    <w:rsid w:val="00C13541"/>
    <w:rsid w:val="00C136F8"/>
    <w:rsid w:val="00C13862"/>
    <w:rsid w:val="00C13B03"/>
    <w:rsid w:val="00C13D44"/>
    <w:rsid w:val="00C14712"/>
    <w:rsid w:val="00C14ABE"/>
    <w:rsid w:val="00C15491"/>
    <w:rsid w:val="00C15D52"/>
    <w:rsid w:val="00C168B6"/>
    <w:rsid w:val="00C174C8"/>
    <w:rsid w:val="00C17EEB"/>
    <w:rsid w:val="00C201FC"/>
    <w:rsid w:val="00C2059F"/>
    <w:rsid w:val="00C20934"/>
    <w:rsid w:val="00C20C04"/>
    <w:rsid w:val="00C21078"/>
    <w:rsid w:val="00C21C52"/>
    <w:rsid w:val="00C2253B"/>
    <w:rsid w:val="00C22796"/>
    <w:rsid w:val="00C22F37"/>
    <w:rsid w:val="00C23012"/>
    <w:rsid w:val="00C238A4"/>
    <w:rsid w:val="00C23A31"/>
    <w:rsid w:val="00C23CBC"/>
    <w:rsid w:val="00C24249"/>
    <w:rsid w:val="00C24751"/>
    <w:rsid w:val="00C24A00"/>
    <w:rsid w:val="00C24A22"/>
    <w:rsid w:val="00C24A24"/>
    <w:rsid w:val="00C2520A"/>
    <w:rsid w:val="00C2538A"/>
    <w:rsid w:val="00C258C7"/>
    <w:rsid w:val="00C2665C"/>
    <w:rsid w:val="00C269A3"/>
    <w:rsid w:val="00C26B89"/>
    <w:rsid w:val="00C26FFB"/>
    <w:rsid w:val="00C270B2"/>
    <w:rsid w:val="00C274F7"/>
    <w:rsid w:val="00C308FE"/>
    <w:rsid w:val="00C30B4C"/>
    <w:rsid w:val="00C30CF3"/>
    <w:rsid w:val="00C30F86"/>
    <w:rsid w:val="00C311F4"/>
    <w:rsid w:val="00C31483"/>
    <w:rsid w:val="00C314B3"/>
    <w:rsid w:val="00C319AD"/>
    <w:rsid w:val="00C3225E"/>
    <w:rsid w:val="00C3242F"/>
    <w:rsid w:val="00C32CE0"/>
    <w:rsid w:val="00C32E86"/>
    <w:rsid w:val="00C339FD"/>
    <w:rsid w:val="00C341A4"/>
    <w:rsid w:val="00C346A0"/>
    <w:rsid w:val="00C349FF"/>
    <w:rsid w:val="00C35187"/>
    <w:rsid w:val="00C3539C"/>
    <w:rsid w:val="00C35608"/>
    <w:rsid w:val="00C35636"/>
    <w:rsid w:val="00C35B05"/>
    <w:rsid w:val="00C35B24"/>
    <w:rsid w:val="00C362AD"/>
    <w:rsid w:val="00C3638C"/>
    <w:rsid w:val="00C365BE"/>
    <w:rsid w:val="00C3661F"/>
    <w:rsid w:val="00C36775"/>
    <w:rsid w:val="00C36EA8"/>
    <w:rsid w:val="00C3704A"/>
    <w:rsid w:val="00C373CB"/>
    <w:rsid w:val="00C3787D"/>
    <w:rsid w:val="00C37A6F"/>
    <w:rsid w:val="00C37D73"/>
    <w:rsid w:val="00C37EB5"/>
    <w:rsid w:val="00C37F24"/>
    <w:rsid w:val="00C403E4"/>
    <w:rsid w:val="00C40ECB"/>
    <w:rsid w:val="00C41167"/>
    <w:rsid w:val="00C41A23"/>
    <w:rsid w:val="00C41A32"/>
    <w:rsid w:val="00C41B81"/>
    <w:rsid w:val="00C42901"/>
    <w:rsid w:val="00C42EDF"/>
    <w:rsid w:val="00C43809"/>
    <w:rsid w:val="00C44350"/>
    <w:rsid w:val="00C44739"/>
    <w:rsid w:val="00C44814"/>
    <w:rsid w:val="00C44E4C"/>
    <w:rsid w:val="00C44EE4"/>
    <w:rsid w:val="00C451EE"/>
    <w:rsid w:val="00C46A26"/>
    <w:rsid w:val="00C46A95"/>
    <w:rsid w:val="00C46CB9"/>
    <w:rsid w:val="00C46EB9"/>
    <w:rsid w:val="00C470A3"/>
    <w:rsid w:val="00C47FE6"/>
    <w:rsid w:val="00C501A9"/>
    <w:rsid w:val="00C502C5"/>
    <w:rsid w:val="00C50308"/>
    <w:rsid w:val="00C507A9"/>
    <w:rsid w:val="00C50C6F"/>
    <w:rsid w:val="00C51AC0"/>
    <w:rsid w:val="00C51AE1"/>
    <w:rsid w:val="00C51E16"/>
    <w:rsid w:val="00C51E7C"/>
    <w:rsid w:val="00C5225D"/>
    <w:rsid w:val="00C523C1"/>
    <w:rsid w:val="00C52410"/>
    <w:rsid w:val="00C52557"/>
    <w:rsid w:val="00C5328C"/>
    <w:rsid w:val="00C5335F"/>
    <w:rsid w:val="00C5356E"/>
    <w:rsid w:val="00C53953"/>
    <w:rsid w:val="00C544ED"/>
    <w:rsid w:val="00C54638"/>
    <w:rsid w:val="00C5535E"/>
    <w:rsid w:val="00C557DB"/>
    <w:rsid w:val="00C55802"/>
    <w:rsid w:val="00C5598C"/>
    <w:rsid w:val="00C55B9A"/>
    <w:rsid w:val="00C55ECA"/>
    <w:rsid w:val="00C55F81"/>
    <w:rsid w:val="00C57203"/>
    <w:rsid w:val="00C5732A"/>
    <w:rsid w:val="00C574E0"/>
    <w:rsid w:val="00C6014B"/>
    <w:rsid w:val="00C60240"/>
    <w:rsid w:val="00C604C2"/>
    <w:rsid w:val="00C604F6"/>
    <w:rsid w:val="00C606A3"/>
    <w:rsid w:val="00C60D78"/>
    <w:rsid w:val="00C617BD"/>
    <w:rsid w:val="00C61AE2"/>
    <w:rsid w:val="00C61DEB"/>
    <w:rsid w:val="00C61E7B"/>
    <w:rsid w:val="00C6232B"/>
    <w:rsid w:val="00C63096"/>
    <w:rsid w:val="00C634DB"/>
    <w:rsid w:val="00C639D7"/>
    <w:rsid w:val="00C63B7C"/>
    <w:rsid w:val="00C6406E"/>
    <w:rsid w:val="00C65778"/>
    <w:rsid w:val="00C65EDC"/>
    <w:rsid w:val="00C66513"/>
    <w:rsid w:val="00C66C86"/>
    <w:rsid w:val="00C67803"/>
    <w:rsid w:val="00C6797A"/>
    <w:rsid w:val="00C67BF9"/>
    <w:rsid w:val="00C67C2A"/>
    <w:rsid w:val="00C67C9B"/>
    <w:rsid w:val="00C70176"/>
    <w:rsid w:val="00C701C3"/>
    <w:rsid w:val="00C70F82"/>
    <w:rsid w:val="00C71136"/>
    <w:rsid w:val="00C717E1"/>
    <w:rsid w:val="00C71844"/>
    <w:rsid w:val="00C720C2"/>
    <w:rsid w:val="00C724C8"/>
    <w:rsid w:val="00C72F9E"/>
    <w:rsid w:val="00C7357B"/>
    <w:rsid w:val="00C739D3"/>
    <w:rsid w:val="00C73A77"/>
    <w:rsid w:val="00C73B53"/>
    <w:rsid w:val="00C74930"/>
    <w:rsid w:val="00C74D5B"/>
    <w:rsid w:val="00C75153"/>
    <w:rsid w:val="00C75F74"/>
    <w:rsid w:val="00C76B96"/>
    <w:rsid w:val="00C76DF5"/>
    <w:rsid w:val="00C77165"/>
    <w:rsid w:val="00C777EE"/>
    <w:rsid w:val="00C77B66"/>
    <w:rsid w:val="00C77D78"/>
    <w:rsid w:val="00C77E3E"/>
    <w:rsid w:val="00C80588"/>
    <w:rsid w:val="00C8058F"/>
    <w:rsid w:val="00C806B9"/>
    <w:rsid w:val="00C80A0C"/>
    <w:rsid w:val="00C80E14"/>
    <w:rsid w:val="00C811AE"/>
    <w:rsid w:val="00C81400"/>
    <w:rsid w:val="00C8163F"/>
    <w:rsid w:val="00C827B4"/>
    <w:rsid w:val="00C82E7D"/>
    <w:rsid w:val="00C83010"/>
    <w:rsid w:val="00C83C9B"/>
    <w:rsid w:val="00C84090"/>
    <w:rsid w:val="00C842B6"/>
    <w:rsid w:val="00C85339"/>
    <w:rsid w:val="00C855C8"/>
    <w:rsid w:val="00C862A4"/>
    <w:rsid w:val="00C8638E"/>
    <w:rsid w:val="00C874DA"/>
    <w:rsid w:val="00C8757E"/>
    <w:rsid w:val="00C876D9"/>
    <w:rsid w:val="00C87F74"/>
    <w:rsid w:val="00C90345"/>
    <w:rsid w:val="00C90563"/>
    <w:rsid w:val="00C906CB"/>
    <w:rsid w:val="00C907A6"/>
    <w:rsid w:val="00C907BB"/>
    <w:rsid w:val="00C907F7"/>
    <w:rsid w:val="00C90E56"/>
    <w:rsid w:val="00C90F83"/>
    <w:rsid w:val="00C910CF"/>
    <w:rsid w:val="00C91DFB"/>
    <w:rsid w:val="00C9258C"/>
    <w:rsid w:val="00C929C4"/>
    <w:rsid w:val="00C92E49"/>
    <w:rsid w:val="00C92FC9"/>
    <w:rsid w:val="00C9302D"/>
    <w:rsid w:val="00C934D3"/>
    <w:rsid w:val="00C9368C"/>
    <w:rsid w:val="00C93696"/>
    <w:rsid w:val="00C9369E"/>
    <w:rsid w:val="00C93972"/>
    <w:rsid w:val="00C93F69"/>
    <w:rsid w:val="00C94EC4"/>
    <w:rsid w:val="00C9510B"/>
    <w:rsid w:val="00C9580D"/>
    <w:rsid w:val="00C95AEC"/>
    <w:rsid w:val="00C95C19"/>
    <w:rsid w:val="00C965D6"/>
    <w:rsid w:val="00C96740"/>
    <w:rsid w:val="00CA0051"/>
    <w:rsid w:val="00CA015C"/>
    <w:rsid w:val="00CA068C"/>
    <w:rsid w:val="00CA0E6E"/>
    <w:rsid w:val="00CA1261"/>
    <w:rsid w:val="00CA20E2"/>
    <w:rsid w:val="00CA2833"/>
    <w:rsid w:val="00CA2C55"/>
    <w:rsid w:val="00CA2FBF"/>
    <w:rsid w:val="00CA3875"/>
    <w:rsid w:val="00CA3B26"/>
    <w:rsid w:val="00CA44E2"/>
    <w:rsid w:val="00CA47DA"/>
    <w:rsid w:val="00CA4C0C"/>
    <w:rsid w:val="00CA4FB8"/>
    <w:rsid w:val="00CA54BE"/>
    <w:rsid w:val="00CA55F0"/>
    <w:rsid w:val="00CA5A0A"/>
    <w:rsid w:val="00CA5FBF"/>
    <w:rsid w:val="00CA6625"/>
    <w:rsid w:val="00CA6F1D"/>
    <w:rsid w:val="00CA7604"/>
    <w:rsid w:val="00CB02D1"/>
    <w:rsid w:val="00CB030C"/>
    <w:rsid w:val="00CB0D7D"/>
    <w:rsid w:val="00CB0DDA"/>
    <w:rsid w:val="00CB0E89"/>
    <w:rsid w:val="00CB0F13"/>
    <w:rsid w:val="00CB1E9C"/>
    <w:rsid w:val="00CB2217"/>
    <w:rsid w:val="00CB2449"/>
    <w:rsid w:val="00CB2B39"/>
    <w:rsid w:val="00CB4C0D"/>
    <w:rsid w:val="00CB5677"/>
    <w:rsid w:val="00CB5883"/>
    <w:rsid w:val="00CB5AFD"/>
    <w:rsid w:val="00CB5F65"/>
    <w:rsid w:val="00CB6062"/>
    <w:rsid w:val="00CB6DDC"/>
    <w:rsid w:val="00CB6E8E"/>
    <w:rsid w:val="00CB717B"/>
    <w:rsid w:val="00CB75B5"/>
    <w:rsid w:val="00CC0513"/>
    <w:rsid w:val="00CC0828"/>
    <w:rsid w:val="00CC0933"/>
    <w:rsid w:val="00CC0972"/>
    <w:rsid w:val="00CC0DB3"/>
    <w:rsid w:val="00CC13EA"/>
    <w:rsid w:val="00CC1A01"/>
    <w:rsid w:val="00CC1C04"/>
    <w:rsid w:val="00CC2045"/>
    <w:rsid w:val="00CC270C"/>
    <w:rsid w:val="00CC2C9D"/>
    <w:rsid w:val="00CC2F33"/>
    <w:rsid w:val="00CC38D7"/>
    <w:rsid w:val="00CC3918"/>
    <w:rsid w:val="00CC43C1"/>
    <w:rsid w:val="00CC4753"/>
    <w:rsid w:val="00CC4E96"/>
    <w:rsid w:val="00CC51F1"/>
    <w:rsid w:val="00CC56D0"/>
    <w:rsid w:val="00CC5D03"/>
    <w:rsid w:val="00CC61BE"/>
    <w:rsid w:val="00CC6248"/>
    <w:rsid w:val="00CC6676"/>
    <w:rsid w:val="00CC7093"/>
    <w:rsid w:val="00CC76EC"/>
    <w:rsid w:val="00CD03EC"/>
    <w:rsid w:val="00CD07F8"/>
    <w:rsid w:val="00CD0D01"/>
    <w:rsid w:val="00CD15AC"/>
    <w:rsid w:val="00CD16A3"/>
    <w:rsid w:val="00CD1AD7"/>
    <w:rsid w:val="00CD1EC7"/>
    <w:rsid w:val="00CD23DC"/>
    <w:rsid w:val="00CD254E"/>
    <w:rsid w:val="00CD2E2E"/>
    <w:rsid w:val="00CD324A"/>
    <w:rsid w:val="00CD324B"/>
    <w:rsid w:val="00CD44B9"/>
    <w:rsid w:val="00CD48F2"/>
    <w:rsid w:val="00CD4D44"/>
    <w:rsid w:val="00CD52D0"/>
    <w:rsid w:val="00CD58F8"/>
    <w:rsid w:val="00CD5AD8"/>
    <w:rsid w:val="00CD5AF5"/>
    <w:rsid w:val="00CD5F29"/>
    <w:rsid w:val="00CD6535"/>
    <w:rsid w:val="00CD66D4"/>
    <w:rsid w:val="00CD6D65"/>
    <w:rsid w:val="00CD71FA"/>
    <w:rsid w:val="00CD77F5"/>
    <w:rsid w:val="00CD7BB5"/>
    <w:rsid w:val="00CD7C5D"/>
    <w:rsid w:val="00CD7F26"/>
    <w:rsid w:val="00CE05BA"/>
    <w:rsid w:val="00CE06A8"/>
    <w:rsid w:val="00CE13A1"/>
    <w:rsid w:val="00CE13B1"/>
    <w:rsid w:val="00CE1999"/>
    <w:rsid w:val="00CE1DB8"/>
    <w:rsid w:val="00CE30B8"/>
    <w:rsid w:val="00CE36AB"/>
    <w:rsid w:val="00CE3733"/>
    <w:rsid w:val="00CE4227"/>
    <w:rsid w:val="00CE50C2"/>
    <w:rsid w:val="00CE54A6"/>
    <w:rsid w:val="00CE55CC"/>
    <w:rsid w:val="00CE57C5"/>
    <w:rsid w:val="00CE5B75"/>
    <w:rsid w:val="00CE6055"/>
    <w:rsid w:val="00CE757C"/>
    <w:rsid w:val="00CE7738"/>
    <w:rsid w:val="00CE7A25"/>
    <w:rsid w:val="00CE7B93"/>
    <w:rsid w:val="00CF0376"/>
    <w:rsid w:val="00CF064F"/>
    <w:rsid w:val="00CF0CBC"/>
    <w:rsid w:val="00CF149E"/>
    <w:rsid w:val="00CF19EE"/>
    <w:rsid w:val="00CF1D53"/>
    <w:rsid w:val="00CF1DAE"/>
    <w:rsid w:val="00CF1E8C"/>
    <w:rsid w:val="00CF280F"/>
    <w:rsid w:val="00CF2C32"/>
    <w:rsid w:val="00CF2EFF"/>
    <w:rsid w:val="00CF3497"/>
    <w:rsid w:val="00CF5080"/>
    <w:rsid w:val="00CF5FFB"/>
    <w:rsid w:val="00CF6043"/>
    <w:rsid w:val="00CF66A5"/>
    <w:rsid w:val="00CF71C8"/>
    <w:rsid w:val="00CF7421"/>
    <w:rsid w:val="00CF77D0"/>
    <w:rsid w:val="00CF7911"/>
    <w:rsid w:val="00CF7B1B"/>
    <w:rsid w:val="00CF7DCC"/>
    <w:rsid w:val="00D0014E"/>
    <w:rsid w:val="00D002F8"/>
    <w:rsid w:val="00D009AF"/>
    <w:rsid w:val="00D00F08"/>
    <w:rsid w:val="00D01F0F"/>
    <w:rsid w:val="00D023FE"/>
    <w:rsid w:val="00D02C4A"/>
    <w:rsid w:val="00D035D0"/>
    <w:rsid w:val="00D03AEF"/>
    <w:rsid w:val="00D04F27"/>
    <w:rsid w:val="00D05C54"/>
    <w:rsid w:val="00D06842"/>
    <w:rsid w:val="00D069FE"/>
    <w:rsid w:val="00D06EE5"/>
    <w:rsid w:val="00D06F7A"/>
    <w:rsid w:val="00D074A6"/>
    <w:rsid w:val="00D0764D"/>
    <w:rsid w:val="00D1046F"/>
    <w:rsid w:val="00D10B4A"/>
    <w:rsid w:val="00D10D79"/>
    <w:rsid w:val="00D11134"/>
    <w:rsid w:val="00D1186F"/>
    <w:rsid w:val="00D11959"/>
    <w:rsid w:val="00D12036"/>
    <w:rsid w:val="00D12273"/>
    <w:rsid w:val="00D139FC"/>
    <w:rsid w:val="00D13DB0"/>
    <w:rsid w:val="00D148D8"/>
    <w:rsid w:val="00D14B7C"/>
    <w:rsid w:val="00D15BD0"/>
    <w:rsid w:val="00D165C9"/>
    <w:rsid w:val="00D16606"/>
    <w:rsid w:val="00D1672F"/>
    <w:rsid w:val="00D16C67"/>
    <w:rsid w:val="00D17043"/>
    <w:rsid w:val="00D1709C"/>
    <w:rsid w:val="00D17412"/>
    <w:rsid w:val="00D179A8"/>
    <w:rsid w:val="00D179F4"/>
    <w:rsid w:val="00D17B3F"/>
    <w:rsid w:val="00D17E89"/>
    <w:rsid w:val="00D17EE2"/>
    <w:rsid w:val="00D202BA"/>
    <w:rsid w:val="00D20FEF"/>
    <w:rsid w:val="00D213E6"/>
    <w:rsid w:val="00D21A88"/>
    <w:rsid w:val="00D21FE3"/>
    <w:rsid w:val="00D22086"/>
    <w:rsid w:val="00D22117"/>
    <w:rsid w:val="00D223A6"/>
    <w:rsid w:val="00D229F4"/>
    <w:rsid w:val="00D22E9A"/>
    <w:rsid w:val="00D23496"/>
    <w:rsid w:val="00D236C5"/>
    <w:rsid w:val="00D24251"/>
    <w:rsid w:val="00D24550"/>
    <w:rsid w:val="00D245DE"/>
    <w:rsid w:val="00D24DF5"/>
    <w:rsid w:val="00D2574A"/>
    <w:rsid w:val="00D25F0F"/>
    <w:rsid w:val="00D26043"/>
    <w:rsid w:val="00D26E09"/>
    <w:rsid w:val="00D2723D"/>
    <w:rsid w:val="00D27EBA"/>
    <w:rsid w:val="00D3060A"/>
    <w:rsid w:val="00D30B45"/>
    <w:rsid w:val="00D326BF"/>
    <w:rsid w:val="00D3369E"/>
    <w:rsid w:val="00D33A0D"/>
    <w:rsid w:val="00D33D0F"/>
    <w:rsid w:val="00D3463F"/>
    <w:rsid w:val="00D348BF"/>
    <w:rsid w:val="00D34C94"/>
    <w:rsid w:val="00D34DE0"/>
    <w:rsid w:val="00D351FD"/>
    <w:rsid w:val="00D3531F"/>
    <w:rsid w:val="00D3546E"/>
    <w:rsid w:val="00D35492"/>
    <w:rsid w:val="00D35E14"/>
    <w:rsid w:val="00D35EE5"/>
    <w:rsid w:val="00D370A0"/>
    <w:rsid w:val="00D370CB"/>
    <w:rsid w:val="00D3744D"/>
    <w:rsid w:val="00D37666"/>
    <w:rsid w:val="00D37A71"/>
    <w:rsid w:val="00D37FE0"/>
    <w:rsid w:val="00D4050D"/>
    <w:rsid w:val="00D40547"/>
    <w:rsid w:val="00D40609"/>
    <w:rsid w:val="00D40E3E"/>
    <w:rsid w:val="00D41C58"/>
    <w:rsid w:val="00D420D1"/>
    <w:rsid w:val="00D4293E"/>
    <w:rsid w:val="00D42BEA"/>
    <w:rsid w:val="00D43627"/>
    <w:rsid w:val="00D436BC"/>
    <w:rsid w:val="00D43BFD"/>
    <w:rsid w:val="00D44176"/>
    <w:rsid w:val="00D44716"/>
    <w:rsid w:val="00D448D9"/>
    <w:rsid w:val="00D44C34"/>
    <w:rsid w:val="00D44EA8"/>
    <w:rsid w:val="00D4596F"/>
    <w:rsid w:val="00D45C2E"/>
    <w:rsid w:val="00D46217"/>
    <w:rsid w:val="00D46273"/>
    <w:rsid w:val="00D46764"/>
    <w:rsid w:val="00D47086"/>
    <w:rsid w:val="00D47319"/>
    <w:rsid w:val="00D4785A"/>
    <w:rsid w:val="00D4786C"/>
    <w:rsid w:val="00D47E6C"/>
    <w:rsid w:val="00D51578"/>
    <w:rsid w:val="00D5165C"/>
    <w:rsid w:val="00D51CBB"/>
    <w:rsid w:val="00D51F9A"/>
    <w:rsid w:val="00D52380"/>
    <w:rsid w:val="00D529C0"/>
    <w:rsid w:val="00D5324A"/>
    <w:rsid w:val="00D53554"/>
    <w:rsid w:val="00D5363D"/>
    <w:rsid w:val="00D546FE"/>
    <w:rsid w:val="00D54965"/>
    <w:rsid w:val="00D56195"/>
    <w:rsid w:val="00D56344"/>
    <w:rsid w:val="00D565CC"/>
    <w:rsid w:val="00D566D1"/>
    <w:rsid w:val="00D567B6"/>
    <w:rsid w:val="00D56863"/>
    <w:rsid w:val="00D56BFB"/>
    <w:rsid w:val="00D57312"/>
    <w:rsid w:val="00D5796B"/>
    <w:rsid w:val="00D60E50"/>
    <w:rsid w:val="00D6141D"/>
    <w:rsid w:val="00D62289"/>
    <w:rsid w:val="00D62399"/>
    <w:rsid w:val="00D63111"/>
    <w:rsid w:val="00D633CF"/>
    <w:rsid w:val="00D641F3"/>
    <w:rsid w:val="00D656EA"/>
    <w:rsid w:val="00D666CF"/>
    <w:rsid w:val="00D66AC1"/>
    <w:rsid w:val="00D66C1C"/>
    <w:rsid w:val="00D66CC1"/>
    <w:rsid w:val="00D66D33"/>
    <w:rsid w:val="00D66E33"/>
    <w:rsid w:val="00D673B6"/>
    <w:rsid w:val="00D673CB"/>
    <w:rsid w:val="00D6779A"/>
    <w:rsid w:val="00D67CF6"/>
    <w:rsid w:val="00D67DD0"/>
    <w:rsid w:val="00D70552"/>
    <w:rsid w:val="00D706C7"/>
    <w:rsid w:val="00D706D2"/>
    <w:rsid w:val="00D70A46"/>
    <w:rsid w:val="00D70F21"/>
    <w:rsid w:val="00D71550"/>
    <w:rsid w:val="00D715B4"/>
    <w:rsid w:val="00D718CA"/>
    <w:rsid w:val="00D71C40"/>
    <w:rsid w:val="00D71C5B"/>
    <w:rsid w:val="00D71E53"/>
    <w:rsid w:val="00D71F68"/>
    <w:rsid w:val="00D720DC"/>
    <w:rsid w:val="00D728F8"/>
    <w:rsid w:val="00D72924"/>
    <w:rsid w:val="00D72FF9"/>
    <w:rsid w:val="00D72FFE"/>
    <w:rsid w:val="00D732A1"/>
    <w:rsid w:val="00D7350A"/>
    <w:rsid w:val="00D73947"/>
    <w:rsid w:val="00D75006"/>
    <w:rsid w:val="00D751D3"/>
    <w:rsid w:val="00D758DA"/>
    <w:rsid w:val="00D75DA0"/>
    <w:rsid w:val="00D767C7"/>
    <w:rsid w:val="00D76A55"/>
    <w:rsid w:val="00D76B03"/>
    <w:rsid w:val="00D76C70"/>
    <w:rsid w:val="00D76CA2"/>
    <w:rsid w:val="00D76E83"/>
    <w:rsid w:val="00D76F0A"/>
    <w:rsid w:val="00D771D7"/>
    <w:rsid w:val="00D7729F"/>
    <w:rsid w:val="00D7736A"/>
    <w:rsid w:val="00D77528"/>
    <w:rsid w:val="00D77748"/>
    <w:rsid w:val="00D77982"/>
    <w:rsid w:val="00D8077F"/>
    <w:rsid w:val="00D8109A"/>
    <w:rsid w:val="00D81404"/>
    <w:rsid w:val="00D82346"/>
    <w:rsid w:val="00D827C7"/>
    <w:rsid w:val="00D828F5"/>
    <w:rsid w:val="00D82DD2"/>
    <w:rsid w:val="00D832FF"/>
    <w:rsid w:val="00D8362A"/>
    <w:rsid w:val="00D8366F"/>
    <w:rsid w:val="00D83827"/>
    <w:rsid w:val="00D84182"/>
    <w:rsid w:val="00D84311"/>
    <w:rsid w:val="00D84B57"/>
    <w:rsid w:val="00D84C3F"/>
    <w:rsid w:val="00D85D0D"/>
    <w:rsid w:val="00D8607D"/>
    <w:rsid w:val="00D8647C"/>
    <w:rsid w:val="00D869DA"/>
    <w:rsid w:val="00D86FBE"/>
    <w:rsid w:val="00D8714F"/>
    <w:rsid w:val="00D877C6"/>
    <w:rsid w:val="00D8792C"/>
    <w:rsid w:val="00D87B91"/>
    <w:rsid w:val="00D87DD0"/>
    <w:rsid w:val="00D90462"/>
    <w:rsid w:val="00D9059F"/>
    <w:rsid w:val="00D906C7"/>
    <w:rsid w:val="00D90B4F"/>
    <w:rsid w:val="00D90CF0"/>
    <w:rsid w:val="00D90EF7"/>
    <w:rsid w:val="00D91DB1"/>
    <w:rsid w:val="00D92F21"/>
    <w:rsid w:val="00D9303D"/>
    <w:rsid w:val="00D934F7"/>
    <w:rsid w:val="00D93946"/>
    <w:rsid w:val="00D943AF"/>
    <w:rsid w:val="00D94625"/>
    <w:rsid w:val="00D94CB9"/>
    <w:rsid w:val="00D94CCB"/>
    <w:rsid w:val="00D94F97"/>
    <w:rsid w:val="00D950C4"/>
    <w:rsid w:val="00D95662"/>
    <w:rsid w:val="00D956FA"/>
    <w:rsid w:val="00D9638C"/>
    <w:rsid w:val="00D96C1E"/>
    <w:rsid w:val="00D96D63"/>
    <w:rsid w:val="00D974B6"/>
    <w:rsid w:val="00D97811"/>
    <w:rsid w:val="00D97F39"/>
    <w:rsid w:val="00DA017B"/>
    <w:rsid w:val="00DA0233"/>
    <w:rsid w:val="00DA084B"/>
    <w:rsid w:val="00DA08FB"/>
    <w:rsid w:val="00DA0AF0"/>
    <w:rsid w:val="00DA0B43"/>
    <w:rsid w:val="00DA0B91"/>
    <w:rsid w:val="00DA0E49"/>
    <w:rsid w:val="00DA167D"/>
    <w:rsid w:val="00DA175F"/>
    <w:rsid w:val="00DA1AA6"/>
    <w:rsid w:val="00DA1CA2"/>
    <w:rsid w:val="00DA1D4C"/>
    <w:rsid w:val="00DA2703"/>
    <w:rsid w:val="00DA277F"/>
    <w:rsid w:val="00DA2B18"/>
    <w:rsid w:val="00DA321D"/>
    <w:rsid w:val="00DA41FF"/>
    <w:rsid w:val="00DA4B91"/>
    <w:rsid w:val="00DA5510"/>
    <w:rsid w:val="00DA5B9C"/>
    <w:rsid w:val="00DA62B0"/>
    <w:rsid w:val="00DA6426"/>
    <w:rsid w:val="00DA6A78"/>
    <w:rsid w:val="00DA6BB8"/>
    <w:rsid w:val="00DA6D46"/>
    <w:rsid w:val="00DA6D61"/>
    <w:rsid w:val="00DA6D8F"/>
    <w:rsid w:val="00DA6E09"/>
    <w:rsid w:val="00DA6FC7"/>
    <w:rsid w:val="00DA7311"/>
    <w:rsid w:val="00DA7542"/>
    <w:rsid w:val="00DA7754"/>
    <w:rsid w:val="00DA799E"/>
    <w:rsid w:val="00DA7BD5"/>
    <w:rsid w:val="00DB0339"/>
    <w:rsid w:val="00DB036C"/>
    <w:rsid w:val="00DB066C"/>
    <w:rsid w:val="00DB0E04"/>
    <w:rsid w:val="00DB1C32"/>
    <w:rsid w:val="00DB25DE"/>
    <w:rsid w:val="00DB2E1F"/>
    <w:rsid w:val="00DB3038"/>
    <w:rsid w:val="00DB365A"/>
    <w:rsid w:val="00DB3BCB"/>
    <w:rsid w:val="00DB45F2"/>
    <w:rsid w:val="00DB5440"/>
    <w:rsid w:val="00DB5452"/>
    <w:rsid w:val="00DB5656"/>
    <w:rsid w:val="00DB6368"/>
    <w:rsid w:val="00DB6604"/>
    <w:rsid w:val="00DB69BA"/>
    <w:rsid w:val="00DB6FC4"/>
    <w:rsid w:val="00DB7808"/>
    <w:rsid w:val="00DC0989"/>
    <w:rsid w:val="00DC0FE9"/>
    <w:rsid w:val="00DC1007"/>
    <w:rsid w:val="00DC111C"/>
    <w:rsid w:val="00DC1F8F"/>
    <w:rsid w:val="00DC29D9"/>
    <w:rsid w:val="00DC29F5"/>
    <w:rsid w:val="00DC2A09"/>
    <w:rsid w:val="00DC3148"/>
    <w:rsid w:val="00DC353B"/>
    <w:rsid w:val="00DC376A"/>
    <w:rsid w:val="00DC3FFD"/>
    <w:rsid w:val="00DC40EF"/>
    <w:rsid w:val="00DC5059"/>
    <w:rsid w:val="00DC572A"/>
    <w:rsid w:val="00DC5791"/>
    <w:rsid w:val="00DC5CA8"/>
    <w:rsid w:val="00DC6893"/>
    <w:rsid w:val="00DC6D43"/>
    <w:rsid w:val="00DC72A1"/>
    <w:rsid w:val="00DC77DB"/>
    <w:rsid w:val="00DC7FDF"/>
    <w:rsid w:val="00DD0571"/>
    <w:rsid w:val="00DD065C"/>
    <w:rsid w:val="00DD0EC7"/>
    <w:rsid w:val="00DD12EF"/>
    <w:rsid w:val="00DD19D1"/>
    <w:rsid w:val="00DD1D75"/>
    <w:rsid w:val="00DD1DE3"/>
    <w:rsid w:val="00DD22CD"/>
    <w:rsid w:val="00DD22F2"/>
    <w:rsid w:val="00DD26E1"/>
    <w:rsid w:val="00DD2CE0"/>
    <w:rsid w:val="00DD31FD"/>
    <w:rsid w:val="00DD4684"/>
    <w:rsid w:val="00DD4914"/>
    <w:rsid w:val="00DD5014"/>
    <w:rsid w:val="00DD50E1"/>
    <w:rsid w:val="00DD5BF0"/>
    <w:rsid w:val="00DD6EF9"/>
    <w:rsid w:val="00DD7848"/>
    <w:rsid w:val="00DD7E48"/>
    <w:rsid w:val="00DE04EF"/>
    <w:rsid w:val="00DE0B35"/>
    <w:rsid w:val="00DE0B5D"/>
    <w:rsid w:val="00DE0C57"/>
    <w:rsid w:val="00DE0D4E"/>
    <w:rsid w:val="00DE0DAE"/>
    <w:rsid w:val="00DE1152"/>
    <w:rsid w:val="00DE13C6"/>
    <w:rsid w:val="00DE1427"/>
    <w:rsid w:val="00DE14C5"/>
    <w:rsid w:val="00DE1A44"/>
    <w:rsid w:val="00DE1C6D"/>
    <w:rsid w:val="00DE202D"/>
    <w:rsid w:val="00DE2F63"/>
    <w:rsid w:val="00DE343A"/>
    <w:rsid w:val="00DE3557"/>
    <w:rsid w:val="00DE3691"/>
    <w:rsid w:val="00DE377E"/>
    <w:rsid w:val="00DE3FF8"/>
    <w:rsid w:val="00DE48FF"/>
    <w:rsid w:val="00DE4BE0"/>
    <w:rsid w:val="00DE52A0"/>
    <w:rsid w:val="00DE55E8"/>
    <w:rsid w:val="00DE55F8"/>
    <w:rsid w:val="00DE583E"/>
    <w:rsid w:val="00DE5CF0"/>
    <w:rsid w:val="00DE6973"/>
    <w:rsid w:val="00DE74AE"/>
    <w:rsid w:val="00DE784B"/>
    <w:rsid w:val="00DE79AC"/>
    <w:rsid w:val="00DE7EB3"/>
    <w:rsid w:val="00DF0163"/>
    <w:rsid w:val="00DF0B5E"/>
    <w:rsid w:val="00DF123E"/>
    <w:rsid w:val="00DF1327"/>
    <w:rsid w:val="00DF13FA"/>
    <w:rsid w:val="00DF14A3"/>
    <w:rsid w:val="00DF15BB"/>
    <w:rsid w:val="00DF179D"/>
    <w:rsid w:val="00DF1C9B"/>
    <w:rsid w:val="00DF280A"/>
    <w:rsid w:val="00DF3891"/>
    <w:rsid w:val="00DF3BCB"/>
    <w:rsid w:val="00DF3D7E"/>
    <w:rsid w:val="00DF3E9A"/>
    <w:rsid w:val="00DF4143"/>
    <w:rsid w:val="00DF49DC"/>
    <w:rsid w:val="00DF4B41"/>
    <w:rsid w:val="00DF5590"/>
    <w:rsid w:val="00DF5EEE"/>
    <w:rsid w:val="00DF6794"/>
    <w:rsid w:val="00DF7238"/>
    <w:rsid w:val="00DF785D"/>
    <w:rsid w:val="00DF797A"/>
    <w:rsid w:val="00DF7B20"/>
    <w:rsid w:val="00E002CF"/>
    <w:rsid w:val="00E00916"/>
    <w:rsid w:val="00E00BF8"/>
    <w:rsid w:val="00E00D38"/>
    <w:rsid w:val="00E00EC4"/>
    <w:rsid w:val="00E01AE0"/>
    <w:rsid w:val="00E01D98"/>
    <w:rsid w:val="00E033D5"/>
    <w:rsid w:val="00E03636"/>
    <w:rsid w:val="00E038A8"/>
    <w:rsid w:val="00E038DC"/>
    <w:rsid w:val="00E03B85"/>
    <w:rsid w:val="00E03DA7"/>
    <w:rsid w:val="00E040E1"/>
    <w:rsid w:val="00E0414B"/>
    <w:rsid w:val="00E0482A"/>
    <w:rsid w:val="00E0522D"/>
    <w:rsid w:val="00E0530A"/>
    <w:rsid w:val="00E0564F"/>
    <w:rsid w:val="00E05CF9"/>
    <w:rsid w:val="00E05F8E"/>
    <w:rsid w:val="00E06775"/>
    <w:rsid w:val="00E069BB"/>
    <w:rsid w:val="00E0729C"/>
    <w:rsid w:val="00E07565"/>
    <w:rsid w:val="00E11271"/>
    <w:rsid w:val="00E11F7D"/>
    <w:rsid w:val="00E1219F"/>
    <w:rsid w:val="00E124D3"/>
    <w:rsid w:val="00E12684"/>
    <w:rsid w:val="00E12743"/>
    <w:rsid w:val="00E13256"/>
    <w:rsid w:val="00E135A1"/>
    <w:rsid w:val="00E13953"/>
    <w:rsid w:val="00E14416"/>
    <w:rsid w:val="00E14703"/>
    <w:rsid w:val="00E148A2"/>
    <w:rsid w:val="00E14CC9"/>
    <w:rsid w:val="00E14D14"/>
    <w:rsid w:val="00E1531C"/>
    <w:rsid w:val="00E15610"/>
    <w:rsid w:val="00E15E18"/>
    <w:rsid w:val="00E16FE2"/>
    <w:rsid w:val="00E1757A"/>
    <w:rsid w:val="00E1791C"/>
    <w:rsid w:val="00E17938"/>
    <w:rsid w:val="00E17D7B"/>
    <w:rsid w:val="00E17EA5"/>
    <w:rsid w:val="00E20243"/>
    <w:rsid w:val="00E20571"/>
    <w:rsid w:val="00E20687"/>
    <w:rsid w:val="00E20E33"/>
    <w:rsid w:val="00E21A3A"/>
    <w:rsid w:val="00E21BC3"/>
    <w:rsid w:val="00E21E13"/>
    <w:rsid w:val="00E21F14"/>
    <w:rsid w:val="00E22360"/>
    <w:rsid w:val="00E22C82"/>
    <w:rsid w:val="00E23201"/>
    <w:rsid w:val="00E233A5"/>
    <w:rsid w:val="00E2377F"/>
    <w:rsid w:val="00E23C1D"/>
    <w:rsid w:val="00E23F2C"/>
    <w:rsid w:val="00E23F96"/>
    <w:rsid w:val="00E2429F"/>
    <w:rsid w:val="00E2437D"/>
    <w:rsid w:val="00E2480E"/>
    <w:rsid w:val="00E253B9"/>
    <w:rsid w:val="00E25472"/>
    <w:rsid w:val="00E254C3"/>
    <w:rsid w:val="00E261C1"/>
    <w:rsid w:val="00E26457"/>
    <w:rsid w:val="00E26617"/>
    <w:rsid w:val="00E26863"/>
    <w:rsid w:val="00E26D74"/>
    <w:rsid w:val="00E27048"/>
    <w:rsid w:val="00E27581"/>
    <w:rsid w:val="00E27CFC"/>
    <w:rsid w:val="00E27F78"/>
    <w:rsid w:val="00E3023E"/>
    <w:rsid w:val="00E3048A"/>
    <w:rsid w:val="00E3064D"/>
    <w:rsid w:val="00E314A3"/>
    <w:rsid w:val="00E3169B"/>
    <w:rsid w:val="00E316FD"/>
    <w:rsid w:val="00E318A2"/>
    <w:rsid w:val="00E3208A"/>
    <w:rsid w:val="00E3219B"/>
    <w:rsid w:val="00E3289B"/>
    <w:rsid w:val="00E330E5"/>
    <w:rsid w:val="00E33658"/>
    <w:rsid w:val="00E33730"/>
    <w:rsid w:val="00E3393F"/>
    <w:rsid w:val="00E33FF8"/>
    <w:rsid w:val="00E344D1"/>
    <w:rsid w:val="00E34C24"/>
    <w:rsid w:val="00E353E8"/>
    <w:rsid w:val="00E35B6F"/>
    <w:rsid w:val="00E36223"/>
    <w:rsid w:val="00E376AE"/>
    <w:rsid w:val="00E37A67"/>
    <w:rsid w:val="00E37B00"/>
    <w:rsid w:val="00E37ECA"/>
    <w:rsid w:val="00E40675"/>
    <w:rsid w:val="00E41081"/>
    <w:rsid w:val="00E41260"/>
    <w:rsid w:val="00E4188F"/>
    <w:rsid w:val="00E41B7E"/>
    <w:rsid w:val="00E42370"/>
    <w:rsid w:val="00E42C08"/>
    <w:rsid w:val="00E431A6"/>
    <w:rsid w:val="00E43B60"/>
    <w:rsid w:val="00E43CF4"/>
    <w:rsid w:val="00E44483"/>
    <w:rsid w:val="00E46339"/>
    <w:rsid w:val="00E465AA"/>
    <w:rsid w:val="00E468A1"/>
    <w:rsid w:val="00E477E7"/>
    <w:rsid w:val="00E47C4A"/>
    <w:rsid w:val="00E47DD2"/>
    <w:rsid w:val="00E50662"/>
    <w:rsid w:val="00E509E6"/>
    <w:rsid w:val="00E50CDB"/>
    <w:rsid w:val="00E511D6"/>
    <w:rsid w:val="00E51981"/>
    <w:rsid w:val="00E51EDD"/>
    <w:rsid w:val="00E5279E"/>
    <w:rsid w:val="00E5303F"/>
    <w:rsid w:val="00E53413"/>
    <w:rsid w:val="00E53958"/>
    <w:rsid w:val="00E53BBB"/>
    <w:rsid w:val="00E53FB7"/>
    <w:rsid w:val="00E54896"/>
    <w:rsid w:val="00E54BED"/>
    <w:rsid w:val="00E54DA7"/>
    <w:rsid w:val="00E54EE3"/>
    <w:rsid w:val="00E54FFE"/>
    <w:rsid w:val="00E55501"/>
    <w:rsid w:val="00E557CC"/>
    <w:rsid w:val="00E55FC5"/>
    <w:rsid w:val="00E5601F"/>
    <w:rsid w:val="00E574B2"/>
    <w:rsid w:val="00E578FD"/>
    <w:rsid w:val="00E601A2"/>
    <w:rsid w:val="00E6077D"/>
    <w:rsid w:val="00E60BC8"/>
    <w:rsid w:val="00E60C55"/>
    <w:rsid w:val="00E60E31"/>
    <w:rsid w:val="00E61D44"/>
    <w:rsid w:val="00E61D4E"/>
    <w:rsid w:val="00E621CC"/>
    <w:rsid w:val="00E6221C"/>
    <w:rsid w:val="00E62765"/>
    <w:rsid w:val="00E6305F"/>
    <w:rsid w:val="00E63237"/>
    <w:rsid w:val="00E634A9"/>
    <w:rsid w:val="00E63896"/>
    <w:rsid w:val="00E63B60"/>
    <w:rsid w:val="00E6401D"/>
    <w:rsid w:val="00E6412B"/>
    <w:rsid w:val="00E649CA"/>
    <w:rsid w:val="00E64A99"/>
    <w:rsid w:val="00E64B49"/>
    <w:rsid w:val="00E65160"/>
    <w:rsid w:val="00E6674A"/>
    <w:rsid w:val="00E66F1A"/>
    <w:rsid w:val="00E66F46"/>
    <w:rsid w:val="00E66FE9"/>
    <w:rsid w:val="00E6771F"/>
    <w:rsid w:val="00E67ADC"/>
    <w:rsid w:val="00E70350"/>
    <w:rsid w:val="00E7097F"/>
    <w:rsid w:val="00E70A2A"/>
    <w:rsid w:val="00E70EE0"/>
    <w:rsid w:val="00E71798"/>
    <w:rsid w:val="00E71E62"/>
    <w:rsid w:val="00E725BD"/>
    <w:rsid w:val="00E7267E"/>
    <w:rsid w:val="00E72AA9"/>
    <w:rsid w:val="00E72FF0"/>
    <w:rsid w:val="00E73481"/>
    <w:rsid w:val="00E73C09"/>
    <w:rsid w:val="00E74625"/>
    <w:rsid w:val="00E74968"/>
    <w:rsid w:val="00E74A72"/>
    <w:rsid w:val="00E74C94"/>
    <w:rsid w:val="00E74FC1"/>
    <w:rsid w:val="00E751BF"/>
    <w:rsid w:val="00E75758"/>
    <w:rsid w:val="00E757BD"/>
    <w:rsid w:val="00E76E39"/>
    <w:rsid w:val="00E7788B"/>
    <w:rsid w:val="00E77DD3"/>
    <w:rsid w:val="00E801E7"/>
    <w:rsid w:val="00E8023D"/>
    <w:rsid w:val="00E80778"/>
    <w:rsid w:val="00E810E7"/>
    <w:rsid w:val="00E816F9"/>
    <w:rsid w:val="00E81C4B"/>
    <w:rsid w:val="00E822F9"/>
    <w:rsid w:val="00E82676"/>
    <w:rsid w:val="00E82B3A"/>
    <w:rsid w:val="00E83AB7"/>
    <w:rsid w:val="00E83E53"/>
    <w:rsid w:val="00E84C0F"/>
    <w:rsid w:val="00E858F2"/>
    <w:rsid w:val="00E86125"/>
    <w:rsid w:val="00E863AF"/>
    <w:rsid w:val="00E8751B"/>
    <w:rsid w:val="00E90148"/>
    <w:rsid w:val="00E90B56"/>
    <w:rsid w:val="00E91949"/>
    <w:rsid w:val="00E91ACF"/>
    <w:rsid w:val="00E91C7B"/>
    <w:rsid w:val="00E92109"/>
    <w:rsid w:val="00E922A0"/>
    <w:rsid w:val="00E92569"/>
    <w:rsid w:val="00E9290E"/>
    <w:rsid w:val="00E92CF2"/>
    <w:rsid w:val="00E92CFA"/>
    <w:rsid w:val="00E92EA7"/>
    <w:rsid w:val="00E92ED2"/>
    <w:rsid w:val="00E931FB"/>
    <w:rsid w:val="00E932D1"/>
    <w:rsid w:val="00E93512"/>
    <w:rsid w:val="00E9384E"/>
    <w:rsid w:val="00E93DCE"/>
    <w:rsid w:val="00E94409"/>
    <w:rsid w:val="00E9498E"/>
    <w:rsid w:val="00E95808"/>
    <w:rsid w:val="00E9598E"/>
    <w:rsid w:val="00E95F8E"/>
    <w:rsid w:val="00E9625C"/>
    <w:rsid w:val="00E96B70"/>
    <w:rsid w:val="00EA0587"/>
    <w:rsid w:val="00EA0974"/>
    <w:rsid w:val="00EA1AD0"/>
    <w:rsid w:val="00EA1B07"/>
    <w:rsid w:val="00EA1F7C"/>
    <w:rsid w:val="00EA1F86"/>
    <w:rsid w:val="00EA28CA"/>
    <w:rsid w:val="00EA29EE"/>
    <w:rsid w:val="00EA2FCF"/>
    <w:rsid w:val="00EA3B4D"/>
    <w:rsid w:val="00EA46EA"/>
    <w:rsid w:val="00EA497A"/>
    <w:rsid w:val="00EA4D22"/>
    <w:rsid w:val="00EA4FDE"/>
    <w:rsid w:val="00EA52BA"/>
    <w:rsid w:val="00EA635D"/>
    <w:rsid w:val="00EA72BE"/>
    <w:rsid w:val="00EA7590"/>
    <w:rsid w:val="00EA78B3"/>
    <w:rsid w:val="00EA7BF4"/>
    <w:rsid w:val="00EA7D42"/>
    <w:rsid w:val="00EB0A9F"/>
    <w:rsid w:val="00EB1161"/>
    <w:rsid w:val="00EB1A3E"/>
    <w:rsid w:val="00EB1BF7"/>
    <w:rsid w:val="00EB1CB3"/>
    <w:rsid w:val="00EB2263"/>
    <w:rsid w:val="00EB23AB"/>
    <w:rsid w:val="00EB30E5"/>
    <w:rsid w:val="00EB3544"/>
    <w:rsid w:val="00EB3AA2"/>
    <w:rsid w:val="00EB3AB1"/>
    <w:rsid w:val="00EB4389"/>
    <w:rsid w:val="00EB45AF"/>
    <w:rsid w:val="00EB491E"/>
    <w:rsid w:val="00EB4B6B"/>
    <w:rsid w:val="00EB5741"/>
    <w:rsid w:val="00EB600E"/>
    <w:rsid w:val="00EB613F"/>
    <w:rsid w:val="00EB61AA"/>
    <w:rsid w:val="00EB62A3"/>
    <w:rsid w:val="00EB63C6"/>
    <w:rsid w:val="00EB6724"/>
    <w:rsid w:val="00EB675F"/>
    <w:rsid w:val="00EB69C1"/>
    <w:rsid w:val="00EB6BB3"/>
    <w:rsid w:val="00EB7009"/>
    <w:rsid w:val="00EB740E"/>
    <w:rsid w:val="00EB7943"/>
    <w:rsid w:val="00EC0246"/>
    <w:rsid w:val="00EC0902"/>
    <w:rsid w:val="00EC090F"/>
    <w:rsid w:val="00EC0C14"/>
    <w:rsid w:val="00EC0C21"/>
    <w:rsid w:val="00EC0D5C"/>
    <w:rsid w:val="00EC134C"/>
    <w:rsid w:val="00EC1613"/>
    <w:rsid w:val="00EC1B63"/>
    <w:rsid w:val="00EC2477"/>
    <w:rsid w:val="00EC2497"/>
    <w:rsid w:val="00EC2878"/>
    <w:rsid w:val="00EC30E3"/>
    <w:rsid w:val="00EC38A5"/>
    <w:rsid w:val="00EC3AA5"/>
    <w:rsid w:val="00EC3C79"/>
    <w:rsid w:val="00EC442D"/>
    <w:rsid w:val="00EC5215"/>
    <w:rsid w:val="00EC5412"/>
    <w:rsid w:val="00EC5E5E"/>
    <w:rsid w:val="00EC62CA"/>
    <w:rsid w:val="00EC6CCE"/>
    <w:rsid w:val="00EC7095"/>
    <w:rsid w:val="00EC798C"/>
    <w:rsid w:val="00EC7BAD"/>
    <w:rsid w:val="00EC7E5F"/>
    <w:rsid w:val="00ED0D61"/>
    <w:rsid w:val="00ED0FC1"/>
    <w:rsid w:val="00ED1016"/>
    <w:rsid w:val="00ED188E"/>
    <w:rsid w:val="00ED1CFC"/>
    <w:rsid w:val="00ED2A73"/>
    <w:rsid w:val="00ED3C45"/>
    <w:rsid w:val="00ED3CED"/>
    <w:rsid w:val="00ED403B"/>
    <w:rsid w:val="00ED40FB"/>
    <w:rsid w:val="00ED4156"/>
    <w:rsid w:val="00ED4168"/>
    <w:rsid w:val="00ED447F"/>
    <w:rsid w:val="00ED4944"/>
    <w:rsid w:val="00ED5C0A"/>
    <w:rsid w:val="00ED5CA3"/>
    <w:rsid w:val="00ED618F"/>
    <w:rsid w:val="00ED6A72"/>
    <w:rsid w:val="00ED700A"/>
    <w:rsid w:val="00ED7023"/>
    <w:rsid w:val="00ED767F"/>
    <w:rsid w:val="00ED7A12"/>
    <w:rsid w:val="00ED7B24"/>
    <w:rsid w:val="00ED7DF3"/>
    <w:rsid w:val="00EE046C"/>
    <w:rsid w:val="00EE0A9F"/>
    <w:rsid w:val="00EE0B71"/>
    <w:rsid w:val="00EE1324"/>
    <w:rsid w:val="00EE13B7"/>
    <w:rsid w:val="00EE1C32"/>
    <w:rsid w:val="00EE2786"/>
    <w:rsid w:val="00EE2D49"/>
    <w:rsid w:val="00EE2D4A"/>
    <w:rsid w:val="00EE35DF"/>
    <w:rsid w:val="00EE3DCE"/>
    <w:rsid w:val="00EE3F03"/>
    <w:rsid w:val="00EE54FA"/>
    <w:rsid w:val="00EE562D"/>
    <w:rsid w:val="00EE5660"/>
    <w:rsid w:val="00EE5791"/>
    <w:rsid w:val="00EE639D"/>
    <w:rsid w:val="00EE6513"/>
    <w:rsid w:val="00EE65F7"/>
    <w:rsid w:val="00EE6691"/>
    <w:rsid w:val="00EE6BEB"/>
    <w:rsid w:val="00EE7658"/>
    <w:rsid w:val="00EE7A7B"/>
    <w:rsid w:val="00EF0AA5"/>
    <w:rsid w:val="00EF0B5C"/>
    <w:rsid w:val="00EF18D1"/>
    <w:rsid w:val="00EF1B98"/>
    <w:rsid w:val="00EF1BE2"/>
    <w:rsid w:val="00EF1C37"/>
    <w:rsid w:val="00EF1D67"/>
    <w:rsid w:val="00EF2325"/>
    <w:rsid w:val="00EF238A"/>
    <w:rsid w:val="00EF25EF"/>
    <w:rsid w:val="00EF2EC1"/>
    <w:rsid w:val="00EF3379"/>
    <w:rsid w:val="00EF3589"/>
    <w:rsid w:val="00EF3854"/>
    <w:rsid w:val="00EF4A68"/>
    <w:rsid w:val="00EF58B3"/>
    <w:rsid w:val="00EF5EAE"/>
    <w:rsid w:val="00EF64EE"/>
    <w:rsid w:val="00EF6894"/>
    <w:rsid w:val="00EF6F2C"/>
    <w:rsid w:val="00EF7D32"/>
    <w:rsid w:val="00EF7E0F"/>
    <w:rsid w:val="00F00245"/>
    <w:rsid w:val="00F0047F"/>
    <w:rsid w:val="00F005C8"/>
    <w:rsid w:val="00F005E1"/>
    <w:rsid w:val="00F011F4"/>
    <w:rsid w:val="00F024BC"/>
    <w:rsid w:val="00F02629"/>
    <w:rsid w:val="00F02A76"/>
    <w:rsid w:val="00F02EC1"/>
    <w:rsid w:val="00F02ED7"/>
    <w:rsid w:val="00F02F68"/>
    <w:rsid w:val="00F03439"/>
    <w:rsid w:val="00F0356D"/>
    <w:rsid w:val="00F03F59"/>
    <w:rsid w:val="00F0468B"/>
    <w:rsid w:val="00F04E46"/>
    <w:rsid w:val="00F04FEB"/>
    <w:rsid w:val="00F054A2"/>
    <w:rsid w:val="00F0644F"/>
    <w:rsid w:val="00F067AA"/>
    <w:rsid w:val="00F06877"/>
    <w:rsid w:val="00F06D81"/>
    <w:rsid w:val="00F108C2"/>
    <w:rsid w:val="00F10B12"/>
    <w:rsid w:val="00F10BA4"/>
    <w:rsid w:val="00F12879"/>
    <w:rsid w:val="00F1347B"/>
    <w:rsid w:val="00F1354F"/>
    <w:rsid w:val="00F13558"/>
    <w:rsid w:val="00F13866"/>
    <w:rsid w:val="00F13F18"/>
    <w:rsid w:val="00F14521"/>
    <w:rsid w:val="00F1453A"/>
    <w:rsid w:val="00F1453E"/>
    <w:rsid w:val="00F160D8"/>
    <w:rsid w:val="00F16284"/>
    <w:rsid w:val="00F16BCD"/>
    <w:rsid w:val="00F16D9E"/>
    <w:rsid w:val="00F1738F"/>
    <w:rsid w:val="00F17407"/>
    <w:rsid w:val="00F202C0"/>
    <w:rsid w:val="00F21656"/>
    <w:rsid w:val="00F21806"/>
    <w:rsid w:val="00F21BF1"/>
    <w:rsid w:val="00F228E7"/>
    <w:rsid w:val="00F239CB"/>
    <w:rsid w:val="00F23C75"/>
    <w:rsid w:val="00F23E24"/>
    <w:rsid w:val="00F2409C"/>
    <w:rsid w:val="00F24290"/>
    <w:rsid w:val="00F24567"/>
    <w:rsid w:val="00F24AA3"/>
    <w:rsid w:val="00F24E14"/>
    <w:rsid w:val="00F24FA6"/>
    <w:rsid w:val="00F25A69"/>
    <w:rsid w:val="00F25C09"/>
    <w:rsid w:val="00F26099"/>
    <w:rsid w:val="00F260B4"/>
    <w:rsid w:val="00F27817"/>
    <w:rsid w:val="00F27B27"/>
    <w:rsid w:val="00F3097E"/>
    <w:rsid w:val="00F32B56"/>
    <w:rsid w:val="00F32D2F"/>
    <w:rsid w:val="00F33515"/>
    <w:rsid w:val="00F33799"/>
    <w:rsid w:val="00F337F8"/>
    <w:rsid w:val="00F35147"/>
    <w:rsid w:val="00F3553C"/>
    <w:rsid w:val="00F355E0"/>
    <w:rsid w:val="00F3685C"/>
    <w:rsid w:val="00F37405"/>
    <w:rsid w:val="00F37C5B"/>
    <w:rsid w:val="00F37CE9"/>
    <w:rsid w:val="00F40190"/>
    <w:rsid w:val="00F41FE8"/>
    <w:rsid w:val="00F42465"/>
    <w:rsid w:val="00F4292B"/>
    <w:rsid w:val="00F42E86"/>
    <w:rsid w:val="00F42F77"/>
    <w:rsid w:val="00F431DF"/>
    <w:rsid w:val="00F432F9"/>
    <w:rsid w:val="00F433B3"/>
    <w:rsid w:val="00F4366F"/>
    <w:rsid w:val="00F44521"/>
    <w:rsid w:val="00F44E98"/>
    <w:rsid w:val="00F45039"/>
    <w:rsid w:val="00F45155"/>
    <w:rsid w:val="00F4558F"/>
    <w:rsid w:val="00F45999"/>
    <w:rsid w:val="00F462E0"/>
    <w:rsid w:val="00F462E2"/>
    <w:rsid w:val="00F46492"/>
    <w:rsid w:val="00F465DA"/>
    <w:rsid w:val="00F46655"/>
    <w:rsid w:val="00F46735"/>
    <w:rsid w:val="00F46D34"/>
    <w:rsid w:val="00F46DDC"/>
    <w:rsid w:val="00F47544"/>
    <w:rsid w:val="00F47E26"/>
    <w:rsid w:val="00F50308"/>
    <w:rsid w:val="00F50833"/>
    <w:rsid w:val="00F50C3E"/>
    <w:rsid w:val="00F51E58"/>
    <w:rsid w:val="00F51F39"/>
    <w:rsid w:val="00F521CF"/>
    <w:rsid w:val="00F52E13"/>
    <w:rsid w:val="00F52F07"/>
    <w:rsid w:val="00F52F3C"/>
    <w:rsid w:val="00F52FB1"/>
    <w:rsid w:val="00F53381"/>
    <w:rsid w:val="00F5348C"/>
    <w:rsid w:val="00F53BC3"/>
    <w:rsid w:val="00F53D6D"/>
    <w:rsid w:val="00F54039"/>
    <w:rsid w:val="00F541A1"/>
    <w:rsid w:val="00F547CA"/>
    <w:rsid w:val="00F55304"/>
    <w:rsid w:val="00F555CF"/>
    <w:rsid w:val="00F5565E"/>
    <w:rsid w:val="00F55711"/>
    <w:rsid w:val="00F558EF"/>
    <w:rsid w:val="00F55B3E"/>
    <w:rsid w:val="00F55C8B"/>
    <w:rsid w:val="00F57509"/>
    <w:rsid w:val="00F57C1C"/>
    <w:rsid w:val="00F606A5"/>
    <w:rsid w:val="00F60733"/>
    <w:rsid w:val="00F60F49"/>
    <w:rsid w:val="00F61267"/>
    <w:rsid w:val="00F61687"/>
    <w:rsid w:val="00F6218A"/>
    <w:rsid w:val="00F62C1F"/>
    <w:rsid w:val="00F6356F"/>
    <w:rsid w:val="00F640DC"/>
    <w:rsid w:val="00F64E25"/>
    <w:rsid w:val="00F64ED4"/>
    <w:rsid w:val="00F65AF7"/>
    <w:rsid w:val="00F65D13"/>
    <w:rsid w:val="00F66316"/>
    <w:rsid w:val="00F6651C"/>
    <w:rsid w:val="00F66A35"/>
    <w:rsid w:val="00F6786A"/>
    <w:rsid w:val="00F709D8"/>
    <w:rsid w:val="00F70A58"/>
    <w:rsid w:val="00F713ED"/>
    <w:rsid w:val="00F7281B"/>
    <w:rsid w:val="00F7298D"/>
    <w:rsid w:val="00F72A60"/>
    <w:rsid w:val="00F72ACF"/>
    <w:rsid w:val="00F72B97"/>
    <w:rsid w:val="00F72FAA"/>
    <w:rsid w:val="00F7351A"/>
    <w:rsid w:val="00F73D34"/>
    <w:rsid w:val="00F74010"/>
    <w:rsid w:val="00F740D9"/>
    <w:rsid w:val="00F741AD"/>
    <w:rsid w:val="00F74B5F"/>
    <w:rsid w:val="00F75177"/>
    <w:rsid w:val="00F75B53"/>
    <w:rsid w:val="00F75CC1"/>
    <w:rsid w:val="00F7606C"/>
    <w:rsid w:val="00F76296"/>
    <w:rsid w:val="00F76EA2"/>
    <w:rsid w:val="00F802A3"/>
    <w:rsid w:val="00F80820"/>
    <w:rsid w:val="00F815B7"/>
    <w:rsid w:val="00F81CE1"/>
    <w:rsid w:val="00F82667"/>
    <w:rsid w:val="00F828EA"/>
    <w:rsid w:val="00F83786"/>
    <w:rsid w:val="00F8383D"/>
    <w:rsid w:val="00F838A6"/>
    <w:rsid w:val="00F83A58"/>
    <w:rsid w:val="00F83BE2"/>
    <w:rsid w:val="00F83E01"/>
    <w:rsid w:val="00F8442A"/>
    <w:rsid w:val="00F84522"/>
    <w:rsid w:val="00F845C5"/>
    <w:rsid w:val="00F84EC2"/>
    <w:rsid w:val="00F852B0"/>
    <w:rsid w:val="00F85703"/>
    <w:rsid w:val="00F85B28"/>
    <w:rsid w:val="00F85B46"/>
    <w:rsid w:val="00F85C29"/>
    <w:rsid w:val="00F85FA2"/>
    <w:rsid w:val="00F86549"/>
    <w:rsid w:val="00F8695A"/>
    <w:rsid w:val="00F86C2C"/>
    <w:rsid w:val="00F871DF"/>
    <w:rsid w:val="00F87793"/>
    <w:rsid w:val="00F87C3B"/>
    <w:rsid w:val="00F87FF2"/>
    <w:rsid w:val="00F9107C"/>
    <w:rsid w:val="00F9156A"/>
    <w:rsid w:val="00F916DD"/>
    <w:rsid w:val="00F9231F"/>
    <w:rsid w:val="00F92BDB"/>
    <w:rsid w:val="00F93AEC"/>
    <w:rsid w:val="00F93E52"/>
    <w:rsid w:val="00F93E62"/>
    <w:rsid w:val="00F9403B"/>
    <w:rsid w:val="00F9430D"/>
    <w:rsid w:val="00F943AE"/>
    <w:rsid w:val="00F950F2"/>
    <w:rsid w:val="00F95B6B"/>
    <w:rsid w:val="00F95C5C"/>
    <w:rsid w:val="00F95CEA"/>
    <w:rsid w:val="00F96192"/>
    <w:rsid w:val="00F965C1"/>
    <w:rsid w:val="00F965F8"/>
    <w:rsid w:val="00F96D14"/>
    <w:rsid w:val="00F96F9D"/>
    <w:rsid w:val="00F97737"/>
    <w:rsid w:val="00F97A3F"/>
    <w:rsid w:val="00F97A90"/>
    <w:rsid w:val="00F97ECA"/>
    <w:rsid w:val="00F97EF3"/>
    <w:rsid w:val="00FA00C0"/>
    <w:rsid w:val="00FA16A7"/>
    <w:rsid w:val="00FA196F"/>
    <w:rsid w:val="00FA29D9"/>
    <w:rsid w:val="00FA2AD1"/>
    <w:rsid w:val="00FA3147"/>
    <w:rsid w:val="00FA329B"/>
    <w:rsid w:val="00FA3DBC"/>
    <w:rsid w:val="00FA41E5"/>
    <w:rsid w:val="00FA4624"/>
    <w:rsid w:val="00FA4D1D"/>
    <w:rsid w:val="00FA4DC7"/>
    <w:rsid w:val="00FA518B"/>
    <w:rsid w:val="00FA51D2"/>
    <w:rsid w:val="00FA536F"/>
    <w:rsid w:val="00FA5D3F"/>
    <w:rsid w:val="00FA6508"/>
    <w:rsid w:val="00FA6C99"/>
    <w:rsid w:val="00FA6D2F"/>
    <w:rsid w:val="00FA6E29"/>
    <w:rsid w:val="00FA74AF"/>
    <w:rsid w:val="00FA7A6D"/>
    <w:rsid w:val="00FB011C"/>
    <w:rsid w:val="00FB1C7A"/>
    <w:rsid w:val="00FB24C6"/>
    <w:rsid w:val="00FB25A3"/>
    <w:rsid w:val="00FB372F"/>
    <w:rsid w:val="00FB3AF2"/>
    <w:rsid w:val="00FB4078"/>
    <w:rsid w:val="00FB4971"/>
    <w:rsid w:val="00FB4ECF"/>
    <w:rsid w:val="00FB5254"/>
    <w:rsid w:val="00FB55A9"/>
    <w:rsid w:val="00FB5874"/>
    <w:rsid w:val="00FB597C"/>
    <w:rsid w:val="00FB7486"/>
    <w:rsid w:val="00FB79C1"/>
    <w:rsid w:val="00FC054A"/>
    <w:rsid w:val="00FC1556"/>
    <w:rsid w:val="00FC188B"/>
    <w:rsid w:val="00FC1912"/>
    <w:rsid w:val="00FC205C"/>
    <w:rsid w:val="00FC2404"/>
    <w:rsid w:val="00FC2C7E"/>
    <w:rsid w:val="00FC2D6D"/>
    <w:rsid w:val="00FC3762"/>
    <w:rsid w:val="00FC5BA3"/>
    <w:rsid w:val="00FC6077"/>
    <w:rsid w:val="00FC6286"/>
    <w:rsid w:val="00FC629E"/>
    <w:rsid w:val="00FC785B"/>
    <w:rsid w:val="00FC7DD9"/>
    <w:rsid w:val="00FD0275"/>
    <w:rsid w:val="00FD0485"/>
    <w:rsid w:val="00FD09A1"/>
    <w:rsid w:val="00FD0C13"/>
    <w:rsid w:val="00FD0DAC"/>
    <w:rsid w:val="00FD1373"/>
    <w:rsid w:val="00FD1922"/>
    <w:rsid w:val="00FD19E7"/>
    <w:rsid w:val="00FD1BA0"/>
    <w:rsid w:val="00FD1C3C"/>
    <w:rsid w:val="00FD265D"/>
    <w:rsid w:val="00FD29D8"/>
    <w:rsid w:val="00FD3854"/>
    <w:rsid w:val="00FD394B"/>
    <w:rsid w:val="00FD4A9B"/>
    <w:rsid w:val="00FD5201"/>
    <w:rsid w:val="00FD54D5"/>
    <w:rsid w:val="00FD54EE"/>
    <w:rsid w:val="00FD553A"/>
    <w:rsid w:val="00FD56DF"/>
    <w:rsid w:val="00FD5FCE"/>
    <w:rsid w:val="00FD68BD"/>
    <w:rsid w:val="00FD7B52"/>
    <w:rsid w:val="00FE0104"/>
    <w:rsid w:val="00FE018E"/>
    <w:rsid w:val="00FE0205"/>
    <w:rsid w:val="00FE03E5"/>
    <w:rsid w:val="00FE0482"/>
    <w:rsid w:val="00FE0AA1"/>
    <w:rsid w:val="00FE0ED8"/>
    <w:rsid w:val="00FE0EE7"/>
    <w:rsid w:val="00FE0F9F"/>
    <w:rsid w:val="00FE10D7"/>
    <w:rsid w:val="00FE156C"/>
    <w:rsid w:val="00FE1740"/>
    <w:rsid w:val="00FE1984"/>
    <w:rsid w:val="00FE1E8F"/>
    <w:rsid w:val="00FE2177"/>
    <w:rsid w:val="00FE2C27"/>
    <w:rsid w:val="00FE2D36"/>
    <w:rsid w:val="00FE2F78"/>
    <w:rsid w:val="00FE3E70"/>
    <w:rsid w:val="00FE48F8"/>
    <w:rsid w:val="00FE4E79"/>
    <w:rsid w:val="00FE5A9B"/>
    <w:rsid w:val="00FE5E3D"/>
    <w:rsid w:val="00FE629B"/>
    <w:rsid w:val="00FE6AF4"/>
    <w:rsid w:val="00FE7D9D"/>
    <w:rsid w:val="00FF0045"/>
    <w:rsid w:val="00FF007A"/>
    <w:rsid w:val="00FF0175"/>
    <w:rsid w:val="00FF0325"/>
    <w:rsid w:val="00FF05CB"/>
    <w:rsid w:val="00FF08A3"/>
    <w:rsid w:val="00FF0D8B"/>
    <w:rsid w:val="00FF153D"/>
    <w:rsid w:val="00FF1D98"/>
    <w:rsid w:val="00FF21D6"/>
    <w:rsid w:val="00FF232E"/>
    <w:rsid w:val="00FF38DC"/>
    <w:rsid w:val="00FF38FD"/>
    <w:rsid w:val="00FF3B0E"/>
    <w:rsid w:val="00FF3EBE"/>
    <w:rsid w:val="00FF3FA1"/>
    <w:rsid w:val="00FF3FFE"/>
    <w:rsid w:val="00FF4C01"/>
    <w:rsid w:val="00FF4E4E"/>
    <w:rsid w:val="00FF4ED6"/>
    <w:rsid w:val="00FF5A01"/>
    <w:rsid w:val="00FF5AB8"/>
    <w:rsid w:val="00FF5CFF"/>
    <w:rsid w:val="00FF6080"/>
    <w:rsid w:val="00FF65B2"/>
    <w:rsid w:val="00FF6A9C"/>
    <w:rsid w:val="00FF6D7F"/>
    <w:rsid w:val="00FF722E"/>
    <w:rsid w:val="00FF72DC"/>
    <w:rsid w:val="00FF7866"/>
    <w:rsid w:val="00FF7CD1"/>
    <w:rsid w:val="0118BEC7"/>
    <w:rsid w:val="0137F60F"/>
    <w:rsid w:val="01C271C1"/>
    <w:rsid w:val="01D3248F"/>
    <w:rsid w:val="0213CA2D"/>
    <w:rsid w:val="022CF28A"/>
    <w:rsid w:val="02689B09"/>
    <w:rsid w:val="02A18E86"/>
    <w:rsid w:val="02FDEF9A"/>
    <w:rsid w:val="030B3A23"/>
    <w:rsid w:val="031B4D15"/>
    <w:rsid w:val="0324C481"/>
    <w:rsid w:val="033D4CBA"/>
    <w:rsid w:val="0399BAB8"/>
    <w:rsid w:val="039A0E2A"/>
    <w:rsid w:val="03B48E5F"/>
    <w:rsid w:val="03C90166"/>
    <w:rsid w:val="040F964B"/>
    <w:rsid w:val="0459DA3E"/>
    <w:rsid w:val="04B35ED0"/>
    <w:rsid w:val="04BAAB65"/>
    <w:rsid w:val="050F2CBD"/>
    <w:rsid w:val="0529086E"/>
    <w:rsid w:val="0556A548"/>
    <w:rsid w:val="05597A13"/>
    <w:rsid w:val="058E06AA"/>
    <w:rsid w:val="05F79ED5"/>
    <w:rsid w:val="0674A890"/>
    <w:rsid w:val="0698C2A0"/>
    <w:rsid w:val="06C9E936"/>
    <w:rsid w:val="06D81125"/>
    <w:rsid w:val="06DC8CEE"/>
    <w:rsid w:val="06E73B50"/>
    <w:rsid w:val="075562EC"/>
    <w:rsid w:val="076ACDFA"/>
    <w:rsid w:val="0788808B"/>
    <w:rsid w:val="07AB7743"/>
    <w:rsid w:val="07BE040B"/>
    <w:rsid w:val="07F9794F"/>
    <w:rsid w:val="0803E2F4"/>
    <w:rsid w:val="08745B63"/>
    <w:rsid w:val="089DF97B"/>
    <w:rsid w:val="08DF6B68"/>
    <w:rsid w:val="08EEC441"/>
    <w:rsid w:val="0905133C"/>
    <w:rsid w:val="09881E61"/>
    <w:rsid w:val="09C0E630"/>
    <w:rsid w:val="09C4F145"/>
    <w:rsid w:val="09DAA2B4"/>
    <w:rsid w:val="0A2FEFAB"/>
    <w:rsid w:val="0A38046F"/>
    <w:rsid w:val="0ADE7AD7"/>
    <w:rsid w:val="0B14219D"/>
    <w:rsid w:val="0B5D8FE5"/>
    <w:rsid w:val="0B8418A4"/>
    <w:rsid w:val="0BBAAC73"/>
    <w:rsid w:val="0BC1069A"/>
    <w:rsid w:val="0BDC26CE"/>
    <w:rsid w:val="0C19CD0A"/>
    <w:rsid w:val="0C238BA1"/>
    <w:rsid w:val="0C60D708"/>
    <w:rsid w:val="0C893A1C"/>
    <w:rsid w:val="0C8A88D5"/>
    <w:rsid w:val="0CF1A746"/>
    <w:rsid w:val="0CFE8049"/>
    <w:rsid w:val="0DC3F29F"/>
    <w:rsid w:val="0E2261B1"/>
    <w:rsid w:val="0E4F37CA"/>
    <w:rsid w:val="0ED11890"/>
    <w:rsid w:val="0EF24D35"/>
    <w:rsid w:val="0F116499"/>
    <w:rsid w:val="0F36564E"/>
    <w:rsid w:val="0F3B1789"/>
    <w:rsid w:val="1011A118"/>
    <w:rsid w:val="10270D6A"/>
    <w:rsid w:val="10A745F3"/>
    <w:rsid w:val="10C1AF67"/>
    <w:rsid w:val="10EBE1E1"/>
    <w:rsid w:val="10F80122"/>
    <w:rsid w:val="1181E089"/>
    <w:rsid w:val="11B565F9"/>
    <w:rsid w:val="11D8527E"/>
    <w:rsid w:val="120ED0EE"/>
    <w:rsid w:val="1225C4AC"/>
    <w:rsid w:val="1231DB7D"/>
    <w:rsid w:val="12523BCA"/>
    <w:rsid w:val="12A67C43"/>
    <w:rsid w:val="1351365A"/>
    <w:rsid w:val="137CFE2B"/>
    <w:rsid w:val="13BEF52A"/>
    <w:rsid w:val="13C5BE58"/>
    <w:rsid w:val="13F9CDE0"/>
    <w:rsid w:val="1406AE28"/>
    <w:rsid w:val="141EFAA6"/>
    <w:rsid w:val="143FE547"/>
    <w:rsid w:val="14615362"/>
    <w:rsid w:val="1489FD6C"/>
    <w:rsid w:val="1506E27B"/>
    <w:rsid w:val="15405992"/>
    <w:rsid w:val="1594BF92"/>
    <w:rsid w:val="15AE5EF8"/>
    <w:rsid w:val="15B249E8"/>
    <w:rsid w:val="15F5DC04"/>
    <w:rsid w:val="164C92E0"/>
    <w:rsid w:val="16790483"/>
    <w:rsid w:val="16D24818"/>
    <w:rsid w:val="16F63A11"/>
    <w:rsid w:val="170EE72B"/>
    <w:rsid w:val="1737698E"/>
    <w:rsid w:val="180C32CE"/>
    <w:rsid w:val="18A9802D"/>
    <w:rsid w:val="191B4B28"/>
    <w:rsid w:val="192D7456"/>
    <w:rsid w:val="193803FC"/>
    <w:rsid w:val="1976B1B5"/>
    <w:rsid w:val="1991E63F"/>
    <w:rsid w:val="19988328"/>
    <w:rsid w:val="19A37FDD"/>
    <w:rsid w:val="19DB4CF0"/>
    <w:rsid w:val="1A0AE22A"/>
    <w:rsid w:val="1A260281"/>
    <w:rsid w:val="1A3CED62"/>
    <w:rsid w:val="1A423094"/>
    <w:rsid w:val="1A4B40CB"/>
    <w:rsid w:val="1B411FAF"/>
    <w:rsid w:val="1B80C138"/>
    <w:rsid w:val="1B833467"/>
    <w:rsid w:val="1C035D65"/>
    <w:rsid w:val="1C22FB5C"/>
    <w:rsid w:val="1CB3475A"/>
    <w:rsid w:val="1CDDBB8D"/>
    <w:rsid w:val="1D4315A1"/>
    <w:rsid w:val="1DBECBBD"/>
    <w:rsid w:val="1DC658CD"/>
    <w:rsid w:val="1DCAD51A"/>
    <w:rsid w:val="1E0123CC"/>
    <w:rsid w:val="1E1F9B82"/>
    <w:rsid w:val="1E3E47F2"/>
    <w:rsid w:val="1E7ADD2C"/>
    <w:rsid w:val="1EBDE410"/>
    <w:rsid w:val="1EFC88B9"/>
    <w:rsid w:val="1F5A9C1E"/>
    <w:rsid w:val="1F68AFC7"/>
    <w:rsid w:val="1F998096"/>
    <w:rsid w:val="1FFE4787"/>
    <w:rsid w:val="208286D1"/>
    <w:rsid w:val="2084C197"/>
    <w:rsid w:val="208C98E5"/>
    <w:rsid w:val="20F4FC8F"/>
    <w:rsid w:val="213EB030"/>
    <w:rsid w:val="21E241EC"/>
    <w:rsid w:val="2206F8D4"/>
    <w:rsid w:val="2206FC6E"/>
    <w:rsid w:val="22202131"/>
    <w:rsid w:val="2225068B"/>
    <w:rsid w:val="2249F19A"/>
    <w:rsid w:val="22729EE9"/>
    <w:rsid w:val="229CFE86"/>
    <w:rsid w:val="22A0DD47"/>
    <w:rsid w:val="22DF2E8E"/>
    <w:rsid w:val="23359D0D"/>
    <w:rsid w:val="238BD31D"/>
    <w:rsid w:val="23E126CC"/>
    <w:rsid w:val="240FD027"/>
    <w:rsid w:val="241E626A"/>
    <w:rsid w:val="2472495C"/>
    <w:rsid w:val="2475E681"/>
    <w:rsid w:val="248976EB"/>
    <w:rsid w:val="248DCF7B"/>
    <w:rsid w:val="24CE7A85"/>
    <w:rsid w:val="2521B0B3"/>
    <w:rsid w:val="25221B7A"/>
    <w:rsid w:val="2554A36E"/>
    <w:rsid w:val="25788764"/>
    <w:rsid w:val="257A23CA"/>
    <w:rsid w:val="25B0FFD9"/>
    <w:rsid w:val="25E32743"/>
    <w:rsid w:val="2610C938"/>
    <w:rsid w:val="265A3A9F"/>
    <w:rsid w:val="265EE10C"/>
    <w:rsid w:val="267100BF"/>
    <w:rsid w:val="26D9CDD9"/>
    <w:rsid w:val="26DA69F7"/>
    <w:rsid w:val="271457C5"/>
    <w:rsid w:val="27147E30"/>
    <w:rsid w:val="27328415"/>
    <w:rsid w:val="27529C06"/>
    <w:rsid w:val="2765AE03"/>
    <w:rsid w:val="27806BC8"/>
    <w:rsid w:val="278A51D1"/>
    <w:rsid w:val="27B24301"/>
    <w:rsid w:val="27B5128C"/>
    <w:rsid w:val="2828E9C3"/>
    <w:rsid w:val="285D6DB8"/>
    <w:rsid w:val="28DE054B"/>
    <w:rsid w:val="28EFDAF4"/>
    <w:rsid w:val="28FD8DE8"/>
    <w:rsid w:val="295D51E1"/>
    <w:rsid w:val="296FA713"/>
    <w:rsid w:val="298E180E"/>
    <w:rsid w:val="29DB71C2"/>
    <w:rsid w:val="2A995E49"/>
    <w:rsid w:val="2AA2C7FD"/>
    <w:rsid w:val="2ADBB252"/>
    <w:rsid w:val="2B5E450B"/>
    <w:rsid w:val="2B63C21B"/>
    <w:rsid w:val="2B9C17F6"/>
    <w:rsid w:val="2BBECF9A"/>
    <w:rsid w:val="2BFD4F45"/>
    <w:rsid w:val="2C27E821"/>
    <w:rsid w:val="2C2E6286"/>
    <w:rsid w:val="2C3B3D28"/>
    <w:rsid w:val="2C661236"/>
    <w:rsid w:val="2C782CA8"/>
    <w:rsid w:val="2CAF558F"/>
    <w:rsid w:val="2CEC1A7F"/>
    <w:rsid w:val="2CFB9911"/>
    <w:rsid w:val="2D495CBF"/>
    <w:rsid w:val="2D50964F"/>
    <w:rsid w:val="2D7A36C3"/>
    <w:rsid w:val="2DAB8131"/>
    <w:rsid w:val="2DDA68BF"/>
    <w:rsid w:val="2DFFD9BD"/>
    <w:rsid w:val="2E02A0E4"/>
    <w:rsid w:val="2EC6C4D4"/>
    <w:rsid w:val="2F03FD3B"/>
    <w:rsid w:val="2F763920"/>
    <w:rsid w:val="2FA3306A"/>
    <w:rsid w:val="301B0DE9"/>
    <w:rsid w:val="3045D5A4"/>
    <w:rsid w:val="3054E01E"/>
    <w:rsid w:val="30578F2C"/>
    <w:rsid w:val="30629535"/>
    <w:rsid w:val="30729684"/>
    <w:rsid w:val="3093596B"/>
    <w:rsid w:val="3094F5C7"/>
    <w:rsid w:val="30B58E64"/>
    <w:rsid w:val="30EB37E9"/>
    <w:rsid w:val="3104E127"/>
    <w:rsid w:val="3121FCED"/>
    <w:rsid w:val="3128A691"/>
    <w:rsid w:val="313A21AC"/>
    <w:rsid w:val="313A41A6"/>
    <w:rsid w:val="314B4806"/>
    <w:rsid w:val="3166BA41"/>
    <w:rsid w:val="31BB1117"/>
    <w:rsid w:val="321F75E8"/>
    <w:rsid w:val="3337B573"/>
    <w:rsid w:val="334CDDA4"/>
    <w:rsid w:val="33C0DA85"/>
    <w:rsid w:val="345D2525"/>
    <w:rsid w:val="34B72AEF"/>
    <w:rsid w:val="34C4CE5B"/>
    <w:rsid w:val="34EB0BF2"/>
    <w:rsid w:val="352D32DE"/>
    <w:rsid w:val="352DE0A7"/>
    <w:rsid w:val="35BE862C"/>
    <w:rsid w:val="361265D3"/>
    <w:rsid w:val="362ADEEF"/>
    <w:rsid w:val="365F2936"/>
    <w:rsid w:val="367487F1"/>
    <w:rsid w:val="3692C388"/>
    <w:rsid w:val="369BFB25"/>
    <w:rsid w:val="369F43AD"/>
    <w:rsid w:val="36FC508C"/>
    <w:rsid w:val="373FAB74"/>
    <w:rsid w:val="37440F80"/>
    <w:rsid w:val="3771A825"/>
    <w:rsid w:val="37CA2C38"/>
    <w:rsid w:val="37D1008C"/>
    <w:rsid w:val="380918E5"/>
    <w:rsid w:val="38642D33"/>
    <w:rsid w:val="387DB2AC"/>
    <w:rsid w:val="38BE876F"/>
    <w:rsid w:val="39DB3FB6"/>
    <w:rsid w:val="39F23CC4"/>
    <w:rsid w:val="39FD0201"/>
    <w:rsid w:val="3A2C7065"/>
    <w:rsid w:val="3A2E550A"/>
    <w:rsid w:val="3A71B8F9"/>
    <w:rsid w:val="3A9659B6"/>
    <w:rsid w:val="3AD09269"/>
    <w:rsid w:val="3AD38FE8"/>
    <w:rsid w:val="3B0AC26A"/>
    <w:rsid w:val="3B12CBE1"/>
    <w:rsid w:val="3B21364B"/>
    <w:rsid w:val="3B21AE0B"/>
    <w:rsid w:val="3B2E5121"/>
    <w:rsid w:val="3B7978E2"/>
    <w:rsid w:val="3B7E624E"/>
    <w:rsid w:val="3B83E683"/>
    <w:rsid w:val="3BAFC389"/>
    <w:rsid w:val="3BF0E74A"/>
    <w:rsid w:val="3C35C64B"/>
    <w:rsid w:val="3C3813FA"/>
    <w:rsid w:val="3C4E2228"/>
    <w:rsid w:val="3D57B023"/>
    <w:rsid w:val="3D621A1A"/>
    <w:rsid w:val="3D7C0CC2"/>
    <w:rsid w:val="3DCB755A"/>
    <w:rsid w:val="3DF56741"/>
    <w:rsid w:val="3E0DC8BB"/>
    <w:rsid w:val="3E434456"/>
    <w:rsid w:val="3E83F0AF"/>
    <w:rsid w:val="3EBE23C2"/>
    <w:rsid w:val="3EC354F6"/>
    <w:rsid w:val="3EE461B1"/>
    <w:rsid w:val="3F038D2C"/>
    <w:rsid w:val="3F125BF4"/>
    <w:rsid w:val="3F5CB6D6"/>
    <w:rsid w:val="3F7BF537"/>
    <w:rsid w:val="3FA5DD64"/>
    <w:rsid w:val="3FDF14B7"/>
    <w:rsid w:val="3FE5ED0F"/>
    <w:rsid w:val="400FBAA9"/>
    <w:rsid w:val="40142F50"/>
    <w:rsid w:val="40408752"/>
    <w:rsid w:val="413A8D56"/>
    <w:rsid w:val="41AD8236"/>
    <w:rsid w:val="41C9ED9F"/>
    <w:rsid w:val="41D7F456"/>
    <w:rsid w:val="42442863"/>
    <w:rsid w:val="425227B5"/>
    <w:rsid w:val="4288760F"/>
    <w:rsid w:val="42AB13DB"/>
    <w:rsid w:val="431E2172"/>
    <w:rsid w:val="43234F7F"/>
    <w:rsid w:val="43511D0A"/>
    <w:rsid w:val="43B8C1CE"/>
    <w:rsid w:val="4400FBD7"/>
    <w:rsid w:val="44156534"/>
    <w:rsid w:val="44492496"/>
    <w:rsid w:val="4466A578"/>
    <w:rsid w:val="446B132B"/>
    <w:rsid w:val="449C0E28"/>
    <w:rsid w:val="44A51D68"/>
    <w:rsid w:val="44F16999"/>
    <w:rsid w:val="4530FEEF"/>
    <w:rsid w:val="46017311"/>
    <w:rsid w:val="4609D31D"/>
    <w:rsid w:val="4668481F"/>
    <w:rsid w:val="46868233"/>
    <w:rsid w:val="468F452D"/>
    <w:rsid w:val="4694EFEB"/>
    <w:rsid w:val="469F6B47"/>
    <w:rsid w:val="46AAE674"/>
    <w:rsid w:val="46D23C94"/>
    <w:rsid w:val="46FB7D8E"/>
    <w:rsid w:val="470DAEB6"/>
    <w:rsid w:val="47CC070C"/>
    <w:rsid w:val="47FA209A"/>
    <w:rsid w:val="481F6FD1"/>
    <w:rsid w:val="48730DC3"/>
    <w:rsid w:val="4879AE77"/>
    <w:rsid w:val="48B43EC1"/>
    <w:rsid w:val="4967D76D"/>
    <w:rsid w:val="49682400"/>
    <w:rsid w:val="49CC90AD"/>
    <w:rsid w:val="4A38EBDB"/>
    <w:rsid w:val="4AAACD43"/>
    <w:rsid w:val="4AC75A37"/>
    <w:rsid w:val="4AD623B0"/>
    <w:rsid w:val="4ADE65DA"/>
    <w:rsid w:val="4B03F461"/>
    <w:rsid w:val="4B06E527"/>
    <w:rsid w:val="4B17E5C3"/>
    <w:rsid w:val="4B1D16C4"/>
    <w:rsid w:val="4B2E91EB"/>
    <w:rsid w:val="4B882218"/>
    <w:rsid w:val="4B9E1FFC"/>
    <w:rsid w:val="4BD1E24C"/>
    <w:rsid w:val="4BD6A171"/>
    <w:rsid w:val="4BE70537"/>
    <w:rsid w:val="4C4FA07A"/>
    <w:rsid w:val="4C64986D"/>
    <w:rsid w:val="4C7E9668"/>
    <w:rsid w:val="4C7F2FFF"/>
    <w:rsid w:val="4CA2B588"/>
    <w:rsid w:val="4CCE7370"/>
    <w:rsid w:val="4CE8CA8F"/>
    <w:rsid w:val="4CF3B003"/>
    <w:rsid w:val="4CFE47BA"/>
    <w:rsid w:val="4D47E185"/>
    <w:rsid w:val="4DAB6631"/>
    <w:rsid w:val="4DBCC06F"/>
    <w:rsid w:val="4DBF0D97"/>
    <w:rsid w:val="4DCF1BE7"/>
    <w:rsid w:val="4DD487D5"/>
    <w:rsid w:val="4DF52743"/>
    <w:rsid w:val="4E15ECE3"/>
    <w:rsid w:val="4E26447B"/>
    <w:rsid w:val="4E6F89FB"/>
    <w:rsid w:val="4E95FE55"/>
    <w:rsid w:val="4EC42140"/>
    <w:rsid w:val="4EE8431B"/>
    <w:rsid w:val="4EF4CF91"/>
    <w:rsid w:val="4F124304"/>
    <w:rsid w:val="4F24AD5E"/>
    <w:rsid w:val="4F2D749A"/>
    <w:rsid w:val="4F4AE873"/>
    <w:rsid w:val="4F4D6E9E"/>
    <w:rsid w:val="4F4EAC0F"/>
    <w:rsid w:val="4F5AA5F4"/>
    <w:rsid w:val="4FADFC69"/>
    <w:rsid w:val="4FC66124"/>
    <w:rsid w:val="500A9996"/>
    <w:rsid w:val="501E8753"/>
    <w:rsid w:val="507CFD53"/>
    <w:rsid w:val="50F79FD6"/>
    <w:rsid w:val="515505E6"/>
    <w:rsid w:val="516D409D"/>
    <w:rsid w:val="51AE29A4"/>
    <w:rsid w:val="51C38A68"/>
    <w:rsid w:val="51DC38FD"/>
    <w:rsid w:val="51F6599A"/>
    <w:rsid w:val="52126678"/>
    <w:rsid w:val="524E09FD"/>
    <w:rsid w:val="526EF09D"/>
    <w:rsid w:val="5296B5E3"/>
    <w:rsid w:val="529A87AC"/>
    <w:rsid w:val="52B308AA"/>
    <w:rsid w:val="52E53532"/>
    <w:rsid w:val="532BEC4E"/>
    <w:rsid w:val="5338087C"/>
    <w:rsid w:val="53655648"/>
    <w:rsid w:val="53720EDA"/>
    <w:rsid w:val="53A055FC"/>
    <w:rsid w:val="53A1F444"/>
    <w:rsid w:val="53E9886A"/>
    <w:rsid w:val="540636BC"/>
    <w:rsid w:val="54846552"/>
    <w:rsid w:val="54F16FDD"/>
    <w:rsid w:val="54F34C66"/>
    <w:rsid w:val="555879F3"/>
    <w:rsid w:val="555EDD3D"/>
    <w:rsid w:val="557161D2"/>
    <w:rsid w:val="55796F88"/>
    <w:rsid w:val="5581646E"/>
    <w:rsid w:val="558752C6"/>
    <w:rsid w:val="56030647"/>
    <w:rsid w:val="5635A419"/>
    <w:rsid w:val="56405C06"/>
    <w:rsid w:val="56638D10"/>
    <w:rsid w:val="566C678B"/>
    <w:rsid w:val="56756381"/>
    <w:rsid w:val="56ABCA55"/>
    <w:rsid w:val="56BEA80D"/>
    <w:rsid w:val="56C9CABD"/>
    <w:rsid w:val="56CCD0E8"/>
    <w:rsid w:val="56D438CF"/>
    <w:rsid w:val="56D86C56"/>
    <w:rsid w:val="56F44A54"/>
    <w:rsid w:val="57103AFB"/>
    <w:rsid w:val="5745ECF3"/>
    <w:rsid w:val="57E4CA28"/>
    <w:rsid w:val="58224359"/>
    <w:rsid w:val="585E039D"/>
    <w:rsid w:val="58700930"/>
    <w:rsid w:val="58EA2002"/>
    <w:rsid w:val="59635419"/>
    <w:rsid w:val="59C5A964"/>
    <w:rsid w:val="59F0CAA6"/>
    <w:rsid w:val="5A54233B"/>
    <w:rsid w:val="5AA109A9"/>
    <w:rsid w:val="5ACC38B2"/>
    <w:rsid w:val="5B00FCD1"/>
    <w:rsid w:val="5B02D251"/>
    <w:rsid w:val="5B03E094"/>
    <w:rsid w:val="5B71E3C2"/>
    <w:rsid w:val="5B7643E2"/>
    <w:rsid w:val="5B7D8384"/>
    <w:rsid w:val="5BA919E2"/>
    <w:rsid w:val="5BFC0E0C"/>
    <w:rsid w:val="5C64AEF4"/>
    <w:rsid w:val="5C8DC321"/>
    <w:rsid w:val="5C9C3A7D"/>
    <w:rsid w:val="5CB565E2"/>
    <w:rsid w:val="5CCE9F8D"/>
    <w:rsid w:val="5D7F95B6"/>
    <w:rsid w:val="5D819A36"/>
    <w:rsid w:val="5DAA34B1"/>
    <w:rsid w:val="5DB8F8B0"/>
    <w:rsid w:val="5DBA64AB"/>
    <w:rsid w:val="5DC8B162"/>
    <w:rsid w:val="5DD54740"/>
    <w:rsid w:val="5E207D61"/>
    <w:rsid w:val="5E9E0D2F"/>
    <w:rsid w:val="5ECAB1D3"/>
    <w:rsid w:val="5EDCCA28"/>
    <w:rsid w:val="5EF4A21D"/>
    <w:rsid w:val="5F276068"/>
    <w:rsid w:val="5F317E16"/>
    <w:rsid w:val="5FBC4DC2"/>
    <w:rsid w:val="602CBE92"/>
    <w:rsid w:val="603412D9"/>
    <w:rsid w:val="606C57E0"/>
    <w:rsid w:val="60789A89"/>
    <w:rsid w:val="60CAC406"/>
    <w:rsid w:val="60CEBCC4"/>
    <w:rsid w:val="60F09972"/>
    <w:rsid w:val="61674BC1"/>
    <w:rsid w:val="6184E015"/>
    <w:rsid w:val="61B72F15"/>
    <w:rsid w:val="61D2E47C"/>
    <w:rsid w:val="620ACD27"/>
    <w:rsid w:val="621AD5A9"/>
    <w:rsid w:val="622C42DF"/>
    <w:rsid w:val="62656056"/>
    <w:rsid w:val="62861B9F"/>
    <w:rsid w:val="6296FEC5"/>
    <w:rsid w:val="629C9CEA"/>
    <w:rsid w:val="62DC3DD3"/>
    <w:rsid w:val="62EA11A8"/>
    <w:rsid w:val="6334FF9B"/>
    <w:rsid w:val="63457F31"/>
    <w:rsid w:val="635F16E3"/>
    <w:rsid w:val="6390A726"/>
    <w:rsid w:val="63F685F9"/>
    <w:rsid w:val="6403F5CB"/>
    <w:rsid w:val="6420455D"/>
    <w:rsid w:val="642F76BD"/>
    <w:rsid w:val="644A98F5"/>
    <w:rsid w:val="64B40D56"/>
    <w:rsid w:val="64FDA9CB"/>
    <w:rsid w:val="6510DD0E"/>
    <w:rsid w:val="6549868E"/>
    <w:rsid w:val="658757DC"/>
    <w:rsid w:val="6599CB06"/>
    <w:rsid w:val="65A86AC2"/>
    <w:rsid w:val="65E574FA"/>
    <w:rsid w:val="662926CE"/>
    <w:rsid w:val="66997A2C"/>
    <w:rsid w:val="66F24A1F"/>
    <w:rsid w:val="670F0CA2"/>
    <w:rsid w:val="673D5558"/>
    <w:rsid w:val="6795E860"/>
    <w:rsid w:val="67A2D615"/>
    <w:rsid w:val="67AE4674"/>
    <w:rsid w:val="67BA8809"/>
    <w:rsid w:val="67EDA325"/>
    <w:rsid w:val="68405F41"/>
    <w:rsid w:val="686E30FA"/>
    <w:rsid w:val="68906660"/>
    <w:rsid w:val="68CD2745"/>
    <w:rsid w:val="68E49E32"/>
    <w:rsid w:val="691B5D5C"/>
    <w:rsid w:val="69301A92"/>
    <w:rsid w:val="69971F4B"/>
    <w:rsid w:val="69A30AC6"/>
    <w:rsid w:val="69E0DC69"/>
    <w:rsid w:val="6A09A71E"/>
    <w:rsid w:val="6A301C96"/>
    <w:rsid w:val="6A50B20F"/>
    <w:rsid w:val="6A5DF2A0"/>
    <w:rsid w:val="6AA1BA66"/>
    <w:rsid w:val="6AA68EA7"/>
    <w:rsid w:val="6AAD9E05"/>
    <w:rsid w:val="6AAEDCB2"/>
    <w:rsid w:val="6ACD8922"/>
    <w:rsid w:val="6B10BAA4"/>
    <w:rsid w:val="6B17303E"/>
    <w:rsid w:val="6B8D31A6"/>
    <w:rsid w:val="6BD718C8"/>
    <w:rsid w:val="6BE2646B"/>
    <w:rsid w:val="6BE8D9EE"/>
    <w:rsid w:val="6C1942B1"/>
    <w:rsid w:val="6C21B423"/>
    <w:rsid w:val="6C23A8CF"/>
    <w:rsid w:val="6D6707ED"/>
    <w:rsid w:val="6D7282AD"/>
    <w:rsid w:val="6D9A4B25"/>
    <w:rsid w:val="6E7DAEDD"/>
    <w:rsid w:val="6E815F2B"/>
    <w:rsid w:val="6E932AD8"/>
    <w:rsid w:val="6F54A88D"/>
    <w:rsid w:val="6F69623B"/>
    <w:rsid w:val="6F6EF06A"/>
    <w:rsid w:val="6FA405DF"/>
    <w:rsid w:val="6FF65067"/>
    <w:rsid w:val="7031210A"/>
    <w:rsid w:val="705C22A1"/>
    <w:rsid w:val="70985D78"/>
    <w:rsid w:val="70A0A2D9"/>
    <w:rsid w:val="70C2869B"/>
    <w:rsid w:val="71854D2B"/>
    <w:rsid w:val="719960F3"/>
    <w:rsid w:val="71CEDABB"/>
    <w:rsid w:val="720EE139"/>
    <w:rsid w:val="72119928"/>
    <w:rsid w:val="72160C93"/>
    <w:rsid w:val="72198E83"/>
    <w:rsid w:val="7224F6FA"/>
    <w:rsid w:val="72296DB1"/>
    <w:rsid w:val="72958A7D"/>
    <w:rsid w:val="72B9E3FF"/>
    <w:rsid w:val="72BA35C7"/>
    <w:rsid w:val="731D455A"/>
    <w:rsid w:val="7350055C"/>
    <w:rsid w:val="736F7489"/>
    <w:rsid w:val="7375CBBB"/>
    <w:rsid w:val="73B379AB"/>
    <w:rsid w:val="741BD11A"/>
    <w:rsid w:val="7497CF06"/>
    <w:rsid w:val="74A74F8E"/>
    <w:rsid w:val="74E96BE7"/>
    <w:rsid w:val="74F58449"/>
    <w:rsid w:val="7524665C"/>
    <w:rsid w:val="7543C60D"/>
    <w:rsid w:val="75833FCC"/>
    <w:rsid w:val="75ED5905"/>
    <w:rsid w:val="75ED626C"/>
    <w:rsid w:val="7622D879"/>
    <w:rsid w:val="763E7DF3"/>
    <w:rsid w:val="7654A201"/>
    <w:rsid w:val="76570843"/>
    <w:rsid w:val="7687A61E"/>
    <w:rsid w:val="76B09A15"/>
    <w:rsid w:val="76B78B7C"/>
    <w:rsid w:val="770F4DCD"/>
    <w:rsid w:val="7723F37F"/>
    <w:rsid w:val="77DC8AE9"/>
    <w:rsid w:val="77F8863A"/>
    <w:rsid w:val="77FB2C7E"/>
    <w:rsid w:val="7801B20B"/>
    <w:rsid w:val="782823C8"/>
    <w:rsid w:val="78355563"/>
    <w:rsid w:val="785E1B60"/>
    <w:rsid w:val="785E322D"/>
    <w:rsid w:val="788411C3"/>
    <w:rsid w:val="78B728FE"/>
    <w:rsid w:val="78DD2D35"/>
    <w:rsid w:val="7919B90E"/>
    <w:rsid w:val="7996FCDF"/>
    <w:rsid w:val="79A39B27"/>
    <w:rsid w:val="7A08FB02"/>
    <w:rsid w:val="7A53A2FE"/>
    <w:rsid w:val="7A65800B"/>
    <w:rsid w:val="7B0EB1B6"/>
    <w:rsid w:val="7B0F1B69"/>
    <w:rsid w:val="7B3D971B"/>
    <w:rsid w:val="7B5040F1"/>
    <w:rsid w:val="7B5052B3"/>
    <w:rsid w:val="7B883A18"/>
    <w:rsid w:val="7B8C8662"/>
    <w:rsid w:val="7B945453"/>
    <w:rsid w:val="7B95D91E"/>
    <w:rsid w:val="7BA71FE9"/>
    <w:rsid w:val="7BDA916D"/>
    <w:rsid w:val="7BE223DA"/>
    <w:rsid w:val="7BECC970"/>
    <w:rsid w:val="7C07CC35"/>
    <w:rsid w:val="7C8882BA"/>
    <w:rsid w:val="7CA5AB63"/>
    <w:rsid w:val="7CB6999F"/>
    <w:rsid w:val="7CE36659"/>
    <w:rsid w:val="7D08DFFE"/>
    <w:rsid w:val="7D3AAE25"/>
    <w:rsid w:val="7D5193E0"/>
    <w:rsid w:val="7D52DBDF"/>
    <w:rsid w:val="7D5D0DB5"/>
    <w:rsid w:val="7D784B5C"/>
    <w:rsid w:val="7D8D0015"/>
    <w:rsid w:val="7DDC4424"/>
    <w:rsid w:val="7E11A5FF"/>
    <w:rsid w:val="7E20DA68"/>
    <w:rsid w:val="7E2CBCEB"/>
    <w:rsid w:val="7E8214A4"/>
    <w:rsid w:val="7EC1DA49"/>
    <w:rsid w:val="7EF551C7"/>
    <w:rsid w:val="7F65D9DF"/>
    <w:rsid w:val="7F895E17"/>
    <w:rsid w:val="7FD54190"/>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8DB8A4"/>
  <w15:docId w15:val="{81FF618A-E343-4996-AFE5-605A23AC5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qFormat="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qFormat="1"/>
    <w:lsdException w:name="line number" w:semiHidden="1" w:unhideWhenUsed="1"/>
    <w:lsdException w:name="page number" w:semiHidden="1" w:unhideWhenUsed="1"/>
    <w:lsdException w:name="endnote reference" w:uiPriority="0" w:semiHidden="1" w:unhideWhenUsed="1"/>
    <w:lsdException w:name="endnote text" w:uiPriority="0" w:semiHidden="1" w:unhideWhenUsed="1"/>
    <w:lsdException w:name="table of authorities" w:uiPriority="0"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uiPriority="0" w:semiHidden="1" w:unhideWhenUsed="1" w:qFormat="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0305"/>
    <w:pPr>
      <w:spacing w:after="200" w:line="276" w:lineRule="auto"/>
    </w:pPr>
    <w:rPr>
      <w:sz w:val="22"/>
      <w:szCs w:val="22"/>
      <w:lang w:eastAsia="en-US"/>
    </w:rPr>
  </w:style>
  <w:style w:type="paragraph" w:styleId="Ttulo1">
    <w:name w:val="heading 1"/>
    <w:aliases w:val="Section,Char, Char"/>
    <w:basedOn w:val="Normal"/>
    <w:next w:val="Normal"/>
    <w:link w:val="Ttulo1Char"/>
    <w:qFormat/>
    <w:rsid w:val="00BC7FCE"/>
    <w:pPr>
      <w:keepNext/>
      <w:keepLines/>
      <w:numPr>
        <w:numId w:val="1"/>
      </w:numPr>
      <w:shd w:val="clear" w:color="auto" w:fill="FFFFFF" w:themeFill="background1"/>
      <w:tabs>
        <w:tab w:val="left" w:pos="1134"/>
      </w:tabs>
      <w:spacing w:before="120" w:after="120" w:line="240" w:lineRule="auto"/>
      <w:outlineLvl w:val="0"/>
    </w:pPr>
    <w:rPr>
      <w:rFonts w:eastAsia="Times New Roman" w:asciiTheme="minorHAnsi" w:hAnsiTheme="minorHAnsi" w:cstheme="minorHAnsi"/>
      <w:b/>
      <w:bCs/>
    </w:rPr>
  </w:style>
  <w:style w:type="paragraph" w:styleId="Ttulo2">
    <w:name w:val="heading 2"/>
    <w:basedOn w:val="Normal"/>
    <w:next w:val="Normal"/>
    <w:link w:val="Ttulo2Char"/>
    <w:qFormat/>
    <w:rsid w:val="00A86688"/>
    <w:pPr>
      <w:spacing w:after="0" w:line="240" w:lineRule="auto"/>
      <w:outlineLvl w:val="1"/>
    </w:pPr>
    <w:rPr>
      <w:rFonts w:ascii="Arial" w:hAnsi="Arial" w:eastAsia="Times New Roman" w:cs="Arial"/>
      <w:bCs/>
      <w:iCs/>
      <w:sz w:val="20"/>
      <w:szCs w:val="28"/>
    </w:rPr>
  </w:style>
  <w:style w:type="paragraph" w:styleId="Ttulo3">
    <w:name w:val="heading 3"/>
    <w:basedOn w:val="Normal"/>
    <w:next w:val="Normal"/>
    <w:link w:val="Ttulo3Char"/>
    <w:qFormat/>
    <w:rsid w:val="00A86688"/>
    <w:pPr>
      <w:spacing w:after="0" w:line="240" w:lineRule="auto"/>
      <w:outlineLvl w:val="2"/>
    </w:pPr>
    <w:rPr>
      <w:rFonts w:ascii="Arial" w:hAnsi="Arial" w:eastAsia="Times New Roman" w:cs="Arial"/>
      <w:bCs/>
      <w:sz w:val="20"/>
      <w:szCs w:val="26"/>
    </w:rPr>
  </w:style>
  <w:style w:type="paragraph" w:styleId="Ttulo4">
    <w:name w:val="heading 4"/>
    <w:basedOn w:val="Normal"/>
    <w:next w:val="Normal"/>
    <w:link w:val="Ttulo4Char"/>
    <w:qFormat/>
    <w:rsid w:val="00A86688"/>
    <w:pPr>
      <w:spacing w:after="0" w:line="240" w:lineRule="auto"/>
      <w:outlineLvl w:val="3"/>
    </w:pPr>
    <w:rPr>
      <w:rFonts w:ascii="Arial" w:hAnsi="Arial" w:eastAsia="Times New Roman"/>
      <w:bCs/>
      <w:sz w:val="20"/>
      <w:szCs w:val="28"/>
    </w:rPr>
  </w:style>
  <w:style w:type="paragraph" w:styleId="Ttulo5">
    <w:name w:val="heading 5"/>
    <w:basedOn w:val="Normal"/>
    <w:next w:val="Normal"/>
    <w:link w:val="Ttulo5Char"/>
    <w:qFormat/>
    <w:rsid w:val="00A86688"/>
    <w:pPr>
      <w:spacing w:after="0" w:line="240" w:lineRule="auto"/>
      <w:outlineLvl w:val="4"/>
    </w:pPr>
    <w:rPr>
      <w:rFonts w:ascii="Arial" w:hAnsi="Arial" w:eastAsia="Times New Roman"/>
      <w:bCs/>
      <w:iCs/>
      <w:sz w:val="20"/>
      <w:szCs w:val="26"/>
    </w:rPr>
  </w:style>
  <w:style w:type="paragraph" w:styleId="Ttulo6">
    <w:name w:val="heading 6"/>
    <w:basedOn w:val="Normal"/>
    <w:next w:val="Normal"/>
    <w:link w:val="Ttulo6Char"/>
    <w:qFormat/>
    <w:rsid w:val="00A86688"/>
    <w:pPr>
      <w:spacing w:after="0" w:line="240" w:lineRule="auto"/>
      <w:outlineLvl w:val="5"/>
    </w:pPr>
    <w:rPr>
      <w:rFonts w:ascii="Arial" w:hAnsi="Arial" w:eastAsia="Times New Roman"/>
      <w:bCs/>
      <w:sz w:val="20"/>
    </w:rPr>
  </w:style>
  <w:style w:type="paragraph" w:styleId="Ttulo7">
    <w:name w:val="heading 7"/>
    <w:basedOn w:val="Normal"/>
    <w:next w:val="Normal"/>
    <w:link w:val="Ttulo7Char"/>
    <w:qFormat/>
    <w:rsid w:val="00A86688"/>
    <w:pPr>
      <w:spacing w:after="0" w:line="240" w:lineRule="auto"/>
      <w:outlineLvl w:val="6"/>
    </w:pPr>
    <w:rPr>
      <w:rFonts w:ascii="Arial" w:hAnsi="Arial" w:eastAsia="Times New Roman"/>
      <w:sz w:val="20"/>
      <w:szCs w:val="24"/>
    </w:rPr>
  </w:style>
  <w:style w:type="paragraph" w:styleId="Ttulo8">
    <w:name w:val="heading 8"/>
    <w:basedOn w:val="Normal"/>
    <w:next w:val="Normal"/>
    <w:link w:val="Ttulo8Char"/>
    <w:qFormat/>
    <w:rsid w:val="00A86688"/>
    <w:pPr>
      <w:spacing w:after="0" w:line="240" w:lineRule="auto"/>
      <w:outlineLvl w:val="7"/>
    </w:pPr>
    <w:rPr>
      <w:rFonts w:ascii="Arial" w:hAnsi="Arial" w:eastAsia="Times New Roman"/>
      <w:iCs/>
      <w:sz w:val="20"/>
      <w:szCs w:val="24"/>
    </w:rPr>
  </w:style>
  <w:style w:type="paragraph" w:styleId="Ttulo9">
    <w:name w:val="heading 9"/>
    <w:basedOn w:val="Normal"/>
    <w:next w:val="Normal"/>
    <w:link w:val="Ttulo9Char"/>
    <w:qFormat/>
    <w:rsid w:val="00A86688"/>
    <w:pPr>
      <w:spacing w:after="0" w:line="240" w:lineRule="auto"/>
      <w:outlineLvl w:val="8"/>
    </w:pPr>
    <w:rPr>
      <w:rFonts w:ascii="Arial" w:hAnsi="Arial" w:eastAsia="Times New Roman" w:cs="Arial"/>
      <w:sz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aliases w:val="Tabela,Títulos diss,Lista Colorida - Ênfase 11,List1,List11,List111,List1111,List11111,Citation List,bei normal,List Paragraph1,Numbered Indented Text,List Paragraph Char Char Char,List Paragraph Char Char,lp1"/>
    <w:basedOn w:val="Normal"/>
    <w:link w:val="PargrafodaListaChar"/>
    <w:uiPriority w:val="34"/>
    <w:qFormat/>
    <w:rsid w:val="00C717E1"/>
    <w:pPr>
      <w:ind w:left="720"/>
      <w:contextualSpacing/>
    </w:pPr>
  </w:style>
  <w:style w:type="paragraph" w:styleId="Cabealho">
    <w:name w:val="header"/>
    <w:basedOn w:val="Normal"/>
    <w:link w:val="CabealhoChar"/>
    <w:uiPriority w:val="99"/>
    <w:unhideWhenUsed/>
    <w:rsid w:val="00990B5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990B51"/>
    <w:rPr>
      <w:sz w:val="22"/>
      <w:szCs w:val="22"/>
      <w:lang w:eastAsia="en-US"/>
    </w:rPr>
  </w:style>
  <w:style w:type="paragraph" w:styleId="Rodap">
    <w:name w:val="footer"/>
    <w:basedOn w:val="Normal"/>
    <w:link w:val="RodapChar"/>
    <w:uiPriority w:val="99"/>
    <w:unhideWhenUsed/>
    <w:rsid w:val="00990B51"/>
    <w:pPr>
      <w:tabs>
        <w:tab w:val="center" w:pos="4252"/>
        <w:tab w:val="right" w:pos="8504"/>
      </w:tabs>
      <w:spacing w:after="0" w:line="240" w:lineRule="auto"/>
    </w:pPr>
  </w:style>
  <w:style w:type="character" w:styleId="RodapChar" w:customStyle="1">
    <w:name w:val="Rodapé Char"/>
    <w:basedOn w:val="Fontepargpadro"/>
    <w:link w:val="Rodap"/>
    <w:uiPriority w:val="99"/>
    <w:rsid w:val="00990B51"/>
    <w:rPr>
      <w:sz w:val="22"/>
      <w:szCs w:val="22"/>
      <w:lang w:eastAsia="en-US"/>
    </w:rPr>
  </w:style>
  <w:style w:type="character" w:styleId="Ttulo1Char" w:customStyle="1">
    <w:name w:val="Título 1 Char"/>
    <w:aliases w:val="Section Char,Char Char, Char Char"/>
    <w:link w:val="Ttulo1"/>
    <w:qFormat/>
    <w:rsid w:val="00BC7FCE"/>
    <w:rPr>
      <w:rFonts w:eastAsia="Times New Roman" w:asciiTheme="minorHAnsi" w:hAnsiTheme="minorHAnsi" w:cstheme="minorHAnsi"/>
      <w:b/>
      <w:bCs/>
      <w:sz w:val="22"/>
      <w:szCs w:val="22"/>
      <w:shd w:val="clear" w:color="auto" w:fill="FFFFFF" w:themeFill="background1"/>
      <w:lang w:eastAsia="en-US"/>
    </w:rPr>
  </w:style>
  <w:style w:type="character" w:styleId="Ttulo2Char" w:customStyle="1">
    <w:name w:val="Título 2 Char"/>
    <w:link w:val="Ttulo2"/>
    <w:qFormat/>
    <w:rsid w:val="00A86688"/>
    <w:rPr>
      <w:rFonts w:ascii="Arial" w:hAnsi="Arial" w:eastAsia="Times New Roman" w:cs="Arial"/>
      <w:bCs/>
      <w:iCs/>
      <w:szCs w:val="28"/>
      <w:lang w:eastAsia="en-US"/>
    </w:rPr>
  </w:style>
  <w:style w:type="character" w:styleId="Ttulo3Char" w:customStyle="1">
    <w:name w:val="Título 3 Char"/>
    <w:link w:val="Ttulo3"/>
    <w:qFormat/>
    <w:rsid w:val="00A86688"/>
    <w:rPr>
      <w:rFonts w:ascii="Arial" w:hAnsi="Arial" w:eastAsia="Times New Roman" w:cs="Arial"/>
      <w:bCs/>
      <w:szCs w:val="26"/>
      <w:lang w:eastAsia="en-US"/>
    </w:rPr>
  </w:style>
  <w:style w:type="character" w:styleId="Ttulo4Char" w:customStyle="1">
    <w:name w:val="Título 4 Char"/>
    <w:link w:val="Ttulo4"/>
    <w:qFormat/>
    <w:rsid w:val="00A86688"/>
    <w:rPr>
      <w:rFonts w:ascii="Arial" w:hAnsi="Arial" w:eastAsia="Times New Roman"/>
      <w:bCs/>
      <w:szCs w:val="28"/>
      <w:lang w:eastAsia="en-US"/>
    </w:rPr>
  </w:style>
  <w:style w:type="character" w:styleId="Ttulo5Char" w:customStyle="1">
    <w:name w:val="Título 5 Char"/>
    <w:link w:val="Ttulo5"/>
    <w:qFormat/>
    <w:rsid w:val="00A86688"/>
    <w:rPr>
      <w:rFonts w:ascii="Arial" w:hAnsi="Arial" w:eastAsia="Times New Roman"/>
      <w:bCs/>
      <w:iCs/>
      <w:szCs w:val="26"/>
      <w:lang w:eastAsia="en-US"/>
    </w:rPr>
  </w:style>
  <w:style w:type="character" w:styleId="Ttulo6Char" w:customStyle="1">
    <w:name w:val="Título 6 Char"/>
    <w:link w:val="Ttulo6"/>
    <w:qFormat/>
    <w:rsid w:val="00A86688"/>
    <w:rPr>
      <w:rFonts w:ascii="Arial" w:hAnsi="Arial" w:eastAsia="Times New Roman"/>
      <w:bCs/>
      <w:szCs w:val="22"/>
      <w:lang w:eastAsia="en-US"/>
    </w:rPr>
  </w:style>
  <w:style w:type="character" w:styleId="Ttulo7Char" w:customStyle="1">
    <w:name w:val="Título 7 Char"/>
    <w:link w:val="Ttulo7"/>
    <w:qFormat/>
    <w:rsid w:val="00A86688"/>
    <w:rPr>
      <w:rFonts w:ascii="Arial" w:hAnsi="Arial" w:eastAsia="Times New Roman"/>
      <w:szCs w:val="24"/>
      <w:lang w:eastAsia="en-US"/>
    </w:rPr>
  </w:style>
  <w:style w:type="character" w:styleId="Ttulo8Char" w:customStyle="1">
    <w:name w:val="Título 8 Char"/>
    <w:link w:val="Ttulo8"/>
    <w:qFormat/>
    <w:rsid w:val="00A86688"/>
    <w:rPr>
      <w:rFonts w:ascii="Arial" w:hAnsi="Arial" w:eastAsia="Times New Roman"/>
      <w:iCs/>
      <w:szCs w:val="24"/>
      <w:lang w:eastAsia="en-US"/>
    </w:rPr>
  </w:style>
  <w:style w:type="character" w:styleId="Ttulo9Char" w:customStyle="1">
    <w:name w:val="Título 9 Char"/>
    <w:link w:val="Ttulo9"/>
    <w:qFormat/>
    <w:rsid w:val="00A86688"/>
    <w:rPr>
      <w:rFonts w:ascii="Arial" w:hAnsi="Arial" w:eastAsia="Times New Roman" w:cs="Arial"/>
      <w:szCs w:val="22"/>
      <w:lang w:eastAsia="en-US"/>
    </w:rPr>
  </w:style>
  <w:style w:type="paragraph" w:styleId="Reviso">
    <w:name w:val="Revision"/>
    <w:hidden/>
    <w:uiPriority w:val="99"/>
    <w:qFormat/>
    <w:rsid w:val="00A86688"/>
    <w:rPr>
      <w:rFonts w:ascii="Arial" w:hAnsi="Arial" w:eastAsia="Times New Roman"/>
      <w:szCs w:val="24"/>
      <w:lang w:eastAsia="en-US"/>
    </w:rPr>
  </w:style>
  <w:style w:type="paragraph" w:styleId="ListaMdia2-nfase21" w:customStyle="1">
    <w:name w:val="Lista Média 2 - Ênfase 21"/>
    <w:hidden/>
    <w:uiPriority w:val="99"/>
    <w:semiHidden/>
    <w:rsid w:val="00DA6D61"/>
    <w:rPr>
      <w:rFonts w:eastAsia="Times New Roman"/>
      <w:sz w:val="22"/>
      <w:szCs w:val="22"/>
    </w:rPr>
  </w:style>
  <w:style w:type="character" w:styleId="TextodecomentrioChar1" w:customStyle="1">
    <w:name w:val="Texto de comentário Char1"/>
    <w:uiPriority w:val="99"/>
    <w:semiHidden/>
    <w:locked/>
    <w:rsid w:val="00DA6D61"/>
    <w:rPr>
      <w:rFonts w:cs="Times New Roman"/>
      <w:lang w:val="pt-BR" w:eastAsia="pt-BR"/>
    </w:rPr>
  </w:style>
  <w:style w:type="paragraph" w:styleId="Textodecomentrio">
    <w:name w:val="annotation text"/>
    <w:basedOn w:val="Normal"/>
    <w:link w:val="TextodecomentrioChar"/>
    <w:unhideWhenUsed/>
    <w:qFormat/>
    <w:pPr>
      <w:spacing w:line="240" w:lineRule="auto"/>
    </w:pPr>
    <w:rPr>
      <w:sz w:val="20"/>
      <w:szCs w:val="20"/>
    </w:rPr>
  </w:style>
  <w:style w:type="character" w:styleId="TextodecomentrioChar" w:customStyle="1">
    <w:name w:val="Texto de comentário Char"/>
    <w:basedOn w:val="Fontepargpadro"/>
    <w:link w:val="Textodecomentrio"/>
    <w:rPr>
      <w:lang w:eastAsia="en-US"/>
    </w:rPr>
  </w:style>
  <w:style w:type="character" w:styleId="Refdecomentrio">
    <w:name w:val="annotation reference"/>
    <w:basedOn w:val="Fontepargpadro"/>
    <w:semiHidden/>
    <w:unhideWhenUsed/>
    <w:qFormat/>
    <w:rPr>
      <w:sz w:val="16"/>
      <w:szCs w:val="16"/>
    </w:rPr>
  </w:style>
  <w:style w:type="paragraph" w:styleId="Assuntodocomentrio">
    <w:name w:val="annotation subject"/>
    <w:basedOn w:val="Textodecomentrio"/>
    <w:next w:val="Textodecomentrio"/>
    <w:link w:val="AssuntodocomentrioChar"/>
    <w:semiHidden/>
    <w:unhideWhenUsed/>
    <w:qFormat/>
    <w:rsid w:val="00662094"/>
    <w:rPr>
      <w:b/>
      <w:bCs/>
    </w:rPr>
  </w:style>
  <w:style w:type="character" w:styleId="AssuntodocomentrioChar" w:customStyle="1">
    <w:name w:val="Assunto do comentário Char"/>
    <w:basedOn w:val="TextodecomentrioChar"/>
    <w:link w:val="Assuntodocomentrio"/>
    <w:semiHidden/>
    <w:rsid w:val="00662094"/>
    <w:rPr>
      <w:b/>
      <w:bCs/>
      <w:lang w:eastAsia="en-US"/>
    </w:rPr>
  </w:style>
  <w:style w:type="paragraph" w:styleId="Sumrio1">
    <w:name w:val="toc 1"/>
    <w:basedOn w:val="Normal"/>
    <w:next w:val="Normal"/>
    <w:autoRedefine/>
    <w:uiPriority w:val="39"/>
    <w:unhideWhenUsed/>
    <w:rsid w:val="0041511C"/>
    <w:pPr>
      <w:spacing w:after="100"/>
    </w:pPr>
  </w:style>
  <w:style w:type="paragraph" w:styleId="Sumrio2">
    <w:name w:val="toc 2"/>
    <w:basedOn w:val="Normal"/>
    <w:next w:val="Normal"/>
    <w:autoRedefine/>
    <w:uiPriority w:val="39"/>
    <w:unhideWhenUsed/>
    <w:rsid w:val="0041511C"/>
    <w:pPr>
      <w:spacing w:after="100"/>
      <w:ind w:left="220"/>
    </w:pPr>
  </w:style>
  <w:style w:type="character" w:styleId="Hyperlink">
    <w:name w:val="Hyperlink"/>
    <w:basedOn w:val="Fontepargpadro"/>
    <w:uiPriority w:val="99"/>
    <w:unhideWhenUsed/>
    <w:rsid w:val="0041511C"/>
    <w:rPr>
      <w:color w:val="0000FF" w:themeColor="hyperlink"/>
      <w:u w:val="single"/>
    </w:rPr>
  </w:style>
  <w:style w:type="paragraph" w:styleId="Sumrio3">
    <w:name w:val="toc 3"/>
    <w:basedOn w:val="Normal"/>
    <w:next w:val="Normal"/>
    <w:autoRedefine/>
    <w:uiPriority w:val="39"/>
    <w:unhideWhenUsed/>
    <w:rsid w:val="007F5FA5"/>
    <w:pPr>
      <w:spacing w:after="100"/>
      <w:ind w:left="440"/>
    </w:pPr>
  </w:style>
  <w:style w:type="character" w:styleId="MenoPendente">
    <w:name w:val="Unresolved Mention"/>
    <w:basedOn w:val="Fontepargpadro"/>
    <w:uiPriority w:val="99"/>
    <w:semiHidden/>
    <w:unhideWhenUsed/>
    <w:rsid w:val="005F62F9"/>
    <w:rPr>
      <w:color w:val="605E5C"/>
      <w:shd w:val="clear" w:color="auto" w:fill="E1DFDD"/>
    </w:rPr>
  </w:style>
  <w:style w:type="paragraph" w:styleId="Ttulo">
    <w:name w:val="Title"/>
    <w:basedOn w:val="Normal"/>
    <w:next w:val="Normal"/>
    <w:link w:val="TtuloChar"/>
    <w:qFormat/>
    <w:rsid w:val="00EF6F2C"/>
    <w:pPr>
      <w:spacing w:after="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rsid w:val="00EF6F2C"/>
    <w:rPr>
      <w:rFonts w:asciiTheme="majorHAnsi" w:hAnsiTheme="majorHAnsi" w:eastAsiaTheme="majorEastAsia" w:cstheme="majorBidi"/>
      <w:spacing w:val="-10"/>
      <w:kern w:val="28"/>
      <w:sz w:val="56"/>
      <w:szCs w:val="56"/>
      <w:lang w:eastAsia="en-US"/>
    </w:rPr>
  </w:style>
  <w:style w:type="table" w:styleId="Tabelacomgrade">
    <w:name w:val="Table Grid"/>
    <w:basedOn w:val="Tabelanormal"/>
    <w:uiPriority w:val="59"/>
    <w:rsid w:val="00D706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linkVisitado">
    <w:name w:val="FollowedHyperlink"/>
    <w:basedOn w:val="Fontepargpadro"/>
    <w:semiHidden/>
    <w:unhideWhenUsed/>
    <w:rsid w:val="006103A9"/>
    <w:rPr>
      <w:color w:val="800080" w:themeColor="followedHyperlink"/>
      <w:u w:val="single"/>
    </w:rPr>
  </w:style>
  <w:style w:type="paragraph" w:styleId="MinutadeContrato" w:customStyle="1">
    <w:name w:val="Minuta de Contrato"/>
    <w:basedOn w:val="Normal"/>
    <w:link w:val="MinutadeContratoChar"/>
    <w:qFormat/>
    <w:rsid w:val="005F6644"/>
    <w:pPr>
      <w:tabs>
        <w:tab w:val="left" w:pos="851"/>
      </w:tabs>
      <w:spacing w:before="60" w:after="60" w:line="360" w:lineRule="auto"/>
      <w:jc w:val="both"/>
    </w:pPr>
    <w:rPr>
      <w:rFonts w:asciiTheme="minorHAnsi" w:hAnsiTheme="minorHAnsi" w:cstheme="minorHAnsi"/>
      <w:bCs/>
    </w:rPr>
  </w:style>
  <w:style w:type="character" w:styleId="MinutadeContratoChar" w:customStyle="1">
    <w:name w:val="Minuta de Contrato Char"/>
    <w:basedOn w:val="Fontepargpadro"/>
    <w:link w:val="MinutadeContrato"/>
    <w:rsid w:val="005F6644"/>
    <w:rPr>
      <w:rFonts w:asciiTheme="minorHAnsi" w:hAnsiTheme="minorHAnsi" w:cstheme="minorHAnsi"/>
      <w:bCs/>
      <w:sz w:val="22"/>
      <w:szCs w:val="22"/>
      <w:lang w:eastAsia="en-US"/>
    </w:rPr>
  </w:style>
  <w:style w:type="table" w:styleId="SombreamentoClaro1" w:customStyle="1">
    <w:name w:val="Sombreamento Claro1"/>
    <w:basedOn w:val="Tabelanormal"/>
    <w:uiPriority w:val="60"/>
    <w:rsid w:val="005F6644"/>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mentoMdio1-nfase11" w:customStyle="1">
    <w:name w:val="Sombreamento Médio 1 - Ênfase 11"/>
    <w:basedOn w:val="Tabelanormal"/>
    <w:uiPriority w:val="63"/>
    <w:rsid w:val="005F6644"/>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staClara-nfase11" w:customStyle="1">
    <w:name w:val="Lista Clara - Ênfase 11"/>
    <w:basedOn w:val="Tabelanormal"/>
    <w:uiPriority w:val="61"/>
    <w:rsid w:val="005F6644"/>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numbering" w:styleId="111111">
    <w:name w:val="Outline List 2"/>
    <w:basedOn w:val="Semlista"/>
    <w:qFormat/>
    <w:rsid w:val="005F6644"/>
    <w:pPr>
      <w:numPr>
        <w:numId w:val="3"/>
      </w:numPr>
    </w:pPr>
  </w:style>
  <w:style w:type="table" w:styleId="TabelaSimples11" w:customStyle="1">
    <w:name w:val="Tabela Simples 11"/>
    <w:basedOn w:val="Tabelanormal"/>
    <w:uiPriority w:val="41"/>
    <w:rsid w:val="005F6644"/>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12" w:customStyle="1">
    <w:name w:val="Tabela Simples 12"/>
    <w:basedOn w:val="Tabelanormal"/>
    <w:uiPriority w:val="41"/>
    <w:rsid w:val="005F6644"/>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120" w:customStyle="1">
    <w:name w:val="Tabela Simples 120"/>
    <w:basedOn w:val="Tabelanormal"/>
    <w:uiPriority w:val="41"/>
    <w:rsid w:val="005F6644"/>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13" w:customStyle="1">
    <w:name w:val="Tabela Simples 13"/>
    <w:basedOn w:val="Tabelanormal"/>
    <w:uiPriority w:val="41"/>
    <w:rsid w:val="005F6644"/>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rgrafodaListaChar" w:customStyle="1">
    <w:name w:val="Parágrafo da Lista Char"/>
    <w:aliases w:val="Tabela Char,Títulos diss Char,Lista Colorida - Ênfase 11 Char,List1 Char,List11 Char,List111 Char,List1111 Char,List11111 Char,Citation List Char,bei normal Char,List Paragraph1 Char,Numbered Indented Text Char,lp1 Char"/>
    <w:basedOn w:val="Fontepargpadro"/>
    <w:link w:val="PargrafodaLista"/>
    <w:uiPriority w:val="34"/>
    <w:locked/>
    <w:rsid w:val="00443CA1"/>
    <w:rPr>
      <w:sz w:val="22"/>
      <w:szCs w:val="22"/>
      <w:lang w:eastAsia="en-US"/>
    </w:rPr>
  </w:style>
  <w:style w:type="paragraph" w:styleId="CabealhodoSumrio">
    <w:name w:val="TOC Heading"/>
    <w:basedOn w:val="Ttulo1"/>
    <w:next w:val="Normal"/>
    <w:uiPriority w:val="39"/>
    <w:unhideWhenUsed/>
    <w:qFormat/>
    <w:rsid w:val="000666B6"/>
    <w:pPr>
      <w:numPr>
        <w:numId w:val="0"/>
      </w:numPr>
      <w:shd w:val="clear" w:color="auto" w:fill="auto"/>
      <w:tabs>
        <w:tab w:val="clear" w:pos="1134"/>
      </w:tabs>
      <w:spacing w:before="240" w:after="0" w:line="259" w:lineRule="auto"/>
      <w:outlineLvl w:val="9"/>
    </w:pPr>
    <w:rPr>
      <w:rFonts w:asciiTheme="majorHAnsi" w:hAnsiTheme="majorHAnsi" w:eastAsiaTheme="majorEastAsia" w:cstheme="majorBidi"/>
      <w:b w:val="0"/>
      <w:bCs w:val="0"/>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083">
      <w:bodyDiv w:val="1"/>
      <w:marLeft w:val="0"/>
      <w:marRight w:val="0"/>
      <w:marTop w:val="0"/>
      <w:marBottom w:val="0"/>
      <w:divBdr>
        <w:top w:val="none" w:sz="0" w:space="0" w:color="auto"/>
        <w:left w:val="none" w:sz="0" w:space="0" w:color="auto"/>
        <w:bottom w:val="none" w:sz="0" w:space="0" w:color="auto"/>
        <w:right w:val="none" w:sz="0" w:space="0" w:color="auto"/>
      </w:divBdr>
    </w:div>
    <w:div w:id="186986457">
      <w:bodyDiv w:val="1"/>
      <w:marLeft w:val="0"/>
      <w:marRight w:val="0"/>
      <w:marTop w:val="0"/>
      <w:marBottom w:val="0"/>
      <w:divBdr>
        <w:top w:val="none" w:sz="0" w:space="0" w:color="auto"/>
        <w:left w:val="none" w:sz="0" w:space="0" w:color="auto"/>
        <w:bottom w:val="none" w:sz="0" w:space="0" w:color="auto"/>
        <w:right w:val="none" w:sz="0" w:space="0" w:color="auto"/>
      </w:divBdr>
    </w:div>
    <w:div w:id="342049722">
      <w:bodyDiv w:val="1"/>
      <w:marLeft w:val="0"/>
      <w:marRight w:val="0"/>
      <w:marTop w:val="0"/>
      <w:marBottom w:val="0"/>
      <w:divBdr>
        <w:top w:val="none" w:sz="0" w:space="0" w:color="auto"/>
        <w:left w:val="none" w:sz="0" w:space="0" w:color="auto"/>
        <w:bottom w:val="none" w:sz="0" w:space="0" w:color="auto"/>
        <w:right w:val="none" w:sz="0" w:space="0" w:color="auto"/>
      </w:divBdr>
    </w:div>
    <w:div w:id="425927003">
      <w:bodyDiv w:val="1"/>
      <w:marLeft w:val="0"/>
      <w:marRight w:val="0"/>
      <w:marTop w:val="0"/>
      <w:marBottom w:val="0"/>
      <w:divBdr>
        <w:top w:val="none" w:sz="0" w:space="0" w:color="auto"/>
        <w:left w:val="none" w:sz="0" w:space="0" w:color="auto"/>
        <w:bottom w:val="none" w:sz="0" w:space="0" w:color="auto"/>
        <w:right w:val="none" w:sz="0" w:space="0" w:color="auto"/>
      </w:divBdr>
    </w:div>
    <w:div w:id="428820833">
      <w:bodyDiv w:val="1"/>
      <w:marLeft w:val="0"/>
      <w:marRight w:val="0"/>
      <w:marTop w:val="0"/>
      <w:marBottom w:val="0"/>
      <w:divBdr>
        <w:top w:val="none" w:sz="0" w:space="0" w:color="auto"/>
        <w:left w:val="none" w:sz="0" w:space="0" w:color="auto"/>
        <w:bottom w:val="none" w:sz="0" w:space="0" w:color="auto"/>
        <w:right w:val="none" w:sz="0" w:space="0" w:color="auto"/>
      </w:divBdr>
    </w:div>
    <w:div w:id="495194887">
      <w:bodyDiv w:val="1"/>
      <w:marLeft w:val="0"/>
      <w:marRight w:val="0"/>
      <w:marTop w:val="0"/>
      <w:marBottom w:val="0"/>
      <w:divBdr>
        <w:top w:val="none" w:sz="0" w:space="0" w:color="auto"/>
        <w:left w:val="none" w:sz="0" w:space="0" w:color="auto"/>
        <w:bottom w:val="none" w:sz="0" w:space="0" w:color="auto"/>
        <w:right w:val="none" w:sz="0" w:space="0" w:color="auto"/>
      </w:divBdr>
      <w:divsChild>
        <w:div w:id="1715501659">
          <w:marLeft w:val="0"/>
          <w:marRight w:val="0"/>
          <w:marTop w:val="0"/>
          <w:marBottom w:val="0"/>
          <w:divBdr>
            <w:top w:val="none" w:sz="0" w:space="0" w:color="auto"/>
            <w:left w:val="none" w:sz="0" w:space="0" w:color="auto"/>
            <w:bottom w:val="none" w:sz="0" w:space="0" w:color="auto"/>
            <w:right w:val="none" w:sz="0" w:space="0" w:color="auto"/>
          </w:divBdr>
          <w:divsChild>
            <w:div w:id="452288328">
              <w:marLeft w:val="0"/>
              <w:marRight w:val="0"/>
              <w:marTop w:val="0"/>
              <w:marBottom w:val="0"/>
              <w:divBdr>
                <w:top w:val="none" w:sz="0" w:space="0" w:color="auto"/>
                <w:left w:val="none" w:sz="0" w:space="0" w:color="auto"/>
                <w:bottom w:val="none" w:sz="0" w:space="0" w:color="auto"/>
                <w:right w:val="none" w:sz="0" w:space="0" w:color="auto"/>
              </w:divBdr>
              <w:divsChild>
                <w:div w:id="1048145371">
                  <w:marLeft w:val="0"/>
                  <w:marRight w:val="0"/>
                  <w:marTop w:val="0"/>
                  <w:marBottom w:val="0"/>
                  <w:divBdr>
                    <w:top w:val="none" w:sz="0" w:space="0" w:color="auto"/>
                    <w:left w:val="none" w:sz="0" w:space="0" w:color="auto"/>
                    <w:bottom w:val="none" w:sz="0" w:space="0" w:color="auto"/>
                    <w:right w:val="none" w:sz="0" w:space="0" w:color="auto"/>
                  </w:divBdr>
                  <w:divsChild>
                    <w:div w:id="941182943">
                      <w:marLeft w:val="0"/>
                      <w:marRight w:val="0"/>
                      <w:marTop w:val="0"/>
                      <w:marBottom w:val="0"/>
                      <w:divBdr>
                        <w:top w:val="none" w:sz="0" w:space="0" w:color="auto"/>
                        <w:left w:val="none" w:sz="0" w:space="0" w:color="auto"/>
                        <w:bottom w:val="none" w:sz="0" w:space="0" w:color="auto"/>
                        <w:right w:val="none" w:sz="0" w:space="0" w:color="auto"/>
                      </w:divBdr>
                      <w:divsChild>
                        <w:div w:id="1717662089">
                          <w:marLeft w:val="0"/>
                          <w:marRight w:val="0"/>
                          <w:marTop w:val="0"/>
                          <w:marBottom w:val="0"/>
                          <w:divBdr>
                            <w:top w:val="none" w:sz="0" w:space="0" w:color="auto"/>
                            <w:left w:val="none" w:sz="0" w:space="0" w:color="auto"/>
                            <w:bottom w:val="none" w:sz="0" w:space="0" w:color="auto"/>
                            <w:right w:val="none" w:sz="0" w:space="0" w:color="auto"/>
                          </w:divBdr>
                          <w:divsChild>
                            <w:div w:id="2046639224">
                              <w:marLeft w:val="0"/>
                              <w:marRight w:val="0"/>
                              <w:marTop w:val="0"/>
                              <w:marBottom w:val="0"/>
                              <w:divBdr>
                                <w:top w:val="none" w:sz="0" w:space="0" w:color="auto"/>
                                <w:left w:val="none" w:sz="0" w:space="0" w:color="auto"/>
                                <w:bottom w:val="none" w:sz="0" w:space="0" w:color="auto"/>
                                <w:right w:val="none" w:sz="0" w:space="0" w:color="auto"/>
                              </w:divBdr>
                              <w:divsChild>
                                <w:div w:id="295765306">
                                  <w:marLeft w:val="0"/>
                                  <w:marRight w:val="0"/>
                                  <w:marTop w:val="0"/>
                                  <w:marBottom w:val="0"/>
                                  <w:divBdr>
                                    <w:top w:val="none" w:sz="0" w:space="0" w:color="auto"/>
                                    <w:left w:val="none" w:sz="0" w:space="0" w:color="auto"/>
                                    <w:bottom w:val="none" w:sz="0" w:space="0" w:color="auto"/>
                                    <w:right w:val="none" w:sz="0" w:space="0" w:color="auto"/>
                                  </w:divBdr>
                                  <w:divsChild>
                                    <w:div w:id="535654472">
                                      <w:marLeft w:val="0"/>
                                      <w:marRight w:val="0"/>
                                      <w:marTop w:val="0"/>
                                      <w:marBottom w:val="0"/>
                                      <w:divBdr>
                                        <w:top w:val="none" w:sz="0" w:space="0" w:color="auto"/>
                                        <w:left w:val="none" w:sz="0" w:space="0" w:color="auto"/>
                                        <w:bottom w:val="none" w:sz="0" w:space="0" w:color="auto"/>
                                        <w:right w:val="none" w:sz="0" w:space="0" w:color="auto"/>
                                      </w:divBdr>
                                      <w:divsChild>
                                        <w:div w:id="482087694">
                                          <w:marLeft w:val="0"/>
                                          <w:marRight w:val="0"/>
                                          <w:marTop w:val="0"/>
                                          <w:marBottom w:val="0"/>
                                          <w:divBdr>
                                            <w:top w:val="none" w:sz="0" w:space="0" w:color="auto"/>
                                            <w:left w:val="none" w:sz="0" w:space="0" w:color="auto"/>
                                            <w:bottom w:val="none" w:sz="0" w:space="0" w:color="auto"/>
                                            <w:right w:val="none" w:sz="0" w:space="0" w:color="auto"/>
                                          </w:divBdr>
                                          <w:divsChild>
                                            <w:div w:id="669260252">
                                              <w:marLeft w:val="0"/>
                                              <w:marRight w:val="0"/>
                                              <w:marTop w:val="0"/>
                                              <w:marBottom w:val="0"/>
                                              <w:divBdr>
                                                <w:top w:val="none" w:sz="0" w:space="0" w:color="auto"/>
                                                <w:left w:val="none" w:sz="0" w:space="0" w:color="auto"/>
                                                <w:bottom w:val="none" w:sz="0" w:space="0" w:color="auto"/>
                                                <w:right w:val="none" w:sz="0" w:space="0" w:color="auto"/>
                                              </w:divBdr>
                                              <w:divsChild>
                                                <w:div w:id="21145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487090">
      <w:bodyDiv w:val="1"/>
      <w:marLeft w:val="0"/>
      <w:marRight w:val="0"/>
      <w:marTop w:val="0"/>
      <w:marBottom w:val="0"/>
      <w:divBdr>
        <w:top w:val="none" w:sz="0" w:space="0" w:color="auto"/>
        <w:left w:val="none" w:sz="0" w:space="0" w:color="auto"/>
        <w:bottom w:val="none" w:sz="0" w:space="0" w:color="auto"/>
        <w:right w:val="none" w:sz="0" w:space="0" w:color="auto"/>
      </w:divBdr>
    </w:div>
    <w:div w:id="586235612">
      <w:bodyDiv w:val="1"/>
      <w:marLeft w:val="0"/>
      <w:marRight w:val="0"/>
      <w:marTop w:val="0"/>
      <w:marBottom w:val="0"/>
      <w:divBdr>
        <w:top w:val="none" w:sz="0" w:space="0" w:color="auto"/>
        <w:left w:val="none" w:sz="0" w:space="0" w:color="auto"/>
        <w:bottom w:val="none" w:sz="0" w:space="0" w:color="auto"/>
        <w:right w:val="none" w:sz="0" w:space="0" w:color="auto"/>
      </w:divBdr>
      <w:divsChild>
        <w:div w:id="452791685">
          <w:marLeft w:val="0"/>
          <w:marRight w:val="0"/>
          <w:marTop w:val="0"/>
          <w:marBottom w:val="0"/>
          <w:divBdr>
            <w:top w:val="none" w:sz="0" w:space="0" w:color="auto"/>
            <w:left w:val="none" w:sz="0" w:space="0" w:color="auto"/>
            <w:bottom w:val="none" w:sz="0" w:space="0" w:color="auto"/>
            <w:right w:val="none" w:sz="0" w:space="0" w:color="auto"/>
          </w:divBdr>
        </w:div>
        <w:div w:id="1000885751">
          <w:marLeft w:val="0"/>
          <w:marRight w:val="0"/>
          <w:marTop w:val="0"/>
          <w:marBottom w:val="0"/>
          <w:divBdr>
            <w:top w:val="none" w:sz="0" w:space="0" w:color="auto"/>
            <w:left w:val="none" w:sz="0" w:space="0" w:color="auto"/>
            <w:bottom w:val="none" w:sz="0" w:space="0" w:color="auto"/>
            <w:right w:val="none" w:sz="0" w:space="0" w:color="auto"/>
          </w:divBdr>
        </w:div>
        <w:div w:id="1354839859">
          <w:marLeft w:val="0"/>
          <w:marRight w:val="0"/>
          <w:marTop w:val="0"/>
          <w:marBottom w:val="0"/>
          <w:divBdr>
            <w:top w:val="none" w:sz="0" w:space="0" w:color="auto"/>
            <w:left w:val="none" w:sz="0" w:space="0" w:color="auto"/>
            <w:bottom w:val="none" w:sz="0" w:space="0" w:color="auto"/>
            <w:right w:val="none" w:sz="0" w:space="0" w:color="auto"/>
          </w:divBdr>
        </w:div>
        <w:div w:id="1815412878">
          <w:marLeft w:val="0"/>
          <w:marRight w:val="0"/>
          <w:marTop w:val="0"/>
          <w:marBottom w:val="0"/>
          <w:divBdr>
            <w:top w:val="none" w:sz="0" w:space="0" w:color="auto"/>
            <w:left w:val="none" w:sz="0" w:space="0" w:color="auto"/>
            <w:bottom w:val="none" w:sz="0" w:space="0" w:color="auto"/>
            <w:right w:val="none" w:sz="0" w:space="0" w:color="auto"/>
          </w:divBdr>
        </w:div>
      </w:divsChild>
    </w:div>
    <w:div w:id="714886820">
      <w:bodyDiv w:val="1"/>
      <w:marLeft w:val="0"/>
      <w:marRight w:val="0"/>
      <w:marTop w:val="0"/>
      <w:marBottom w:val="0"/>
      <w:divBdr>
        <w:top w:val="none" w:sz="0" w:space="0" w:color="auto"/>
        <w:left w:val="none" w:sz="0" w:space="0" w:color="auto"/>
        <w:bottom w:val="none" w:sz="0" w:space="0" w:color="auto"/>
        <w:right w:val="none" w:sz="0" w:space="0" w:color="auto"/>
      </w:divBdr>
    </w:div>
    <w:div w:id="715131061">
      <w:bodyDiv w:val="1"/>
      <w:marLeft w:val="0"/>
      <w:marRight w:val="0"/>
      <w:marTop w:val="0"/>
      <w:marBottom w:val="0"/>
      <w:divBdr>
        <w:top w:val="none" w:sz="0" w:space="0" w:color="auto"/>
        <w:left w:val="none" w:sz="0" w:space="0" w:color="auto"/>
        <w:bottom w:val="none" w:sz="0" w:space="0" w:color="auto"/>
        <w:right w:val="none" w:sz="0" w:space="0" w:color="auto"/>
      </w:divBdr>
    </w:div>
    <w:div w:id="773787722">
      <w:bodyDiv w:val="1"/>
      <w:marLeft w:val="0"/>
      <w:marRight w:val="0"/>
      <w:marTop w:val="0"/>
      <w:marBottom w:val="0"/>
      <w:divBdr>
        <w:top w:val="none" w:sz="0" w:space="0" w:color="auto"/>
        <w:left w:val="none" w:sz="0" w:space="0" w:color="auto"/>
        <w:bottom w:val="none" w:sz="0" w:space="0" w:color="auto"/>
        <w:right w:val="none" w:sz="0" w:space="0" w:color="auto"/>
      </w:divBdr>
    </w:div>
    <w:div w:id="851341878">
      <w:bodyDiv w:val="1"/>
      <w:marLeft w:val="0"/>
      <w:marRight w:val="0"/>
      <w:marTop w:val="0"/>
      <w:marBottom w:val="0"/>
      <w:divBdr>
        <w:top w:val="none" w:sz="0" w:space="0" w:color="auto"/>
        <w:left w:val="none" w:sz="0" w:space="0" w:color="auto"/>
        <w:bottom w:val="none" w:sz="0" w:space="0" w:color="auto"/>
        <w:right w:val="none" w:sz="0" w:space="0" w:color="auto"/>
      </w:divBdr>
      <w:divsChild>
        <w:div w:id="1829662738">
          <w:marLeft w:val="0"/>
          <w:marRight w:val="0"/>
          <w:marTop w:val="0"/>
          <w:marBottom w:val="0"/>
          <w:divBdr>
            <w:top w:val="none" w:sz="0" w:space="0" w:color="auto"/>
            <w:left w:val="none" w:sz="0" w:space="0" w:color="auto"/>
            <w:bottom w:val="none" w:sz="0" w:space="0" w:color="auto"/>
            <w:right w:val="none" w:sz="0" w:space="0" w:color="auto"/>
          </w:divBdr>
        </w:div>
        <w:div w:id="137501568">
          <w:marLeft w:val="0"/>
          <w:marRight w:val="0"/>
          <w:marTop w:val="0"/>
          <w:marBottom w:val="0"/>
          <w:divBdr>
            <w:top w:val="none" w:sz="0" w:space="0" w:color="auto"/>
            <w:left w:val="none" w:sz="0" w:space="0" w:color="auto"/>
            <w:bottom w:val="none" w:sz="0" w:space="0" w:color="auto"/>
            <w:right w:val="none" w:sz="0" w:space="0" w:color="auto"/>
          </w:divBdr>
        </w:div>
        <w:div w:id="2143182255">
          <w:marLeft w:val="0"/>
          <w:marRight w:val="0"/>
          <w:marTop w:val="0"/>
          <w:marBottom w:val="0"/>
          <w:divBdr>
            <w:top w:val="none" w:sz="0" w:space="0" w:color="auto"/>
            <w:left w:val="none" w:sz="0" w:space="0" w:color="auto"/>
            <w:bottom w:val="none" w:sz="0" w:space="0" w:color="auto"/>
            <w:right w:val="none" w:sz="0" w:space="0" w:color="auto"/>
          </w:divBdr>
        </w:div>
        <w:div w:id="366413416">
          <w:marLeft w:val="0"/>
          <w:marRight w:val="0"/>
          <w:marTop w:val="0"/>
          <w:marBottom w:val="0"/>
          <w:divBdr>
            <w:top w:val="none" w:sz="0" w:space="0" w:color="auto"/>
            <w:left w:val="none" w:sz="0" w:space="0" w:color="auto"/>
            <w:bottom w:val="none" w:sz="0" w:space="0" w:color="auto"/>
            <w:right w:val="none" w:sz="0" w:space="0" w:color="auto"/>
          </w:divBdr>
        </w:div>
        <w:div w:id="1237323640">
          <w:marLeft w:val="0"/>
          <w:marRight w:val="0"/>
          <w:marTop w:val="0"/>
          <w:marBottom w:val="0"/>
          <w:divBdr>
            <w:top w:val="none" w:sz="0" w:space="0" w:color="auto"/>
            <w:left w:val="none" w:sz="0" w:space="0" w:color="auto"/>
            <w:bottom w:val="none" w:sz="0" w:space="0" w:color="auto"/>
            <w:right w:val="none" w:sz="0" w:space="0" w:color="auto"/>
          </w:divBdr>
        </w:div>
        <w:div w:id="1945575458">
          <w:marLeft w:val="0"/>
          <w:marRight w:val="0"/>
          <w:marTop w:val="0"/>
          <w:marBottom w:val="0"/>
          <w:divBdr>
            <w:top w:val="none" w:sz="0" w:space="0" w:color="auto"/>
            <w:left w:val="none" w:sz="0" w:space="0" w:color="auto"/>
            <w:bottom w:val="none" w:sz="0" w:space="0" w:color="auto"/>
            <w:right w:val="none" w:sz="0" w:space="0" w:color="auto"/>
          </w:divBdr>
        </w:div>
        <w:div w:id="1084885761">
          <w:marLeft w:val="0"/>
          <w:marRight w:val="0"/>
          <w:marTop w:val="0"/>
          <w:marBottom w:val="0"/>
          <w:divBdr>
            <w:top w:val="none" w:sz="0" w:space="0" w:color="auto"/>
            <w:left w:val="none" w:sz="0" w:space="0" w:color="auto"/>
            <w:bottom w:val="none" w:sz="0" w:space="0" w:color="auto"/>
            <w:right w:val="none" w:sz="0" w:space="0" w:color="auto"/>
          </w:divBdr>
        </w:div>
        <w:div w:id="935289413">
          <w:marLeft w:val="0"/>
          <w:marRight w:val="0"/>
          <w:marTop w:val="0"/>
          <w:marBottom w:val="0"/>
          <w:divBdr>
            <w:top w:val="none" w:sz="0" w:space="0" w:color="auto"/>
            <w:left w:val="none" w:sz="0" w:space="0" w:color="auto"/>
            <w:bottom w:val="none" w:sz="0" w:space="0" w:color="auto"/>
            <w:right w:val="none" w:sz="0" w:space="0" w:color="auto"/>
          </w:divBdr>
        </w:div>
        <w:div w:id="415253946">
          <w:marLeft w:val="0"/>
          <w:marRight w:val="0"/>
          <w:marTop w:val="0"/>
          <w:marBottom w:val="0"/>
          <w:divBdr>
            <w:top w:val="none" w:sz="0" w:space="0" w:color="auto"/>
            <w:left w:val="none" w:sz="0" w:space="0" w:color="auto"/>
            <w:bottom w:val="none" w:sz="0" w:space="0" w:color="auto"/>
            <w:right w:val="none" w:sz="0" w:space="0" w:color="auto"/>
          </w:divBdr>
        </w:div>
        <w:div w:id="338314354">
          <w:marLeft w:val="0"/>
          <w:marRight w:val="0"/>
          <w:marTop w:val="0"/>
          <w:marBottom w:val="0"/>
          <w:divBdr>
            <w:top w:val="none" w:sz="0" w:space="0" w:color="auto"/>
            <w:left w:val="none" w:sz="0" w:space="0" w:color="auto"/>
            <w:bottom w:val="none" w:sz="0" w:space="0" w:color="auto"/>
            <w:right w:val="none" w:sz="0" w:space="0" w:color="auto"/>
          </w:divBdr>
        </w:div>
        <w:div w:id="1643803620">
          <w:marLeft w:val="0"/>
          <w:marRight w:val="0"/>
          <w:marTop w:val="0"/>
          <w:marBottom w:val="0"/>
          <w:divBdr>
            <w:top w:val="none" w:sz="0" w:space="0" w:color="auto"/>
            <w:left w:val="none" w:sz="0" w:space="0" w:color="auto"/>
            <w:bottom w:val="none" w:sz="0" w:space="0" w:color="auto"/>
            <w:right w:val="none" w:sz="0" w:space="0" w:color="auto"/>
          </w:divBdr>
        </w:div>
        <w:div w:id="477570812">
          <w:marLeft w:val="0"/>
          <w:marRight w:val="0"/>
          <w:marTop w:val="0"/>
          <w:marBottom w:val="0"/>
          <w:divBdr>
            <w:top w:val="none" w:sz="0" w:space="0" w:color="auto"/>
            <w:left w:val="none" w:sz="0" w:space="0" w:color="auto"/>
            <w:bottom w:val="none" w:sz="0" w:space="0" w:color="auto"/>
            <w:right w:val="none" w:sz="0" w:space="0" w:color="auto"/>
          </w:divBdr>
        </w:div>
      </w:divsChild>
    </w:div>
    <w:div w:id="910312947">
      <w:bodyDiv w:val="1"/>
      <w:marLeft w:val="0"/>
      <w:marRight w:val="0"/>
      <w:marTop w:val="0"/>
      <w:marBottom w:val="0"/>
      <w:divBdr>
        <w:top w:val="none" w:sz="0" w:space="0" w:color="auto"/>
        <w:left w:val="none" w:sz="0" w:space="0" w:color="auto"/>
        <w:bottom w:val="none" w:sz="0" w:space="0" w:color="auto"/>
        <w:right w:val="none" w:sz="0" w:space="0" w:color="auto"/>
      </w:divBdr>
    </w:div>
    <w:div w:id="954795951">
      <w:bodyDiv w:val="1"/>
      <w:marLeft w:val="0"/>
      <w:marRight w:val="0"/>
      <w:marTop w:val="0"/>
      <w:marBottom w:val="0"/>
      <w:divBdr>
        <w:top w:val="none" w:sz="0" w:space="0" w:color="auto"/>
        <w:left w:val="none" w:sz="0" w:space="0" w:color="auto"/>
        <w:bottom w:val="none" w:sz="0" w:space="0" w:color="auto"/>
        <w:right w:val="none" w:sz="0" w:space="0" w:color="auto"/>
      </w:divBdr>
    </w:div>
    <w:div w:id="964119530">
      <w:bodyDiv w:val="1"/>
      <w:marLeft w:val="0"/>
      <w:marRight w:val="0"/>
      <w:marTop w:val="0"/>
      <w:marBottom w:val="0"/>
      <w:divBdr>
        <w:top w:val="none" w:sz="0" w:space="0" w:color="auto"/>
        <w:left w:val="none" w:sz="0" w:space="0" w:color="auto"/>
        <w:bottom w:val="none" w:sz="0" w:space="0" w:color="auto"/>
        <w:right w:val="none" w:sz="0" w:space="0" w:color="auto"/>
      </w:divBdr>
    </w:div>
    <w:div w:id="994837059">
      <w:bodyDiv w:val="1"/>
      <w:marLeft w:val="0"/>
      <w:marRight w:val="0"/>
      <w:marTop w:val="0"/>
      <w:marBottom w:val="0"/>
      <w:divBdr>
        <w:top w:val="none" w:sz="0" w:space="0" w:color="auto"/>
        <w:left w:val="none" w:sz="0" w:space="0" w:color="auto"/>
        <w:bottom w:val="none" w:sz="0" w:space="0" w:color="auto"/>
        <w:right w:val="none" w:sz="0" w:space="0" w:color="auto"/>
      </w:divBdr>
    </w:div>
    <w:div w:id="1127049578">
      <w:bodyDiv w:val="1"/>
      <w:marLeft w:val="0"/>
      <w:marRight w:val="0"/>
      <w:marTop w:val="0"/>
      <w:marBottom w:val="0"/>
      <w:divBdr>
        <w:top w:val="none" w:sz="0" w:space="0" w:color="auto"/>
        <w:left w:val="none" w:sz="0" w:space="0" w:color="auto"/>
        <w:bottom w:val="none" w:sz="0" w:space="0" w:color="auto"/>
        <w:right w:val="none" w:sz="0" w:space="0" w:color="auto"/>
      </w:divBdr>
    </w:div>
    <w:div w:id="1249727272">
      <w:bodyDiv w:val="1"/>
      <w:marLeft w:val="0"/>
      <w:marRight w:val="0"/>
      <w:marTop w:val="0"/>
      <w:marBottom w:val="0"/>
      <w:divBdr>
        <w:top w:val="none" w:sz="0" w:space="0" w:color="auto"/>
        <w:left w:val="none" w:sz="0" w:space="0" w:color="auto"/>
        <w:bottom w:val="none" w:sz="0" w:space="0" w:color="auto"/>
        <w:right w:val="none" w:sz="0" w:space="0" w:color="auto"/>
      </w:divBdr>
    </w:div>
    <w:div w:id="1466702106">
      <w:bodyDiv w:val="1"/>
      <w:marLeft w:val="0"/>
      <w:marRight w:val="0"/>
      <w:marTop w:val="0"/>
      <w:marBottom w:val="0"/>
      <w:divBdr>
        <w:top w:val="none" w:sz="0" w:space="0" w:color="auto"/>
        <w:left w:val="none" w:sz="0" w:space="0" w:color="auto"/>
        <w:bottom w:val="none" w:sz="0" w:space="0" w:color="auto"/>
        <w:right w:val="none" w:sz="0" w:space="0" w:color="auto"/>
      </w:divBdr>
    </w:div>
    <w:div w:id="1716390814">
      <w:bodyDiv w:val="1"/>
      <w:marLeft w:val="0"/>
      <w:marRight w:val="0"/>
      <w:marTop w:val="0"/>
      <w:marBottom w:val="0"/>
      <w:divBdr>
        <w:top w:val="none" w:sz="0" w:space="0" w:color="auto"/>
        <w:left w:val="none" w:sz="0" w:space="0" w:color="auto"/>
        <w:bottom w:val="none" w:sz="0" w:space="0" w:color="auto"/>
        <w:right w:val="none" w:sz="0" w:space="0" w:color="auto"/>
      </w:divBdr>
    </w:div>
    <w:div w:id="1737436832">
      <w:bodyDiv w:val="1"/>
      <w:marLeft w:val="0"/>
      <w:marRight w:val="0"/>
      <w:marTop w:val="0"/>
      <w:marBottom w:val="0"/>
      <w:divBdr>
        <w:top w:val="none" w:sz="0" w:space="0" w:color="auto"/>
        <w:left w:val="none" w:sz="0" w:space="0" w:color="auto"/>
        <w:bottom w:val="none" w:sz="0" w:space="0" w:color="auto"/>
        <w:right w:val="none" w:sz="0" w:space="0" w:color="auto"/>
      </w:divBdr>
    </w:div>
    <w:div w:id="1904829836">
      <w:bodyDiv w:val="1"/>
      <w:marLeft w:val="0"/>
      <w:marRight w:val="0"/>
      <w:marTop w:val="0"/>
      <w:marBottom w:val="0"/>
      <w:divBdr>
        <w:top w:val="none" w:sz="0" w:space="0" w:color="auto"/>
        <w:left w:val="none" w:sz="0" w:space="0" w:color="auto"/>
        <w:bottom w:val="none" w:sz="0" w:space="0" w:color="auto"/>
        <w:right w:val="none" w:sz="0" w:space="0" w:color="auto"/>
      </w:divBdr>
    </w:div>
    <w:div w:id="1953434781">
      <w:bodyDiv w:val="1"/>
      <w:marLeft w:val="0"/>
      <w:marRight w:val="0"/>
      <w:marTop w:val="0"/>
      <w:marBottom w:val="0"/>
      <w:divBdr>
        <w:top w:val="none" w:sz="0" w:space="0" w:color="auto"/>
        <w:left w:val="none" w:sz="0" w:space="0" w:color="auto"/>
        <w:bottom w:val="none" w:sz="0" w:space="0" w:color="auto"/>
        <w:right w:val="none" w:sz="0" w:space="0" w:color="auto"/>
      </w:divBdr>
    </w:div>
    <w:div w:id="2001929618">
      <w:bodyDiv w:val="1"/>
      <w:marLeft w:val="0"/>
      <w:marRight w:val="0"/>
      <w:marTop w:val="0"/>
      <w:marBottom w:val="0"/>
      <w:divBdr>
        <w:top w:val="none" w:sz="0" w:space="0" w:color="auto"/>
        <w:left w:val="none" w:sz="0" w:space="0" w:color="auto"/>
        <w:bottom w:val="none" w:sz="0" w:space="0" w:color="auto"/>
        <w:right w:val="none" w:sz="0" w:space="0" w:color="auto"/>
      </w:divBdr>
    </w:div>
    <w:div w:id="211185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people" Target="people.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2A9E71884021439D98425EA1485905" ma:contentTypeVersion="13" ma:contentTypeDescription="Crie um novo documento." ma:contentTypeScope="" ma:versionID="5a1ea7c006c8c62b750ca2bd25660598">
  <xsd:schema xmlns:xsd="http://www.w3.org/2001/XMLSchema" xmlns:xs="http://www.w3.org/2001/XMLSchema" xmlns:p="http://schemas.microsoft.com/office/2006/metadata/properties" xmlns:ns2="76e3a3a8-a957-4ed9-ab03-2107386cabfe" xmlns:ns3="460d0b83-226b-4141-be71-81fae15e75f6" targetNamespace="http://schemas.microsoft.com/office/2006/metadata/properties" ma:root="true" ma:fieldsID="707838e9e11e9784e6de05af426e5a75" ns2:_="" ns3:_="">
    <xsd:import namespace="76e3a3a8-a957-4ed9-ab03-2107386cabfe"/>
    <xsd:import namespace="460d0b83-226b-4141-be71-81fae15e75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3a3a8-a957-4ed9-ab03-2107386ca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79a47a05-30c7-4e3a-83e8-a72346a22eb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d0b83-226b-4141-be71-81fae15e75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e29aa93-7902-41e2-ac58-831580ff7001}" ma:internalName="TaxCatchAll" ma:showField="CatchAllData" ma:web="460d0b83-226b-4141-be71-81fae15e7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e3a3a8-a957-4ed9-ab03-2107386cabfe">
      <Terms xmlns="http://schemas.microsoft.com/office/infopath/2007/PartnerControls"/>
    </lcf76f155ced4ddcb4097134ff3c332f>
    <TaxCatchAll xmlns="460d0b83-226b-4141-be71-81fae15e75f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228E0A-0D26-4502-AC46-A9733F6C1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3a3a8-a957-4ed9-ab03-2107386cabfe"/>
    <ds:schemaRef ds:uri="460d0b83-226b-4141-be71-81fae15e7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189525-8C52-4D64-BB8E-098679C0C8F9}">
  <ds:schemaRefs>
    <ds:schemaRef ds:uri="http://schemas.microsoft.com/office/2006/metadata/properties"/>
    <ds:schemaRef ds:uri="http://schemas.microsoft.com/office/infopath/2007/PartnerControls"/>
    <ds:schemaRef ds:uri="76e3a3a8-a957-4ed9-ab03-2107386cabfe"/>
    <ds:schemaRef ds:uri="460d0b83-226b-4141-be71-81fae15e75f6"/>
  </ds:schemaRefs>
</ds:datastoreItem>
</file>

<file path=customXml/itemProps3.xml><?xml version="1.0" encoding="utf-8"?>
<ds:datastoreItem xmlns:ds="http://schemas.openxmlformats.org/officeDocument/2006/customXml" ds:itemID="{7607CE1D-1CD8-4C4B-A000-99CAF06F46B9}">
  <ds:schemaRefs>
    <ds:schemaRef ds:uri="http://schemas.openxmlformats.org/officeDocument/2006/bibliography"/>
  </ds:schemaRefs>
</ds:datastoreItem>
</file>

<file path=customXml/itemProps4.xml><?xml version="1.0" encoding="utf-8"?>
<ds:datastoreItem xmlns:ds="http://schemas.openxmlformats.org/officeDocument/2006/customXml" ds:itemID="{F35440E7-3E15-4BE6-949E-4143AF0E62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Isaac Lucas Souza Bezerra</lastModifiedBy>
  <revision>50</revision>
  <dcterms:created xsi:type="dcterms:W3CDTF">2026-02-20T20:33:00.0000000Z</dcterms:created>
  <dcterms:modified xsi:type="dcterms:W3CDTF">2026-02-23T20:44:14.6602916Z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0x010100DA2A9E71884021439D98425EA1485905</vt:lpwstr>
  </property>
  <property fmtid="{D5CDD505-2E9C-101B-9397-08002B2CF9AE}" pid="3" name="MediaServiceImageTags">
    <vt:lpwstr/>
  </property>
</Properties>
</file>